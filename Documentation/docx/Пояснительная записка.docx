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F1D8B4" w14:textId="77777777" w:rsidR="000A6F87" w:rsidRPr="00BF325C" w:rsidRDefault="000A6F87" w:rsidP="00711B32">
      <w:pPr>
        <w:pStyle w:val="18"/>
      </w:pPr>
      <w:r w:rsidRPr="00BF325C">
        <w:t>ПРАВИТЕЛЬСТВО РОССИЙСКОЙ ФЕДЕРАЦИИ</w:t>
      </w:r>
    </w:p>
    <w:p w14:paraId="7F136B12" w14:textId="77777777" w:rsidR="000A6F87" w:rsidRPr="00BF325C" w:rsidRDefault="000A6F87" w:rsidP="00711B32">
      <w:pPr>
        <w:pStyle w:val="18"/>
      </w:pPr>
      <w:r w:rsidRPr="00BF325C">
        <w:t>НАЦИОНАЛЬНЫЙ ИССЛЕДОВАТЕЛЬСКИЙ УНИВЕРСИТЕТ</w:t>
      </w:r>
    </w:p>
    <w:p w14:paraId="26FF9125" w14:textId="77777777" w:rsidR="000A6F87" w:rsidRPr="00BF325C" w:rsidRDefault="000A6F87" w:rsidP="00711B32">
      <w:pPr>
        <w:pStyle w:val="18"/>
      </w:pPr>
      <w:r w:rsidRPr="00BF325C">
        <w:t>«ВЫСШАЯ ШКОЛА ЭКОНОМИКИ»</w:t>
      </w:r>
    </w:p>
    <w:p w14:paraId="356FF8CE" w14:textId="77777777" w:rsidR="000A6F87" w:rsidRPr="00BF325C" w:rsidRDefault="000A6F87" w:rsidP="000A6F87">
      <w:pPr>
        <w:ind w:firstLine="0"/>
        <w:jc w:val="center"/>
        <w:rPr>
          <w:rFonts w:cs="Times New Roman"/>
          <w:b/>
        </w:rPr>
      </w:pPr>
    </w:p>
    <w:p w14:paraId="23A8D1CD" w14:textId="77777777" w:rsidR="000A6F87" w:rsidRPr="00BF325C" w:rsidRDefault="000A6F87" w:rsidP="000A6F87">
      <w:pPr>
        <w:ind w:firstLine="0"/>
        <w:jc w:val="center"/>
        <w:rPr>
          <w:rFonts w:cs="Times New Roman"/>
        </w:rPr>
      </w:pPr>
      <w:r w:rsidRPr="00BF325C">
        <w:rPr>
          <w:rFonts w:cs="Times New Roman"/>
        </w:rPr>
        <w:t>Факультет компьютерных наук</w:t>
      </w:r>
    </w:p>
    <w:p w14:paraId="1E856C95" w14:textId="77777777" w:rsidR="000A6F87" w:rsidRPr="00BF325C" w:rsidRDefault="000A6F87" w:rsidP="000A6F87">
      <w:pPr>
        <w:ind w:firstLine="0"/>
        <w:jc w:val="center"/>
        <w:rPr>
          <w:rFonts w:cs="Times New Roman"/>
        </w:rPr>
      </w:pPr>
      <w:r w:rsidRPr="00BF325C">
        <w:rPr>
          <w:rFonts w:cs="Times New Roman"/>
        </w:rPr>
        <w:t>Департамент программной инженерии</w:t>
      </w:r>
    </w:p>
    <w:p w14:paraId="7FA35210" w14:textId="77777777" w:rsidR="000A6F87" w:rsidRPr="00BF325C" w:rsidRDefault="000A6F87" w:rsidP="000A6F87">
      <w:pPr>
        <w:ind w:firstLine="0"/>
        <w:jc w:val="center"/>
        <w:rPr>
          <w:rFonts w:cs="Times New Roman"/>
        </w:rPr>
      </w:pPr>
    </w:p>
    <w:p w14:paraId="37902A05" w14:textId="77777777" w:rsidR="000A6F87" w:rsidRPr="00BF325C" w:rsidRDefault="000A6F87" w:rsidP="000A6F87">
      <w:pPr>
        <w:ind w:firstLine="0"/>
        <w:jc w:val="center"/>
        <w:rPr>
          <w:rFonts w:cs="Times New Roman"/>
          <w:lang w:val="en-US"/>
        </w:rPr>
      </w:pPr>
    </w:p>
    <w:tbl>
      <w:tblPr>
        <w:tblStyle w:val="a5"/>
        <w:tblW w:w="9497" w:type="dxa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03"/>
        <w:gridCol w:w="442"/>
        <w:gridCol w:w="4252"/>
      </w:tblGrid>
      <w:tr w:rsidR="000A6F87" w:rsidRPr="00BF325C" w14:paraId="60AA297D" w14:textId="77777777" w:rsidTr="008168B1">
        <w:tc>
          <w:tcPr>
            <w:tcW w:w="4803" w:type="dxa"/>
          </w:tcPr>
          <w:p w14:paraId="30A8E58C" w14:textId="77777777" w:rsidR="000A6F87" w:rsidRPr="00BF325C" w:rsidRDefault="000A6F87" w:rsidP="008168B1">
            <w:pPr>
              <w:ind w:firstLine="0"/>
              <w:jc w:val="center"/>
              <w:rPr>
                <w:rFonts w:cs="Times New Roman"/>
              </w:rPr>
            </w:pPr>
            <w:r w:rsidRPr="00BF325C">
              <w:rPr>
                <w:rFonts w:cs="Times New Roman"/>
              </w:rPr>
              <w:t>СОГЛАСОВАНО</w:t>
            </w:r>
          </w:p>
          <w:p w14:paraId="5A7AFCA1" w14:textId="77777777" w:rsidR="000A6F87" w:rsidRPr="0042346F" w:rsidRDefault="000A6F87" w:rsidP="008168B1">
            <w:pPr>
              <w:ind w:firstLine="0"/>
              <w:jc w:val="center"/>
            </w:pPr>
            <w:r w:rsidRPr="0042346F">
              <w:t>Научный руководитель,</w:t>
            </w:r>
          </w:p>
          <w:p w14:paraId="3B3AA559" w14:textId="77777777" w:rsidR="000A6F87" w:rsidRPr="0042346F" w:rsidRDefault="000A6F87" w:rsidP="008168B1">
            <w:pPr>
              <w:ind w:firstLine="0"/>
              <w:jc w:val="center"/>
            </w:pPr>
            <w:r>
              <w:t xml:space="preserve">старший </w:t>
            </w:r>
            <w:r w:rsidRPr="0042346F">
              <w:t>преподаватель департамента программной инженерии</w:t>
            </w:r>
          </w:p>
          <w:p w14:paraId="53E620A5" w14:textId="77777777" w:rsidR="000A6F87" w:rsidRPr="00BF325C" w:rsidRDefault="000A6F87" w:rsidP="008168B1">
            <w:pPr>
              <w:ind w:firstLine="0"/>
              <w:rPr>
                <w:rFonts w:cs="Times New Roman"/>
              </w:rPr>
            </w:pPr>
          </w:p>
          <w:p w14:paraId="3E7F4790" w14:textId="77777777" w:rsidR="000A6F87" w:rsidRPr="00BF325C" w:rsidRDefault="000A6F87" w:rsidP="008168B1">
            <w:pPr>
              <w:ind w:firstLine="0"/>
              <w:rPr>
                <w:rFonts w:cs="Times New Roman"/>
              </w:rPr>
            </w:pPr>
          </w:p>
          <w:p w14:paraId="33E92F30" w14:textId="77777777" w:rsidR="000A6F87" w:rsidRPr="00277B84" w:rsidRDefault="000A6F87" w:rsidP="008168B1">
            <w:pPr>
              <w:tabs>
                <w:tab w:val="center" w:pos="4677"/>
                <w:tab w:val="right" w:pos="9355"/>
              </w:tabs>
              <w:ind w:firstLine="0"/>
              <w:jc w:val="center"/>
            </w:pPr>
            <w:r w:rsidRPr="00BF325C">
              <w:rPr>
                <w:rFonts w:cs="Times New Roman"/>
              </w:rPr>
              <w:t xml:space="preserve">___________________ </w:t>
            </w:r>
            <w:r>
              <w:t>М</w:t>
            </w:r>
            <w:r w:rsidRPr="0042346F">
              <w:t xml:space="preserve">.К. </w:t>
            </w:r>
            <w:r>
              <w:t>Горденко</w:t>
            </w:r>
          </w:p>
          <w:p w14:paraId="13C4100B" w14:textId="2561AB96" w:rsidR="000A6F87" w:rsidRPr="00BF325C" w:rsidRDefault="000A6F87" w:rsidP="008168B1">
            <w:pPr>
              <w:ind w:firstLine="0"/>
              <w:jc w:val="center"/>
              <w:rPr>
                <w:rFonts w:cs="Times New Roman"/>
              </w:rPr>
            </w:pPr>
            <w:r w:rsidRPr="00BF325C">
              <w:rPr>
                <w:rFonts w:cs="Times New Roman"/>
              </w:rPr>
              <w:t xml:space="preserve">«___» _____________ </w:t>
            </w:r>
            <w:r w:rsidR="00A96D83" w:rsidRPr="00BF325C">
              <w:rPr>
                <w:rFonts w:cs="Times New Roman"/>
              </w:rPr>
              <w:t>20</w:t>
            </w:r>
            <w:r w:rsidR="00A96D83">
              <w:rPr>
                <w:rFonts w:cs="Times New Roman"/>
              </w:rPr>
              <w:t>21</w:t>
            </w:r>
            <w:r w:rsidR="00A96D83" w:rsidRPr="00BF325C">
              <w:rPr>
                <w:rFonts w:cs="Times New Roman"/>
              </w:rPr>
              <w:t xml:space="preserve"> </w:t>
            </w:r>
            <w:r w:rsidRPr="00BF325C">
              <w:rPr>
                <w:rFonts w:cs="Times New Roman"/>
              </w:rPr>
              <w:t>г.</w:t>
            </w:r>
          </w:p>
        </w:tc>
        <w:tc>
          <w:tcPr>
            <w:tcW w:w="442" w:type="dxa"/>
          </w:tcPr>
          <w:p w14:paraId="63A83409" w14:textId="77777777" w:rsidR="000A6F87" w:rsidRPr="00BF325C" w:rsidRDefault="000A6F87" w:rsidP="008168B1">
            <w:pPr>
              <w:ind w:firstLine="0"/>
              <w:jc w:val="center"/>
              <w:rPr>
                <w:rFonts w:cs="Times New Roman"/>
              </w:rPr>
            </w:pPr>
          </w:p>
        </w:tc>
        <w:tc>
          <w:tcPr>
            <w:tcW w:w="4252" w:type="dxa"/>
          </w:tcPr>
          <w:p w14:paraId="46E12665" w14:textId="77777777" w:rsidR="000A6F87" w:rsidRPr="00BF325C" w:rsidRDefault="000A6F87" w:rsidP="008168B1">
            <w:pPr>
              <w:ind w:firstLine="0"/>
              <w:jc w:val="center"/>
              <w:rPr>
                <w:rFonts w:cs="Times New Roman"/>
              </w:rPr>
            </w:pPr>
            <w:r w:rsidRPr="00BF325C">
              <w:rPr>
                <w:rFonts w:cs="Times New Roman"/>
              </w:rPr>
              <w:t>УТВЕРЖДАЮ</w:t>
            </w:r>
          </w:p>
          <w:p w14:paraId="468AC476" w14:textId="77777777" w:rsidR="000A6F87" w:rsidRPr="00BF325C" w:rsidRDefault="000A6F87" w:rsidP="008168B1">
            <w:pPr>
              <w:ind w:firstLine="0"/>
              <w:jc w:val="center"/>
              <w:rPr>
                <w:rFonts w:cs="Times New Roman"/>
              </w:rPr>
            </w:pPr>
            <w:r w:rsidRPr="00BF325C">
              <w:rPr>
                <w:rFonts w:cs="Times New Roman"/>
              </w:rPr>
              <w:t xml:space="preserve">Академический руководитель образовательной программы «Программная инженерия» </w:t>
            </w:r>
          </w:p>
          <w:p w14:paraId="549FBF8D" w14:textId="77777777" w:rsidR="000A6F87" w:rsidRPr="00BF325C" w:rsidRDefault="000A6F87" w:rsidP="008168B1">
            <w:pPr>
              <w:ind w:firstLine="0"/>
              <w:rPr>
                <w:rFonts w:cs="Times New Roman"/>
              </w:rPr>
            </w:pPr>
          </w:p>
          <w:p w14:paraId="0F847884" w14:textId="77777777" w:rsidR="000A6F87" w:rsidRPr="00BF325C" w:rsidRDefault="000A6F87" w:rsidP="008168B1">
            <w:pPr>
              <w:ind w:firstLine="0"/>
              <w:jc w:val="center"/>
              <w:rPr>
                <w:rFonts w:cs="Times New Roman"/>
              </w:rPr>
            </w:pPr>
          </w:p>
          <w:p w14:paraId="68100FD5" w14:textId="77777777" w:rsidR="000A6F87" w:rsidRPr="00BF325C" w:rsidRDefault="000A6F87" w:rsidP="008168B1">
            <w:pPr>
              <w:ind w:firstLine="0"/>
              <w:jc w:val="center"/>
              <w:rPr>
                <w:rFonts w:cs="Times New Roman"/>
              </w:rPr>
            </w:pPr>
            <w:r w:rsidRPr="00BF325C">
              <w:rPr>
                <w:rFonts w:cs="Times New Roman"/>
              </w:rPr>
              <w:t>__________________ В. В. Шилов</w:t>
            </w:r>
          </w:p>
          <w:p w14:paraId="4B3C3AD7" w14:textId="2F0069E4" w:rsidR="000A6F87" w:rsidRPr="00BF325C" w:rsidRDefault="00562EB5" w:rsidP="00562EB5">
            <w:pPr>
              <w:tabs>
                <w:tab w:val="left" w:pos="471"/>
                <w:tab w:val="center" w:pos="2018"/>
              </w:tabs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</w:r>
            <w:r w:rsidR="000A6F87" w:rsidRPr="00BF325C">
              <w:rPr>
                <w:rFonts w:cs="Times New Roman"/>
              </w:rPr>
              <w:t>«___» _____________ 20</w:t>
            </w:r>
            <w:r w:rsidR="000A6F87">
              <w:rPr>
                <w:rFonts w:cs="Times New Roman"/>
              </w:rPr>
              <w:t>2</w:t>
            </w:r>
            <w:r w:rsidR="00A96D83">
              <w:rPr>
                <w:rFonts w:cs="Times New Roman"/>
              </w:rPr>
              <w:t>1</w:t>
            </w:r>
            <w:r w:rsidR="000A6F87" w:rsidRPr="00BF325C">
              <w:rPr>
                <w:rFonts w:cs="Times New Roman"/>
              </w:rPr>
              <w:t xml:space="preserve"> г.</w:t>
            </w:r>
          </w:p>
        </w:tc>
      </w:tr>
    </w:tbl>
    <w:p w14:paraId="7B068303" w14:textId="77777777" w:rsidR="000A6F87" w:rsidRPr="00BF325C" w:rsidRDefault="000A6F87" w:rsidP="000A6F87">
      <w:pPr>
        <w:ind w:firstLine="0"/>
        <w:jc w:val="center"/>
        <w:rPr>
          <w:rFonts w:cs="Times New Roman"/>
        </w:rPr>
      </w:pPr>
    </w:p>
    <w:tbl>
      <w:tblPr>
        <w:tblStyle w:val="a5"/>
        <w:tblW w:w="11354" w:type="dxa"/>
        <w:tblInd w:w="-11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82"/>
        <w:gridCol w:w="4576"/>
        <w:gridCol w:w="4219"/>
        <w:gridCol w:w="1277"/>
      </w:tblGrid>
      <w:tr w:rsidR="000A6F87" w:rsidRPr="00BF325C" w14:paraId="0A12776D" w14:textId="77777777" w:rsidTr="00711B32">
        <w:trPr>
          <w:trHeight w:val="3815"/>
        </w:trPr>
        <w:tc>
          <w:tcPr>
            <w:tcW w:w="1282" w:type="dxa"/>
            <w:vMerge w:val="restart"/>
            <w:vAlign w:val="center"/>
          </w:tcPr>
          <w:tbl>
            <w:tblPr>
              <w:tblStyle w:val="a5"/>
              <w:tblW w:w="856" w:type="dxa"/>
              <w:tblInd w:w="416" w:type="dxa"/>
              <w:tblLayout w:type="fixed"/>
              <w:tblLook w:val="04A0" w:firstRow="1" w:lastRow="0" w:firstColumn="1" w:lastColumn="0" w:noHBand="0" w:noVBand="1"/>
            </w:tblPr>
            <w:tblGrid>
              <w:gridCol w:w="459"/>
              <w:gridCol w:w="397"/>
            </w:tblGrid>
            <w:tr w:rsidR="000A6F87" w:rsidRPr="00BF325C" w14:paraId="11732673" w14:textId="77777777" w:rsidTr="00711B32">
              <w:trPr>
                <w:cantSplit/>
                <w:trHeight w:val="1686"/>
              </w:trPr>
              <w:tc>
                <w:tcPr>
                  <w:tcW w:w="459" w:type="dxa"/>
                  <w:textDirection w:val="btLr"/>
                  <w:vAlign w:val="center"/>
                </w:tcPr>
                <w:p w14:paraId="43DD0BCA" w14:textId="77777777" w:rsidR="000A6F87" w:rsidRPr="00BF325C" w:rsidRDefault="000A6F87" w:rsidP="008168B1">
                  <w:pPr>
                    <w:ind w:left="113" w:right="113" w:firstLine="0"/>
                    <w:jc w:val="center"/>
                    <w:rPr>
                      <w:rFonts w:cs="Times New Roman"/>
                      <w:i/>
                      <w:sz w:val="20"/>
                    </w:rPr>
                  </w:pPr>
                  <w:r w:rsidRPr="00BF325C">
                    <w:rPr>
                      <w:rFonts w:cs="Times New Roman"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121A2E69" w14:textId="77777777" w:rsidR="000A6F87" w:rsidRPr="00BF325C" w:rsidRDefault="000A6F87" w:rsidP="008168B1">
                  <w:pPr>
                    <w:ind w:left="113" w:right="113" w:firstLine="0"/>
                    <w:jc w:val="center"/>
                    <w:rPr>
                      <w:rFonts w:cs="Times New Roman"/>
                    </w:rPr>
                  </w:pPr>
                </w:p>
              </w:tc>
            </w:tr>
            <w:tr w:rsidR="000A6F87" w:rsidRPr="00BF325C" w14:paraId="3D25A1F0" w14:textId="77777777" w:rsidTr="00711B32">
              <w:trPr>
                <w:cantSplit/>
                <w:trHeight w:val="1366"/>
              </w:trPr>
              <w:tc>
                <w:tcPr>
                  <w:tcW w:w="459" w:type="dxa"/>
                  <w:textDirection w:val="btLr"/>
                  <w:vAlign w:val="center"/>
                </w:tcPr>
                <w:p w14:paraId="0996B504" w14:textId="77777777" w:rsidR="000A6F87" w:rsidRPr="00BF325C" w:rsidRDefault="000A6F87" w:rsidP="008168B1">
                  <w:pPr>
                    <w:ind w:left="113" w:right="113" w:firstLine="0"/>
                    <w:jc w:val="center"/>
                    <w:rPr>
                      <w:rFonts w:cs="Times New Roman"/>
                      <w:i/>
                      <w:sz w:val="20"/>
                    </w:rPr>
                  </w:pPr>
                  <w:r w:rsidRPr="00BF325C">
                    <w:rPr>
                      <w:rFonts w:cs="Times New Roman"/>
                      <w:i/>
                      <w:sz w:val="20"/>
                    </w:rPr>
                    <w:t xml:space="preserve">Инв. № </w:t>
                  </w:r>
                  <w:proofErr w:type="spellStart"/>
                  <w:r w:rsidRPr="00BF325C">
                    <w:rPr>
                      <w:rFonts w:cs="Times New Roman"/>
                      <w:i/>
                      <w:sz w:val="20"/>
                    </w:rPr>
                    <w:t>дубл</w:t>
                  </w:r>
                  <w:proofErr w:type="spellEnd"/>
                  <w:r w:rsidRPr="00BF325C">
                    <w:rPr>
                      <w:rFonts w:cs="Times New Roman"/>
                      <w:i/>
                      <w:sz w:val="20"/>
                    </w:rPr>
                    <w:t>.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75AB0682" w14:textId="77777777" w:rsidR="000A6F87" w:rsidRPr="00BF325C" w:rsidRDefault="000A6F87" w:rsidP="008168B1">
                  <w:pPr>
                    <w:ind w:left="113" w:right="113" w:firstLine="0"/>
                    <w:jc w:val="center"/>
                    <w:rPr>
                      <w:rFonts w:cs="Times New Roman"/>
                    </w:rPr>
                  </w:pPr>
                </w:p>
              </w:tc>
            </w:tr>
            <w:tr w:rsidR="000A6F87" w:rsidRPr="00BF325C" w14:paraId="6668905C" w14:textId="77777777" w:rsidTr="00711B32">
              <w:trPr>
                <w:cantSplit/>
                <w:trHeight w:val="1366"/>
              </w:trPr>
              <w:tc>
                <w:tcPr>
                  <w:tcW w:w="459" w:type="dxa"/>
                  <w:textDirection w:val="btLr"/>
                  <w:vAlign w:val="center"/>
                </w:tcPr>
                <w:p w14:paraId="67C23FA3" w14:textId="77777777" w:rsidR="000A6F87" w:rsidRPr="00BF325C" w:rsidRDefault="000A6F87" w:rsidP="008168B1">
                  <w:pPr>
                    <w:ind w:left="113" w:right="113" w:firstLine="0"/>
                    <w:jc w:val="center"/>
                    <w:rPr>
                      <w:rFonts w:cs="Times New Roman"/>
                      <w:i/>
                      <w:sz w:val="20"/>
                    </w:rPr>
                  </w:pPr>
                  <w:proofErr w:type="spellStart"/>
                  <w:r w:rsidRPr="00BF325C">
                    <w:rPr>
                      <w:rFonts w:cs="Times New Roman"/>
                      <w:i/>
                      <w:sz w:val="20"/>
                    </w:rPr>
                    <w:t>Взам</w:t>
                  </w:r>
                  <w:proofErr w:type="spellEnd"/>
                  <w:r w:rsidRPr="00BF325C">
                    <w:rPr>
                      <w:rFonts w:cs="Times New Roman"/>
                      <w:i/>
                      <w:sz w:val="20"/>
                    </w:rPr>
                    <w:t>. инв. №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22104D0C" w14:textId="77777777" w:rsidR="000A6F87" w:rsidRPr="00BF325C" w:rsidRDefault="000A6F87" w:rsidP="008168B1">
                  <w:pPr>
                    <w:ind w:left="113" w:right="113" w:firstLine="0"/>
                    <w:jc w:val="center"/>
                    <w:rPr>
                      <w:rFonts w:cs="Times New Roman"/>
                    </w:rPr>
                  </w:pPr>
                </w:p>
              </w:tc>
            </w:tr>
            <w:tr w:rsidR="000A6F87" w:rsidRPr="00BF325C" w14:paraId="209B2773" w14:textId="77777777" w:rsidTr="00711B32">
              <w:trPr>
                <w:cantSplit/>
                <w:trHeight w:val="1863"/>
              </w:trPr>
              <w:tc>
                <w:tcPr>
                  <w:tcW w:w="459" w:type="dxa"/>
                  <w:textDirection w:val="btLr"/>
                  <w:vAlign w:val="center"/>
                </w:tcPr>
                <w:p w14:paraId="547712CE" w14:textId="77777777" w:rsidR="000A6F87" w:rsidRPr="00BF325C" w:rsidRDefault="000A6F87" w:rsidP="008168B1">
                  <w:pPr>
                    <w:ind w:left="113" w:right="113" w:firstLine="0"/>
                    <w:jc w:val="center"/>
                    <w:rPr>
                      <w:rFonts w:cs="Times New Roman"/>
                      <w:i/>
                      <w:sz w:val="20"/>
                    </w:rPr>
                  </w:pPr>
                  <w:r w:rsidRPr="00BF325C">
                    <w:rPr>
                      <w:rFonts w:cs="Times New Roman"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77194C90" w14:textId="77777777" w:rsidR="000A6F87" w:rsidRPr="00BF325C" w:rsidRDefault="000A6F87" w:rsidP="008168B1">
                  <w:pPr>
                    <w:ind w:left="113" w:right="113" w:firstLine="0"/>
                    <w:jc w:val="center"/>
                    <w:rPr>
                      <w:rFonts w:cs="Times New Roman"/>
                      <w:sz w:val="16"/>
                      <w:szCs w:val="16"/>
                    </w:rPr>
                  </w:pPr>
                </w:p>
              </w:tc>
            </w:tr>
            <w:tr w:rsidR="000A6F87" w:rsidRPr="00CE097D" w14:paraId="46A49AF6" w14:textId="77777777" w:rsidTr="00711B32">
              <w:trPr>
                <w:cantSplit/>
                <w:trHeight w:val="1753"/>
              </w:trPr>
              <w:tc>
                <w:tcPr>
                  <w:tcW w:w="459" w:type="dxa"/>
                  <w:textDirection w:val="btLr"/>
                  <w:vAlign w:val="center"/>
                </w:tcPr>
                <w:p w14:paraId="7B45396C" w14:textId="77777777" w:rsidR="000A6F87" w:rsidRPr="00BF325C" w:rsidRDefault="000A6F87" w:rsidP="008168B1">
                  <w:pPr>
                    <w:ind w:left="113" w:right="113" w:firstLine="0"/>
                    <w:jc w:val="center"/>
                    <w:rPr>
                      <w:rFonts w:cs="Times New Roman"/>
                      <w:i/>
                      <w:sz w:val="20"/>
                    </w:rPr>
                  </w:pPr>
                  <w:r w:rsidRPr="00BF325C">
                    <w:rPr>
                      <w:rFonts w:cs="Times New Roman"/>
                      <w:i/>
                      <w:sz w:val="20"/>
                    </w:rPr>
                    <w:t>Инв. №</w:t>
                  </w:r>
                  <w:r w:rsidRPr="00BF325C">
                    <w:rPr>
                      <w:rFonts w:cs="Times New Roman"/>
                      <w:i/>
                      <w:sz w:val="20"/>
                      <w:lang w:val="en-US"/>
                    </w:rPr>
                    <w:t xml:space="preserve"> </w:t>
                  </w:r>
                  <w:r w:rsidRPr="00BF325C">
                    <w:rPr>
                      <w:rFonts w:cs="Times New Roman"/>
                      <w:i/>
                      <w:sz w:val="20"/>
                    </w:rPr>
                    <w:t>подл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31633993" w14:textId="0D6A0333" w:rsidR="000A6F87" w:rsidRPr="00CE097D" w:rsidRDefault="00CE097D" w:rsidP="008168B1">
                  <w:pPr>
                    <w:ind w:left="113" w:right="113" w:firstLine="0"/>
                    <w:jc w:val="left"/>
                    <w:rPr>
                      <w:rFonts w:cs="Times New Roman"/>
                      <w:sz w:val="14"/>
                      <w:szCs w:val="14"/>
                    </w:rPr>
                  </w:pPr>
                  <w:r w:rsidRPr="00CE097D">
                    <w:rPr>
                      <w:rFonts w:eastAsia="Times New Roman" w:cs="Times New Roman"/>
                      <w:sz w:val="14"/>
                      <w:szCs w:val="14"/>
                    </w:rPr>
                    <w:t>RU.17701729.</w:t>
                  </w:r>
                  <w:r w:rsidRPr="00CE097D">
                    <w:rPr>
                      <w:rFonts w:eastAsia="Times New Roman" w:cs="Times New Roman"/>
                      <w:caps/>
                      <w:sz w:val="14"/>
                      <w:szCs w:val="14"/>
                    </w:rPr>
                    <w:t>04.05</w:t>
                  </w:r>
                  <w:r w:rsidRPr="00CE097D">
                    <w:rPr>
                      <w:rFonts w:eastAsia="Times New Roman" w:cs="Times New Roman"/>
                      <w:sz w:val="14"/>
                      <w:szCs w:val="14"/>
                    </w:rPr>
                    <w:t xml:space="preserve"> -01 81</w:t>
                  </w:r>
                </w:p>
              </w:tc>
            </w:tr>
          </w:tbl>
          <w:p w14:paraId="33D9B20C" w14:textId="77777777" w:rsidR="000A6F87" w:rsidRPr="00BF325C" w:rsidRDefault="000A6F87" w:rsidP="008168B1">
            <w:pPr>
              <w:ind w:left="317" w:right="-108" w:firstLine="0"/>
              <w:jc w:val="right"/>
              <w:rPr>
                <w:rFonts w:cs="Times New Roman"/>
                <w:lang w:val="en-US"/>
              </w:rPr>
            </w:pPr>
          </w:p>
        </w:tc>
        <w:tc>
          <w:tcPr>
            <w:tcW w:w="10072" w:type="dxa"/>
            <w:gridSpan w:val="3"/>
          </w:tcPr>
          <w:p w14:paraId="419058AA" w14:textId="77777777" w:rsidR="000A6F87" w:rsidRPr="00A33A9F" w:rsidRDefault="000A6F87" w:rsidP="008168B1">
            <w:pPr>
              <w:ind w:firstLine="0"/>
              <w:jc w:val="center"/>
              <w:rPr>
                <w:rFonts w:cs="Times New Roman"/>
                <w:b/>
              </w:rPr>
            </w:pPr>
          </w:p>
          <w:p w14:paraId="59A65796" w14:textId="77777777" w:rsidR="000A6F87" w:rsidRPr="00BF325C" w:rsidRDefault="000A6F87" w:rsidP="008168B1">
            <w:pPr>
              <w:ind w:firstLine="0"/>
              <w:jc w:val="center"/>
              <w:rPr>
                <w:rFonts w:cs="Times New Roman"/>
                <w:b/>
              </w:rPr>
            </w:pPr>
          </w:p>
          <w:p w14:paraId="5D7AE98F" w14:textId="77777777" w:rsidR="000A6F87" w:rsidRPr="00BF325C" w:rsidRDefault="000A6F87" w:rsidP="008168B1">
            <w:pPr>
              <w:ind w:firstLine="0"/>
              <w:jc w:val="center"/>
              <w:rPr>
                <w:rFonts w:cs="Times New Roman"/>
                <w:b/>
              </w:rPr>
            </w:pPr>
          </w:p>
          <w:p w14:paraId="4F5F0B82" w14:textId="77777777" w:rsidR="000A6F87" w:rsidRPr="00BF325C" w:rsidRDefault="000A6F87" w:rsidP="008168B1">
            <w:pPr>
              <w:ind w:firstLine="0"/>
              <w:jc w:val="center"/>
              <w:rPr>
                <w:rFonts w:cs="Times New Roman"/>
              </w:rPr>
            </w:pPr>
          </w:p>
          <w:p w14:paraId="0C495E09" w14:textId="77777777" w:rsidR="000A6F87" w:rsidRPr="00BF325C" w:rsidRDefault="000A6F87" w:rsidP="008168B1">
            <w:pPr>
              <w:ind w:firstLine="0"/>
              <w:jc w:val="center"/>
              <w:rPr>
                <w:rFonts w:cs="Times New Roman"/>
                <w:b/>
              </w:rPr>
            </w:pPr>
          </w:p>
          <w:p w14:paraId="75A930A5" w14:textId="3DB6AE84" w:rsidR="000A6F87" w:rsidRPr="00B45D42" w:rsidRDefault="000A6F87" w:rsidP="008168B1">
            <w:pPr>
              <w:jc w:val="center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«</w:t>
            </w:r>
            <w:r>
              <w:rPr>
                <w:rFonts w:cs="Times New Roman"/>
                <w:b/>
                <w:lang w:val="en-US"/>
              </w:rPr>
              <w:t>HSE</w:t>
            </w:r>
            <w:r w:rsidRPr="00B45D42">
              <w:rPr>
                <w:rFonts w:cs="Times New Roman"/>
                <w:b/>
              </w:rPr>
              <w:t xml:space="preserve"> </w:t>
            </w:r>
            <w:r>
              <w:rPr>
                <w:rFonts w:cs="Times New Roman"/>
                <w:b/>
                <w:lang w:val="en-US"/>
              </w:rPr>
              <w:t>COFFE</w:t>
            </w:r>
            <w:r w:rsidR="00A33A9F">
              <w:rPr>
                <w:rFonts w:cs="Times New Roman"/>
                <w:b/>
                <w:lang w:val="en-US"/>
              </w:rPr>
              <w:t>E</w:t>
            </w:r>
            <w:r>
              <w:rPr>
                <w:rFonts w:cs="Times New Roman"/>
                <w:b/>
              </w:rPr>
              <w:t>» - КЛИЕНТ-СЕРВЕРНОЕ ПРИЛОЖЕНИЕ ДЛЯ ЗНАКОМСТВ НА</w:t>
            </w:r>
            <w:r w:rsidRPr="00B45D42">
              <w:rPr>
                <w:rFonts w:cs="Times New Roman"/>
                <w:b/>
              </w:rPr>
              <w:t xml:space="preserve"> </w:t>
            </w:r>
            <w:r>
              <w:rPr>
                <w:rFonts w:cs="Times New Roman"/>
                <w:b/>
                <w:lang w:val="en-US"/>
              </w:rPr>
              <w:t>ANDROID</w:t>
            </w:r>
            <w:r w:rsidRPr="00B45D42">
              <w:rPr>
                <w:rFonts w:cs="Times New Roman"/>
                <w:b/>
              </w:rPr>
              <w:t xml:space="preserve"> &amp; </w:t>
            </w:r>
            <w:r>
              <w:rPr>
                <w:rFonts w:cs="Times New Roman"/>
                <w:b/>
                <w:lang w:val="en-US"/>
              </w:rPr>
              <w:t>IOS</w:t>
            </w:r>
          </w:p>
          <w:p w14:paraId="76BC1EAD" w14:textId="77777777" w:rsidR="000A6F87" w:rsidRPr="00BF325C" w:rsidRDefault="000A6F87" w:rsidP="008168B1">
            <w:pPr>
              <w:ind w:firstLine="0"/>
              <w:jc w:val="center"/>
              <w:rPr>
                <w:rFonts w:cs="Times New Roman"/>
              </w:rPr>
            </w:pPr>
          </w:p>
          <w:p w14:paraId="29F1D30D" w14:textId="2748C230" w:rsidR="000A6F87" w:rsidRPr="008168B1" w:rsidRDefault="008168B1" w:rsidP="008168B1">
            <w:pPr>
              <w:ind w:firstLine="0"/>
              <w:jc w:val="center"/>
              <w:rPr>
                <w:rFonts w:cs="Times New Roman"/>
                <w:b/>
                <w:sz w:val="28"/>
              </w:rPr>
            </w:pPr>
            <w:r>
              <w:rPr>
                <w:rFonts w:cs="Times New Roman"/>
                <w:b/>
                <w:sz w:val="28"/>
              </w:rPr>
              <w:t>Пояснительная записка</w:t>
            </w:r>
          </w:p>
          <w:p w14:paraId="3D3A6B78" w14:textId="77777777" w:rsidR="000A6F87" w:rsidRPr="00BF325C" w:rsidRDefault="000A6F87" w:rsidP="008168B1">
            <w:pPr>
              <w:ind w:firstLine="0"/>
              <w:jc w:val="center"/>
              <w:rPr>
                <w:rFonts w:cs="Times New Roman"/>
                <w:b/>
                <w:sz w:val="20"/>
              </w:rPr>
            </w:pPr>
          </w:p>
          <w:p w14:paraId="0539BAF5" w14:textId="77777777" w:rsidR="000A6F87" w:rsidRPr="00BF325C" w:rsidRDefault="000A6F87" w:rsidP="008168B1">
            <w:pPr>
              <w:ind w:firstLine="0"/>
              <w:jc w:val="center"/>
              <w:rPr>
                <w:rFonts w:cs="Times New Roman"/>
                <w:b/>
                <w:sz w:val="28"/>
              </w:rPr>
            </w:pPr>
            <w:r w:rsidRPr="00BF325C">
              <w:rPr>
                <w:rFonts w:cs="Times New Roman"/>
                <w:b/>
                <w:sz w:val="28"/>
              </w:rPr>
              <w:t>ЛИСТ УТВЕРЖДЕНИЯ</w:t>
            </w:r>
          </w:p>
          <w:p w14:paraId="12C5ECBF" w14:textId="77777777" w:rsidR="000A6F87" w:rsidRPr="00BF325C" w:rsidRDefault="000A6F87" w:rsidP="008168B1">
            <w:pPr>
              <w:ind w:firstLine="0"/>
              <w:jc w:val="center"/>
              <w:rPr>
                <w:rFonts w:cs="Times New Roman"/>
                <w:b/>
              </w:rPr>
            </w:pPr>
          </w:p>
          <w:p w14:paraId="7528575D" w14:textId="6E1DA658" w:rsidR="008168B1" w:rsidRPr="00903193" w:rsidRDefault="008168B1" w:rsidP="008168B1">
            <w:pPr>
              <w:ind w:left="-1134"/>
              <w:jc w:val="center"/>
              <w:rPr>
                <w:rFonts w:cs="Times New Roman"/>
                <w:b/>
                <w:color w:val="000000" w:themeColor="text1"/>
                <w:sz w:val="28"/>
              </w:rPr>
            </w:pPr>
            <w:r w:rsidRPr="00903193">
              <w:rPr>
                <w:rFonts w:cs="Times New Roman"/>
                <w:b/>
                <w:color w:val="000000" w:themeColor="text1"/>
                <w:sz w:val="28"/>
              </w:rPr>
              <w:t>RU.17701729.04.</w:t>
            </w:r>
            <w:r w:rsidR="00711B32" w:rsidRPr="00711B32">
              <w:rPr>
                <w:rFonts w:cs="Times New Roman"/>
                <w:b/>
                <w:color w:val="000000" w:themeColor="text1"/>
                <w:sz w:val="28"/>
              </w:rPr>
              <w:t>05</w:t>
            </w:r>
            <w:r w:rsidRPr="00903193">
              <w:rPr>
                <w:rFonts w:cs="Times New Roman"/>
                <w:b/>
                <w:color w:val="000000" w:themeColor="text1"/>
                <w:sz w:val="28"/>
              </w:rPr>
              <w:t xml:space="preserve">-01 </w:t>
            </w:r>
            <w:r>
              <w:rPr>
                <w:rFonts w:cs="Times New Roman"/>
                <w:b/>
                <w:color w:val="000000" w:themeColor="text1"/>
                <w:sz w:val="28"/>
              </w:rPr>
              <w:t>81</w:t>
            </w:r>
            <w:r w:rsidRPr="00903193">
              <w:rPr>
                <w:rFonts w:cs="Times New Roman"/>
                <w:b/>
                <w:color w:val="000000" w:themeColor="text1"/>
                <w:sz w:val="28"/>
              </w:rPr>
              <w:t xml:space="preserve"> 01-1-ЛУ</w:t>
            </w:r>
          </w:p>
          <w:p w14:paraId="0FB0BB69" w14:textId="77777777" w:rsidR="000A6F87" w:rsidRPr="00BF325C" w:rsidRDefault="000A6F87" w:rsidP="008168B1">
            <w:pPr>
              <w:ind w:firstLine="0"/>
              <w:jc w:val="center"/>
              <w:rPr>
                <w:rFonts w:cs="Times New Roman"/>
              </w:rPr>
            </w:pPr>
          </w:p>
        </w:tc>
      </w:tr>
      <w:tr w:rsidR="000A6F87" w:rsidRPr="00BF325C" w14:paraId="66AD1E34" w14:textId="77777777" w:rsidTr="00711B32">
        <w:trPr>
          <w:trHeight w:val="1055"/>
        </w:trPr>
        <w:tc>
          <w:tcPr>
            <w:tcW w:w="1282" w:type="dxa"/>
            <w:vMerge/>
            <w:vAlign w:val="center"/>
          </w:tcPr>
          <w:p w14:paraId="017C40A1" w14:textId="77777777" w:rsidR="000A6F87" w:rsidRPr="00BF325C" w:rsidRDefault="000A6F87" w:rsidP="008168B1">
            <w:pPr>
              <w:ind w:firstLine="0"/>
              <w:jc w:val="right"/>
              <w:rPr>
                <w:rFonts w:cs="Times New Roman"/>
              </w:rPr>
            </w:pPr>
          </w:p>
        </w:tc>
        <w:tc>
          <w:tcPr>
            <w:tcW w:w="4576" w:type="dxa"/>
            <w:vMerge w:val="restart"/>
          </w:tcPr>
          <w:p w14:paraId="16C82487" w14:textId="77777777" w:rsidR="000A6F87" w:rsidRPr="00BF325C" w:rsidRDefault="000A6F87" w:rsidP="008168B1">
            <w:pPr>
              <w:ind w:firstLine="0"/>
              <w:rPr>
                <w:rFonts w:cs="Times New Roman"/>
              </w:rPr>
            </w:pPr>
          </w:p>
        </w:tc>
        <w:tc>
          <w:tcPr>
            <w:tcW w:w="5496" w:type="dxa"/>
            <w:gridSpan w:val="2"/>
          </w:tcPr>
          <w:p w14:paraId="172DFFD3" w14:textId="77777777" w:rsidR="000A6F87" w:rsidRPr="00BF325C" w:rsidRDefault="000A6F87" w:rsidP="008168B1">
            <w:pPr>
              <w:ind w:firstLine="0"/>
              <w:jc w:val="center"/>
              <w:rPr>
                <w:rFonts w:cs="Times New Roman"/>
              </w:rPr>
            </w:pPr>
          </w:p>
          <w:p w14:paraId="5ABC0A25" w14:textId="77777777" w:rsidR="000A6F87" w:rsidRPr="00BF325C" w:rsidRDefault="000A6F87" w:rsidP="008168B1">
            <w:pPr>
              <w:ind w:firstLine="0"/>
              <w:jc w:val="center"/>
              <w:rPr>
                <w:rFonts w:cs="Times New Roman"/>
              </w:rPr>
            </w:pPr>
          </w:p>
          <w:p w14:paraId="7ADE1062" w14:textId="77777777" w:rsidR="000A6F87" w:rsidRPr="00BF325C" w:rsidRDefault="000A6F87" w:rsidP="008168B1">
            <w:pPr>
              <w:ind w:firstLine="0"/>
              <w:jc w:val="center"/>
              <w:rPr>
                <w:rFonts w:cs="Times New Roman"/>
              </w:rPr>
            </w:pPr>
          </w:p>
          <w:p w14:paraId="34276727" w14:textId="77777777" w:rsidR="000A6F87" w:rsidRPr="00BF325C" w:rsidRDefault="000A6F87" w:rsidP="008168B1">
            <w:pPr>
              <w:ind w:firstLine="0"/>
              <w:jc w:val="center"/>
              <w:rPr>
                <w:rFonts w:cs="Times New Roman"/>
              </w:rPr>
            </w:pPr>
          </w:p>
        </w:tc>
      </w:tr>
      <w:tr w:rsidR="000A6F87" w:rsidRPr="00BF325C" w14:paraId="6AE40F72" w14:textId="77777777" w:rsidTr="00711B32">
        <w:trPr>
          <w:trHeight w:val="1329"/>
        </w:trPr>
        <w:tc>
          <w:tcPr>
            <w:tcW w:w="1282" w:type="dxa"/>
            <w:vMerge/>
            <w:vAlign w:val="center"/>
          </w:tcPr>
          <w:p w14:paraId="1A6CA555" w14:textId="77777777" w:rsidR="000A6F87" w:rsidRPr="00BF325C" w:rsidRDefault="000A6F87" w:rsidP="008168B1">
            <w:pPr>
              <w:ind w:firstLine="0"/>
              <w:jc w:val="right"/>
              <w:rPr>
                <w:rFonts w:cs="Times New Roman"/>
              </w:rPr>
            </w:pPr>
          </w:p>
        </w:tc>
        <w:tc>
          <w:tcPr>
            <w:tcW w:w="4576" w:type="dxa"/>
            <w:vMerge/>
          </w:tcPr>
          <w:p w14:paraId="550F6BB2" w14:textId="77777777" w:rsidR="000A6F87" w:rsidRPr="00BF325C" w:rsidRDefault="000A6F87" w:rsidP="008168B1">
            <w:pPr>
              <w:ind w:firstLine="0"/>
              <w:rPr>
                <w:rFonts w:cs="Times New Roman"/>
              </w:rPr>
            </w:pPr>
          </w:p>
        </w:tc>
        <w:tc>
          <w:tcPr>
            <w:tcW w:w="5496" w:type="dxa"/>
            <w:gridSpan w:val="2"/>
          </w:tcPr>
          <w:p w14:paraId="4BA35FE2" w14:textId="77777777" w:rsidR="000A6F87" w:rsidRPr="00BF325C" w:rsidRDefault="000A6F87" w:rsidP="008168B1">
            <w:pPr>
              <w:ind w:firstLine="0"/>
              <w:jc w:val="center"/>
              <w:rPr>
                <w:rFonts w:cs="Times New Roman"/>
              </w:rPr>
            </w:pPr>
            <w:r w:rsidRPr="00BF325C">
              <w:rPr>
                <w:rFonts w:cs="Times New Roman"/>
              </w:rPr>
              <w:t>Исполнитель:</w:t>
            </w:r>
          </w:p>
          <w:p w14:paraId="55A2413C" w14:textId="77777777" w:rsidR="000A6F87" w:rsidRPr="00BF325C" w:rsidRDefault="000A6F87" w:rsidP="008168B1">
            <w:pPr>
              <w:ind w:firstLine="0"/>
              <w:jc w:val="center"/>
              <w:rPr>
                <w:rFonts w:cs="Times New Roman"/>
              </w:rPr>
            </w:pPr>
            <w:r w:rsidRPr="00BF325C">
              <w:rPr>
                <w:rFonts w:cs="Times New Roman"/>
              </w:rPr>
              <w:t>студент группы БПИ1</w:t>
            </w:r>
            <w:r>
              <w:rPr>
                <w:rFonts w:cs="Times New Roman"/>
              </w:rPr>
              <w:t>94</w:t>
            </w:r>
          </w:p>
          <w:p w14:paraId="4CAD765C" w14:textId="77777777" w:rsidR="000A6F87" w:rsidRPr="00BF325C" w:rsidRDefault="000A6F87" w:rsidP="008168B1">
            <w:pPr>
              <w:ind w:firstLine="0"/>
              <w:jc w:val="center"/>
              <w:rPr>
                <w:rFonts w:cs="Times New Roman"/>
              </w:rPr>
            </w:pPr>
            <w:r w:rsidRPr="00BF325C">
              <w:rPr>
                <w:rFonts w:cs="Times New Roman"/>
              </w:rPr>
              <w:t xml:space="preserve">_____________________ / </w:t>
            </w:r>
            <w:r>
              <w:rPr>
                <w:rFonts w:cs="Times New Roman"/>
              </w:rPr>
              <w:t>А. С. Романюк</w:t>
            </w:r>
            <w:r w:rsidRPr="00BF325C">
              <w:rPr>
                <w:rFonts w:cs="Times New Roman"/>
              </w:rPr>
              <w:t xml:space="preserve"> /</w:t>
            </w:r>
          </w:p>
          <w:p w14:paraId="35A27FEA" w14:textId="1E8B7662" w:rsidR="000A6F87" w:rsidRPr="00BF325C" w:rsidRDefault="000A6F87" w:rsidP="008168B1">
            <w:pPr>
              <w:ind w:firstLine="0"/>
              <w:jc w:val="center"/>
              <w:rPr>
                <w:rFonts w:cs="Times New Roman"/>
              </w:rPr>
            </w:pPr>
            <w:r w:rsidRPr="00BF325C">
              <w:rPr>
                <w:rFonts w:cs="Times New Roman"/>
              </w:rPr>
              <w:t>«____» _______________________ 20</w:t>
            </w:r>
            <w:r>
              <w:rPr>
                <w:rFonts w:cs="Times New Roman"/>
              </w:rPr>
              <w:t>2</w:t>
            </w:r>
            <w:r w:rsidR="00711B32">
              <w:rPr>
                <w:rFonts w:cs="Times New Roman"/>
                <w:lang w:val="en-US"/>
              </w:rPr>
              <w:t>1</w:t>
            </w:r>
            <w:r w:rsidRPr="00BF325C">
              <w:rPr>
                <w:rFonts w:cs="Times New Roman"/>
              </w:rPr>
              <w:t xml:space="preserve"> г.</w:t>
            </w:r>
          </w:p>
          <w:p w14:paraId="3611FB57" w14:textId="77777777" w:rsidR="000A6F87" w:rsidRPr="00BF325C" w:rsidRDefault="000A6F87" w:rsidP="008168B1">
            <w:pPr>
              <w:ind w:firstLine="0"/>
              <w:jc w:val="center"/>
              <w:rPr>
                <w:rFonts w:cs="Times New Roman"/>
              </w:rPr>
            </w:pPr>
          </w:p>
        </w:tc>
      </w:tr>
      <w:tr w:rsidR="000A6F87" w:rsidRPr="00BF325C" w14:paraId="2319DF76" w14:textId="77777777" w:rsidTr="00711B32">
        <w:trPr>
          <w:trHeight w:val="274"/>
        </w:trPr>
        <w:tc>
          <w:tcPr>
            <w:tcW w:w="1282" w:type="dxa"/>
            <w:vMerge/>
            <w:vAlign w:val="center"/>
          </w:tcPr>
          <w:p w14:paraId="4A317642" w14:textId="77777777" w:rsidR="000A6F87" w:rsidRPr="00BF325C" w:rsidRDefault="000A6F87" w:rsidP="008168B1">
            <w:pPr>
              <w:ind w:firstLine="0"/>
              <w:jc w:val="right"/>
              <w:rPr>
                <w:rFonts w:cs="Times New Roman"/>
              </w:rPr>
            </w:pPr>
          </w:p>
        </w:tc>
        <w:tc>
          <w:tcPr>
            <w:tcW w:w="10072" w:type="dxa"/>
            <w:gridSpan w:val="3"/>
          </w:tcPr>
          <w:p w14:paraId="6692A6E7" w14:textId="77777777" w:rsidR="000A6F87" w:rsidRPr="00BF325C" w:rsidRDefault="000A6F87" w:rsidP="008168B1">
            <w:pPr>
              <w:ind w:firstLine="0"/>
              <w:jc w:val="center"/>
              <w:rPr>
                <w:rFonts w:cs="Times New Roman"/>
                <w:b/>
              </w:rPr>
            </w:pPr>
          </w:p>
        </w:tc>
      </w:tr>
      <w:tr w:rsidR="000A6F87" w:rsidRPr="00BF325C" w14:paraId="178CC636" w14:textId="77777777" w:rsidTr="00711B32">
        <w:trPr>
          <w:cantSplit/>
          <w:trHeight w:val="1378"/>
        </w:trPr>
        <w:tc>
          <w:tcPr>
            <w:tcW w:w="1282" w:type="dxa"/>
            <w:vMerge/>
            <w:vAlign w:val="center"/>
          </w:tcPr>
          <w:p w14:paraId="329E68CA" w14:textId="77777777" w:rsidR="000A6F87" w:rsidRPr="00BF325C" w:rsidRDefault="000A6F87" w:rsidP="008168B1">
            <w:pPr>
              <w:ind w:firstLine="0"/>
              <w:jc w:val="right"/>
              <w:rPr>
                <w:rFonts w:cs="Times New Roman"/>
              </w:rPr>
            </w:pPr>
          </w:p>
        </w:tc>
        <w:tc>
          <w:tcPr>
            <w:tcW w:w="8795" w:type="dxa"/>
            <w:gridSpan w:val="2"/>
          </w:tcPr>
          <w:p w14:paraId="0226ECB2" w14:textId="77777777" w:rsidR="000A6F87" w:rsidRPr="00BF325C" w:rsidRDefault="000A6F87" w:rsidP="00711B32">
            <w:pPr>
              <w:ind w:firstLine="0"/>
              <w:rPr>
                <w:rFonts w:cs="Times New Roman"/>
              </w:rPr>
            </w:pPr>
          </w:p>
        </w:tc>
        <w:tc>
          <w:tcPr>
            <w:tcW w:w="1276" w:type="dxa"/>
            <w:vAlign w:val="center"/>
          </w:tcPr>
          <w:p w14:paraId="2A531DF1" w14:textId="77777777" w:rsidR="000A6F87" w:rsidRPr="00BF325C" w:rsidRDefault="000A6F87" w:rsidP="008168B1">
            <w:pPr>
              <w:ind w:firstLine="0"/>
              <w:jc w:val="center"/>
              <w:rPr>
                <w:rFonts w:cs="Times New Roman"/>
              </w:rPr>
            </w:pPr>
          </w:p>
          <w:p w14:paraId="51B05FA6" w14:textId="77777777" w:rsidR="000A6F87" w:rsidRPr="00BF325C" w:rsidRDefault="000A6F87" w:rsidP="008168B1">
            <w:pPr>
              <w:ind w:firstLine="0"/>
              <w:jc w:val="center"/>
              <w:rPr>
                <w:rFonts w:cs="Times New Roman"/>
              </w:rPr>
            </w:pPr>
          </w:p>
          <w:p w14:paraId="76523D84" w14:textId="77777777" w:rsidR="000A6F87" w:rsidRPr="00BF325C" w:rsidRDefault="000A6F87" w:rsidP="008168B1">
            <w:pPr>
              <w:ind w:firstLine="0"/>
              <w:jc w:val="center"/>
              <w:rPr>
                <w:rFonts w:cs="Times New Roman"/>
              </w:rPr>
            </w:pPr>
          </w:p>
          <w:p w14:paraId="4C0EE577" w14:textId="77777777" w:rsidR="000A6F87" w:rsidRPr="00BF325C" w:rsidRDefault="000A6F87" w:rsidP="008168B1">
            <w:pPr>
              <w:ind w:firstLine="0"/>
              <w:jc w:val="center"/>
              <w:rPr>
                <w:rFonts w:cs="Times New Roman"/>
              </w:rPr>
            </w:pPr>
          </w:p>
          <w:p w14:paraId="7285F173" w14:textId="77777777" w:rsidR="000A6F87" w:rsidRPr="00BF325C" w:rsidRDefault="000A6F87" w:rsidP="008168B1">
            <w:pPr>
              <w:ind w:firstLine="0"/>
              <w:jc w:val="center"/>
              <w:rPr>
                <w:rFonts w:cs="Times New Roman"/>
              </w:rPr>
            </w:pPr>
          </w:p>
        </w:tc>
      </w:tr>
    </w:tbl>
    <w:p w14:paraId="2DDD1ABC" w14:textId="77777777" w:rsidR="000A6F87" w:rsidRPr="00BF325C" w:rsidRDefault="000A6F87" w:rsidP="008168B1">
      <w:pPr>
        <w:ind w:firstLine="0"/>
        <w:rPr>
          <w:rFonts w:cs="Times New Roman"/>
          <w:b/>
          <w:sz w:val="20"/>
        </w:rPr>
      </w:pPr>
    </w:p>
    <w:p w14:paraId="16577CC9" w14:textId="008BEB5B" w:rsidR="000A6F87" w:rsidRPr="00BF325C" w:rsidRDefault="000A6F87" w:rsidP="000A6F87">
      <w:pPr>
        <w:ind w:firstLine="0"/>
        <w:jc w:val="center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t xml:space="preserve">Москва </w:t>
      </w:r>
      <w:r w:rsidRPr="00BF325C">
        <w:rPr>
          <w:rFonts w:cs="Times New Roman"/>
          <w:b/>
          <w:sz w:val="28"/>
        </w:rPr>
        <w:t>20</w:t>
      </w:r>
      <w:r>
        <w:rPr>
          <w:rFonts w:cs="Times New Roman"/>
          <w:b/>
          <w:sz w:val="28"/>
        </w:rPr>
        <w:t>2</w:t>
      </w:r>
      <w:r w:rsidR="00711B32">
        <w:rPr>
          <w:rFonts w:cs="Times New Roman"/>
          <w:b/>
          <w:sz w:val="28"/>
          <w:lang w:val="en-US"/>
        </w:rPr>
        <w:t>1</w:t>
      </w:r>
      <w:r w:rsidRPr="00BF325C">
        <w:rPr>
          <w:rFonts w:cs="Times New Roman"/>
          <w:b/>
          <w:sz w:val="28"/>
        </w:rPr>
        <w:br w:type="page"/>
      </w:r>
    </w:p>
    <w:tbl>
      <w:tblPr>
        <w:tblStyle w:val="a5"/>
        <w:tblW w:w="11233" w:type="dxa"/>
        <w:tblInd w:w="-10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68"/>
        <w:gridCol w:w="4436"/>
        <w:gridCol w:w="1166"/>
        <w:gridCol w:w="2987"/>
        <w:gridCol w:w="1268"/>
        <w:gridCol w:w="102"/>
        <w:gridCol w:w="6"/>
      </w:tblGrid>
      <w:tr w:rsidR="000A6F87" w:rsidRPr="00BF325C" w14:paraId="5C23D559" w14:textId="77777777" w:rsidTr="008168B1">
        <w:trPr>
          <w:gridBefore w:val="1"/>
          <w:gridAfter w:val="2"/>
          <w:wBefore w:w="1268" w:type="dxa"/>
          <w:wAfter w:w="108" w:type="dxa"/>
        </w:trPr>
        <w:tc>
          <w:tcPr>
            <w:tcW w:w="4436" w:type="dxa"/>
          </w:tcPr>
          <w:p w14:paraId="355AE05F" w14:textId="77777777" w:rsidR="000A6F87" w:rsidRPr="0042346F" w:rsidRDefault="000A6F87" w:rsidP="008168B1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42346F">
              <w:rPr>
                <w:color w:val="auto"/>
                <w:sz w:val="28"/>
                <w:szCs w:val="28"/>
              </w:rPr>
              <w:lastRenderedPageBreak/>
              <w:t xml:space="preserve">УТВЕРЖДЕН </w:t>
            </w:r>
          </w:p>
          <w:p w14:paraId="7A5E5C92" w14:textId="583BC09D" w:rsidR="000A6F87" w:rsidRPr="00BF325C" w:rsidRDefault="00CE097D" w:rsidP="008168B1">
            <w:pPr>
              <w:ind w:firstLine="0"/>
              <w:jc w:val="center"/>
              <w:rPr>
                <w:rFonts w:cs="Times New Roman"/>
              </w:rPr>
            </w:pPr>
            <w:r w:rsidRPr="00903193">
              <w:rPr>
                <w:rFonts w:cs="Times New Roman"/>
                <w:color w:val="000000" w:themeColor="text1"/>
                <w:sz w:val="28"/>
                <w:szCs w:val="28"/>
              </w:rPr>
              <w:t>RU.17701729.04.</w:t>
            </w:r>
            <w:r w:rsidR="00711B32">
              <w:rPr>
                <w:rFonts w:cs="Times New Roman"/>
                <w:color w:val="000000" w:themeColor="text1"/>
                <w:sz w:val="28"/>
                <w:szCs w:val="28"/>
                <w:lang w:val="en-US"/>
              </w:rPr>
              <w:t>05</w:t>
            </w:r>
            <w:r w:rsidRPr="00903193">
              <w:rPr>
                <w:rFonts w:cs="Times New Roman"/>
                <w:color w:val="000000" w:themeColor="text1"/>
                <w:sz w:val="28"/>
                <w:szCs w:val="28"/>
              </w:rPr>
              <w:t xml:space="preserve">-01 </w:t>
            </w:r>
            <w:r>
              <w:rPr>
                <w:rFonts w:cs="Times New Roman"/>
                <w:color w:val="000000" w:themeColor="text1"/>
                <w:sz w:val="28"/>
                <w:szCs w:val="28"/>
              </w:rPr>
              <w:t>81</w:t>
            </w:r>
            <w:r w:rsidRPr="00903193">
              <w:rPr>
                <w:rFonts w:cs="Times New Roman"/>
                <w:color w:val="000000" w:themeColor="text1"/>
                <w:sz w:val="28"/>
                <w:szCs w:val="28"/>
              </w:rPr>
              <w:t xml:space="preserve"> 01-1-ЛУ</w:t>
            </w:r>
          </w:p>
        </w:tc>
        <w:tc>
          <w:tcPr>
            <w:tcW w:w="1166" w:type="dxa"/>
          </w:tcPr>
          <w:p w14:paraId="111258DC" w14:textId="77777777" w:rsidR="000A6F87" w:rsidRPr="00BF325C" w:rsidRDefault="000A6F87" w:rsidP="008168B1">
            <w:pPr>
              <w:ind w:firstLine="0"/>
              <w:jc w:val="center"/>
              <w:rPr>
                <w:rFonts w:cs="Times New Roman"/>
              </w:rPr>
            </w:pPr>
          </w:p>
        </w:tc>
        <w:tc>
          <w:tcPr>
            <w:tcW w:w="4255" w:type="dxa"/>
            <w:gridSpan w:val="2"/>
          </w:tcPr>
          <w:p w14:paraId="07E7A14E" w14:textId="77777777" w:rsidR="000A6F87" w:rsidRPr="00BF325C" w:rsidRDefault="000A6F87" w:rsidP="008168B1">
            <w:pPr>
              <w:ind w:firstLine="0"/>
              <w:jc w:val="center"/>
              <w:rPr>
                <w:rFonts w:cs="Times New Roman"/>
              </w:rPr>
            </w:pPr>
          </w:p>
        </w:tc>
      </w:tr>
      <w:tr w:rsidR="000A6F87" w:rsidRPr="00BF325C" w14:paraId="07135134" w14:textId="77777777" w:rsidTr="008168B1">
        <w:tblPrEx>
          <w:tblCellMar>
            <w:left w:w="0" w:type="dxa"/>
            <w:right w:w="0" w:type="dxa"/>
          </w:tblCellMar>
        </w:tblPrEx>
        <w:trPr>
          <w:gridAfter w:val="1"/>
          <w:wAfter w:w="6" w:type="dxa"/>
        </w:trPr>
        <w:tc>
          <w:tcPr>
            <w:tcW w:w="1268" w:type="dxa"/>
            <w:vMerge w:val="restart"/>
            <w:vAlign w:val="center"/>
          </w:tcPr>
          <w:tbl>
            <w:tblPr>
              <w:tblStyle w:val="a5"/>
              <w:tblpPr w:leftFromText="180" w:rightFromText="180" w:vertAnchor="page" w:horzAnchor="margin" w:tblpXSpec="right" w:tblpY="3991"/>
              <w:tblOverlap w:val="never"/>
              <w:tblW w:w="856" w:type="dxa"/>
              <w:tblLayout w:type="fixed"/>
              <w:tblLook w:val="04A0" w:firstRow="1" w:lastRow="0" w:firstColumn="1" w:lastColumn="0" w:noHBand="0" w:noVBand="1"/>
            </w:tblPr>
            <w:tblGrid>
              <w:gridCol w:w="459"/>
              <w:gridCol w:w="397"/>
            </w:tblGrid>
            <w:tr w:rsidR="000A6F87" w:rsidRPr="00BF325C" w14:paraId="3D5730A4" w14:textId="77777777" w:rsidTr="008168B1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14:paraId="65BC9105" w14:textId="77777777" w:rsidR="000A6F87" w:rsidRPr="00BF325C" w:rsidRDefault="000A6F87" w:rsidP="008168B1">
                  <w:pPr>
                    <w:ind w:left="113" w:right="113" w:firstLine="0"/>
                    <w:jc w:val="center"/>
                    <w:rPr>
                      <w:rFonts w:cs="Times New Roman"/>
                      <w:i/>
                      <w:sz w:val="20"/>
                    </w:rPr>
                  </w:pPr>
                  <w:r w:rsidRPr="00BF325C">
                    <w:rPr>
                      <w:rFonts w:cs="Times New Roman"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0E1456EB" w14:textId="77777777" w:rsidR="000A6F87" w:rsidRPr="00BF325C" w:rsidRDefault="000A6F87" w:rsidP="008168B1">
                  <w:pPr>
                    <w:ind w:left="113" w:right="113" w:firstLine="0"/>
                    <w:jc w:val="center"/>
                    <w:rPr>
                      <w:rFonts w:cs="Times New Roman"/>
                    </w:rPr>
                  </w:pPr>
                </w:p>
              </w:tc>
            </w:tr>
            <w:tr w:rsidR="000A6F87" w:rsidRPr="00BF325C" w14:paraId="4EA624ED" w14:textId="77777777" w:rsidTr="008168B1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54F1D10E" w14:textId="77777777" w:rsidR="000A6F87" w:rsidRPr="00BF325C" w:rsidRDefault="000A6F87" w:rsidP="008168B1">
                  <w:pPr>
                    <w:ind w:left="113" w:right="113" w:firstLine="0"/>
                    <w:jc w:val="center"/>
                    <w:rPr>
                      <w:rFonts w:cs="Times New Roman"/>
                      <w:i/>
                      <w:sz w:val="20"/>
                    </w:rPr>
                  </w:pPr>
                  <w:r w:rsidRPr="00BF325C">
                    <w:rPr>
                      <w:rFonts w:cs="Times New Roman"/>
                      <w:i/>
                      <w:sz w:val="20"/>
                    </w:rPr>
                    <w:t xml:space="preserve">Инв. № </w:t>
                  </w:r>
                  <w:proofErr w:type="spellStart"/>
                  <w:r w:rsidRPr="00BF325C">
                    <w:rPr>
                      <w:rFonts w:cs="Times New Roman"/>
                      <w:i/>
                      <w:sz w:val="20"/>
                    </w:rPr>
                    <w:t>дубл</w:t>
                  </w:r>
                  <w:proofErr w:type="spellEnd"/>
                  <w:r w:rsidRPr="00BF325C">
                    <w:rPr>
                      <w:rFonts w:cs="Times New Roman"/>
                      <w:i/>
                      <w:sz w:val="20"/>
                    </w:rPr>
                    <w:t>.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5BEDD8E1" w14:textId="77777777" w:rsidR="000A6F87" w:rsidRPr="00BF325C" w:rsidRDefault="000A6F87" w:rsidP="008168B1">
                  <w:pPr>
                    <w:ind w:left="113" w:right="113" w:firstLine="0"/>
                    <w:jc w:val="center"/>
                    <w:rPr>
                      <w:rFonts w:cs="Times New Roman"/>
                    </w:rPr>
                  </w:pPr>
                </w:p>
              </w:tc>
            </w:tr>
            <w:tr w:rsidR="000A6F87" w:rsidRPr="00BF325C" w14:paraId="1FB16581" w14:textId="77777777" w:rsidTr="008168B1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56E3753C" w14:textId="77777777" w:rsidR="000A6F87" w:rsidRPr="00BF325C" w:rsidRDefault="000A6F87" w:rsidP="008168B1">
                  <w:pPr>
                    <w:ind w:left="113" w:right="113" w:firstLine="0"/>
                    <w:jc w:val="center"/>
                    <w:rPr>
                      <w:rFonts w:cs="Times New Roman"/>
                      <w:i/>
                      <w:sz w:val="20"/>
                    </w:rPr>
                  </w:pPr>
                  <w:proofErr w:type="spellStart"/>
                  <w:r w:rsidRPr="00BF325C">
                    <w:rPr>
                      <w:rFonts w:cs="Times New Roman"/>
                      <w:i/>
                      <w:sz w:val="20"/>
                    </w:rPr>
                    <w:t>Взам</w:t>
                  </w:r>
                  <w:proofErr w:type="spellEnd"/>
                  <w:r w:rsidRPr="00BF325C">
                    <w:rPr>
                      <w:rFonts w:cs="Times New Roman"/>
                      <w:i/>
                      <w:sz w:val="20"/>
                    </w:rPr>
                    <w:t>. инв. №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6F15502B" w14:textId="77777777" w:rsidR="000A6F87" w:rsidRPr="00BF325C" w:rsidRDefault="000A6F87" w:rsidP="008168B1">
                  <w:pPr>
                    <w:ind w:left="113" w:right="113" w:firstLine="0"/>
                    <w:jc w:val="center"/>
                    <w:rPr>
                      <w:rFonts w:cs="Times New Roman"/>
                    </w:rPr>
                  </w:pPr>
                </w:p>
              </w:tc>
            </w:tr>
            <w:tr w:rsidR="000A6F87" w:rsidRPr="00BF325C" w14:paraId="169299F8" w14:textId="77777777" w:rsidTr="008168B1">
              <w:trPr>
                <w:cantSplit/>
                <w:trHeight w:val="1662"/>
              </w:trPr>
              <w:tc>
                <w:tcPr>
                  <w:tcW w:w="459" w:type="dxa"/>
                  <w:textDirection w:val="btLr"/>
                  <w:vAlign w:val="center"/>
                </w:tcPr>
                <w:p w14:paraId="738FBE48" w14:textId="77777777" w:rsidR="000A6F87" w:rsidRPr="00BF325C" w:rsidRDefault="000A6F87" w:rsidP="008168B1">
                  <w:pPr>
                    <w:ind w:left="113" w:right="113" w:firstLine="0"/>
                    <w:jc w:val="center"/>
                    <w:rPr>
                      <w:rFonts w:cs="Times New Roman"/>
                      <w:i/>
                      <w:sz w:val="20"/>
                    </w:rPr>
                  </w:pPr>
                  <w:r w:rsidRPr="00BF325C">
                    <w:rPr>
                      <w:rFonts w:cs="Times New Roman"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6C83C7BD" w14:textId="77777777" w:rsidR="000A6F87" w:rsidRPr="00BF325C" w:rsidRDefault="000A6F87" w:rsidP="008168B1">
                  <w:pPr>
                    <w:ind w:left="113" w:right="113" w:firstLine="0"/>
                    <w:jc w:val="center"/>
                    <w:rPr>
                      <w:rFonts w:cs="Times New Roman"/>
                    </w:rPr>
                  </w:pPr>
                </w:p>
              </w:tc>
            </w:tr>
            <w:tr w:rsidR="000A6F87" w:rsidRPr="00BF325C" w14:paraId="184BAC25" w14:textId="77777777" w:rsidTr="008168B1">
              <w:trPr>
                <w:cantSplit/>
                <w:trHeight w:val="1827"/>
              </w:trPr>
              <w:tc>
                <w:tcPr>
                  <w:tcW w:w="459" w:type="dxa"/>
                  <w:textDirection w:val="btLr"/>
                  <w:vAlign w:val="center"/>
                </w:tcPr>
                <w:p w14:paraId="11297FC3" w14:textId="77777777" w:rsidR="000A6F87" w:rsidRPr="00BF325C" w:rsidRDefault="000A6F87" w:rsidP="008168B1">
                  <w:pPr>
                    <w:ind w:left="113" w:right="113" w:firstLine="0"/>
                    <w:jc w:val="center"/>
                    <w:rPr>
                      <w:rFonts w:cs="Times New Roman"/>
                      <w:i/>
                      <w:sz w:val="20"/>
                    </w:rPr>
                  </w:pPr>
                  <w:r w:rsidRPr="00BF325C">
                    <w:rPr>
                      <w:rFonts w:cs="Times New Roman"/>
                      <w:i/>
                      <w:sz w:val="20"/>
                    </w:rPr>
                    <w:t>Инв. №</w:t>
                  </w:r>
                  <w:r w:rsidRPr="00BF325C">
                    <w:rPr>
                      <w:rFonts w:cs="Times New Roman"/>
                      <w:i/>
                      <w:sz w:val="20"/>
                      <w:lang w:val="en-US"/>
                    </w:rPr>
                    <w:t xml:space="preserve"> </w:t>
                  </w:r>
                  <w:r w:rsidRPr="00BF325C">
                    <w:rPr>
                      <w:rFonts w:cs="Times New Roman"/>
                      <w:i/>
                      <w:sz w:val="20"/>
                    </w:rPr>
                    <w:t>подл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0E4C1844" w14:textId="7F49F3DA" w:rsidR="000A6F87" w:rsidRPr="00CE097D" w:rsidRDefault="00CE097D" w:rsidP="00CE097D">
                  <w:pPr>
                    <w:ind w:firstLine="0"/>
                    <w:jc w:val="left"/>
                    <w:rPr>
                      <w:rFonts w:cs="Times New Roman"/>
                      <w:sz w:val="14"/>
                      <w:szCs w:val="14"/>
                    </w:rPr>
                  </w:pPr>
                  <w:r>
                    <w:rPr>
                      <w:rFonts w:cs="Times New Roman"/>
                      <w:sz w:val="14"/>
                      <w:szCs w:val="14"/>
                    </w:rPr>
                    <w:t xml:space="preserve">  </w:t>
                  </w:r>
                  <w:commentRangeStart w:id="0"/>
                  <w:r w:rsidRPr="00CE097D">
                    <w:rPr>
                      <w:rFonts w:cs="Times New Roman"/>
                      <w:sz w:val="14"/>
                      <w:szCs w:val="14"/>
                    </w:rPr>
                    <w:t xml:space="preserve">RU.17701729.04.05 </w:t>
                  </w:r>
                  <w:r>
                    <w:rPr>
                      <w:rFonts w:cs="Times New Roman"/>
                      <w:sz w:val="14"/>
                      <w:szCs w:val="14"/>
                    </w:rPr>
                    <w:t>-</w:t>
                  </w:r>
                  <w:r w:rsidRPr="00CE097D">
                    <w:rPr>
                      <w:rFonts w:cs="Times New Roman"/>
                      <w:sz w:val="14"/>
                      <w:szCs w:val="14"/>
                    </w:rPr>
                    <w:t>01 81</w:t>
                  </w:r>
                  <w:commentRangeEnd w:id="0"/>
                  <w:r w:rsidR="00562EB5">
                    <w:rPr>
                      <w:rStyle w:val="afd"/>
                    </w:rPr>
                    <w:commentReference w:id="0"/>
                  </w:r>
                </w:p>
              </w:tc>
            </w:tr>
          </w:tbl>
          <w:p w14:paraId="2A17B47E" w14:textId="77777777" w:rsidR="000A6F87" w:rsidRPr="00BF325C" w:rsidRDefault="000A6F87" w:rsidP="008168B1">
            <w:pPr>
              <w:ind w:left="317" w:right="-108" w:firstLine="0"/>
              <w:jc w:val="right"/>
              <w:rPr>
                <w:rFonts w:cs="Times New Roman"/>
                <w:lang w:val="en-US"/>
              </w:rPr>
            </w:pPr>
          </w:p>
          <w:p w14:paraId="6A741E21" w14:textId="77777777" w:rsidR="000A6F87" w:rsidRPr="00BF325C" w:rsidRDefault="000A6F87" w:rsidP="008168B1">
            <w:pPr>
              <w:rPr>
                <w:rFonts w:cs="Times New Roman"/>
                <w:lang w:val="en-US"/>
              </w:rPr>
            </w:pPr>
          </w:p>
          <w:p w14:paraId="03B4D63F" w14:textId="77777777" w:rsidR="000A6F87" w:rsidRPr="00BF325C" w:rsidRDefault="000A6F87" w:rsidP="008168B1">
            <w:pPr>
              <w:rPr>
                <w:rFonts w:cs="Times New Roman"/>
                <w:lang w:val="en-US"/>
              </w:rPr>
            </w:pPr>
          </w:p>
          <w:p w14:paraId="4B8BE4D6" w14:textId="77777777" w:rsidR="000A6F87" w:rsidRPr="00BF325C" w:rsidRDefault="000A6F87" w:rsidP="008168B1">
            <w:pPr>
              <w:rPr>
                <w:rFonts w:cs="Times New Roman"/>
                <w:lang w:val="en-US"/>
              </w:rPr>
            </w:pPr>
          </w:p>
          <w:p w14:paraId="50D6B730" w14:textId="77777777" w:rsidR="000A6F87" w:rsidRPr="00BF325C" w:rsidRDefault="000A6F87" w:rsidP="008168B1">
            <w:pPr>
              <w:rPr>
                <w:rFonts w:cs="Times New Roman"/>
                <w:lang w:val="en-US"/>
              </w:rPr>
            </w:pPr>
          </w:p>
          <w:p w14:paraId="583E9749" w14:textId="77777777" w:rsidR="000A6F87" w:rsidRPr="00BF325C" w:rsidRDefault="000A6F87" w:rsidP="008168B1">
            <w:pPr>
              <w:rPr>
                <w:rFonts w:cs="Times New Roman"/>
                <w:lang w:val="en-US"/>
              </w:rPr>
            </w:pPr>
          </w:p>
          <w:p w14:paraId="743EA61B" w14:textId="77777777" w:rsidR="000A6F87" w:rsidRPr="00BF325C" w:rsidRDefault="000A6F87" w:rsidP="008168B1">
            <w:pPr>
              <w:rPr>
                <w:rFonts w:cs="Times New Roman"/>
              </w:rPr>
            </w:pPr>
          </w:p>
          <w:p w14:paraId="22774ACD" w14:textId="77777777" w:rsidR="000A6F87" w:rsidRPr="00BF325C" w:rsidRDefault="000A6F87" w:rsidP="008168B1">
            <w:pPr>
              <w:rPr>
                <w:rFonts w:cs="Times New Roman"/>
              </w:rPr>
            </w:pPr>
          </w:p>
          <w:p w14:paraId="557D7104" w14:textId="77777777" w:rsidR="000A6F87" w:rsidRPr="00BF325C" w:rsidRDefault="000A6F87" w:rsidP="008168B1">
            <w:pPr>
              <w:rPr>
                <w:rFonts w:cs="Times New Roman"/>
              </w:rPr>
            </w:pPr>
          </w:p>
          <w:p w14:paraId="4865786D" w14:textId="77777777" w:rsidR="000A6F87" w:rsidRPr="00BF325C" w:rsidRDefault="000A6F87" w:rsidP="008168B1">
            <w:pPr>
              <w:rPr>
                <w:rFonts w:cs="Times New Roman"/>
              </w:rPr>
            </w:pPr>
          </w:p>
          <w:p w14:paraId="77C9BC7E" w14:textId="77777777" w:rsidR="000A6F87" w:rsidRPr="00BF325C" w:rsidRDefault="000A6F87" w:rsidP="008168B1">
            <w:pPr>
              <w:rPr>
                <w:rFonts w:cs="Times New Roman"/>
              </w:rPr>
            </w:pPr>
          </w:p>
          <w:p w14:paraId="1151383E" w14:textId="77777777" w:rsidR="000A6F87" w:rsidRPr="00BF325C" w:rsidRDefault="000A6F87" w:rsidP="008168B1">
            <w:pPr>
              <w:ind w:firstLine="0"/>
              <w:rPr>
                <w:rFonts w:cs="Times New Roman"/>
              </w:rPr>
            </w:pPr>
          </w:p>
        </w:tc>
        <w:tc>
          <w:tcPr>
            <w:tcW w:w="9959" w:type="dxa"/>
            <w:gridSpan w:val="5"/>
          </w:tcPr>
          <w:p w14:paraId="73E76FC6" w14:textId="77777777" w:rsidR="000A6F87" w:rsidRPr="00BF325C" w:rsidRDefault="000A6F87" w:rsidP="008168B1">
            <w:pPr>
              <w:tabs>
                <w:tab w:val="left" w:pos="5865"/>
              </w:tabs>
              <w:ind w:firstLine="0"/>
              <w:jc w:val="left"/>
              <w:rPr>
                <w:rFonts w:cs="Times New Roman"/>
                <w:b/>
              </w:rPr>
            </w:pPr>
            <w:r w:rsidRPr="00BF325C">
              <w:rPr>
                <w:rFonts w:cs="Times New Roman"/>
                <w:b/>
              </w:rPr>
              <w:tab/>
            </w:r>
          </w:p>
          <w:p w14:paraId="10B7E330" w14:textId="77777777" w:rsidR="000A6F87" w:rsidRPr="00BF325C" w:rsidRDefault="000A6F87" w:rsidP="008168B1">
            <w:pPr>
              <w:tabs>
                <w:tab w:val="left" w:pos="5865"/>
              </w:tabs>
              <w:ind w:firstLine="0"/>
              <w:jc w:val="left"/>
              <w:rPr>
                <w:rFonts w:cs="Times New Roman"/>
                <w:b/>
              </w:rPr>
            </w:pPr>
          </w:p>
          <w:p w14:paraId="79935D69" w14:textId="77777777" w:rsidR="000A6F87" w:rsidRPr="00BF325C" w:rsidRDefault="000A6F87" w:rsidP="008168B1">
            <w:pPr>
              <w:tabs>
                <w:tab w:val="left" w:pos="5865"/>
              </w:tabs>
              <w:ind w:firstLine="0"/>
              <w:jc w:val="left"/>
              <w:rPr>
                <w:rFonts w:cs="Times New Roman"/>
                <w:b/>
              </w:rPr>
            </w:pPr>
          </w:p>
          <w:p w14:paraId="25736F18" w14:textId="77777777" w:rsidR="000A6F87" w:rsidRPr="00BF325C" w:rsidRDefault="000A6F87" w:rsidP="008168B1">
            <w:pPr>
              <w:ind w:firstLine="0"/>
              <w:jc w:val="center"/>
              <w:rPr>
                <w:rFonts w:cs="Times New Roman"/>
                <w:b/>
              </w:rPr>
            </w:pPr>
          </w:p>
          <w:p w14:paraId="5879BF90" w14:textId="77777777" w:rsidR="000A6F87" w:rsidRPr="00BF325C" w:rsidRDefault="000A6F87" w:rsidP="008168B1">
            <w:pPr>
              <w:ind w:firstLine="0"/>
              <w:jc w:val="center"/>
              <w:rPr>
                <w:rFonts w:cs="Times New Roman"/>
                <w:b/>
              </w:rPr>
            </w:pPr>
          </w:p>
          <w:p w14:paraId="51B6DAF7" w14:textId="77777777" w:rsidR="000A6F87" w:rsidRPr="00BF325C" w:rsidRDefault="000A6F87" w:rsidP="008168B1">
            <w:pPr>
              <w:ind w:firstLine="0"/>
              <w:jc w:val="center"/>
              <w:rPr>
                <w:rFonts w:cs="Times New Roman"/>
                <w:b/>
              </w:rPr>
            </w:pPr>
          </w:p>
          <w:p w14:paraId="6EFB25E5" w14:textId="77777777" w:rsidR="000A6F87" w:rsidRPr="00BF325C" w:rsidRDefault="000A6F87" w:rsidP="008168B1">
            <w:pPr>
              <w:ind w:firstLine="0"/>
              <w:jc w:val="center"/>
              <w:rPr>
                <w:rFonts w:cs="Times New Roman"/>
                <w:b/>
              </w:rPr>
            </w:pPr>
          </w:p>
          <w:p w14:paraId="33E9BF2C" w14:textId="77777777" w:rsidR="000A6F87" w:rsidRPr="00BF325C" w:rsidRDefault="000A6F87" w:rsidP="008168B1">
            <w:pPr>
              <w:ind w:firstLine="0"/>
              <w:jc w:val="center"/>
              <w:rPr>
                <w:rFonts w:cs="Times New Roman"/>
                <w:b/>
              </w:rPr>
            </w:pPr>
          </w:p>
          <w:p w14:paraId="2957D3ED" w14:textId="77777777" w:rsidR="000A6F87" w:rsidRPr="00BF325C" w:rsidRDefault="000A6F87" w:rsidP="008168B1">
            <w:pPr>
              <w:ind w:firstLine="0"/>
              <w:jc w:val="center"/>
              <w:rPr>
                <w:rFonts w:cs="Times New Roman"/>
                <w:b/>
              </w:rPr>
            </w:pPr>
          </w:p>
          <w:p w14:paraId="2969F5E1" w14:textId="77777777" w:rsidR="000A6F87" w:rsidRPr="00BF325C" w:rsidRDefault="000A6F87" w:rsidP="008168B1">
            <w:pPr>
              <w:ind w:firstLine="0"/>
              <w:rPr>
                <w:rFonts w:cs="Times New Roman"/>
              </w:rPr>
            </w:pPr>
          </w:p>
          <w:p w14:paraId="610A76DA" w14:textId="632F93EC" w:rsidR="000A6F87" w:rsidRPr="00BF325C" w:rsidRDefault="00CE097D" w:rsidP="00CE097D">
            <w:pPr>
              <w:ind w:firstLine="0"/>
              <w:jc w:val="center"/>
              <w:rPr>
                <w:rFonts w:cs="Times New Roman"/>
                <w:b/>
                <w:sz w:val="28"/>
              </w:rPr>
            </w:pPr>
            <w:r>
              <w:rPr>
                <w:rFonts w:cs="Times New Roman"/>
                <w:b/>
                <w:sz w:val="28"/>
              </w:rPr>
              <w:t>Пояснительная записка</w:t>
            </w:r>
          </w:p>
          <w:p w14:paraId="697E7949" w14:textId="77777777" w:rsidR="000A6F87" w:rsidRPr="00BF325C" w:rsidRDefault="000A6F87" w:rsidP="00CE097D">
            <w:pPr>
              <w:ind w:firstLine="0"/>
              <w:jc w:val="center"/>
              <w:rPr>
                <w:rFonts w:cs="Times New Roman"/>
                <w:b/>
              </w:rPr>
            </w:pPr>
          </w:p>
          <w:p w14:paraId="0EFDFAFB" w14:textId="66E7327E" w:rsidR="00CE097D" w:rsidRPr="00903193" w:rsidRDefault="00CE097D" w:rsidP="00CE097D">
            <w:pPr>
              <w:rPr>
                <w:rFonts w:cs="Times New Roman"/>
                <w:b/>
                <w:color w:val="000000" w:themeColor="text1"/>
                <w:sz w:val="28"/>
              </w:rPr>
            </w:pPr>
            <w:r>
              <w:rPr>
                <w:rFonts w:cs="Times New Roman"/>
                <w:b/>
                <w:color w:val="000000" w:themeColor="text1"/>
                <w:sz w:val="28"/>
              </w:rPr>
              <w:t xml:space="preserve">                                    </w:t>
            </w:r>
            <w:r w:rsidRPr="00903193">
              <w:rPr>
                <w:rFonts w:cs="Times New Roman"/>
                <w:b/>
                <w:color w:val="000000" w:themeColor="text1"/>
                <w:sz w:val="28"/>
              </w:rPr>
              <w:t>RU.17701729.04.</w:t>
            </w:r>
            <w:r w:rsidR="006C255B">
              <w:rPr>
                <w:rFonts w:cs="Times New Roman"/>
                <w:b/>
                <w:color w:val="000000" w:themeColor="text1"/>
                <w:sz w:val="28"/>
              </w:rPr>
              <w:t>05</w:t>
            </w:r>
            <w:r w:rsidRPr="00903193">
              <w:rPr>
                <w:rFonts w:cs="Times New Roman"/>
                <w:b/>
                <w:color w:val="000000" w:themeColor="text1"/>
                <w:sz w:val="28"/>
              </w:rPr>
              <w:t xml:space="preserve">-01 </w:t>
            </w:r>
            <w:r>
              <w:rPr>
                <w:rFonts w:cs="Times New Roman"/>
                <w:b/>
                <w:color w:val="000000" w:themeColor="text1"/>
                <w:sz w:val="28"/>
              </w:rPr>
              <w:t>81</w:t>
            </w:r>
            <w:r w:rsidRPr="00903193">
              <w:rPr>
                <w:rFonts w:cs="Times New Roman"/>
                <w:b/>
                <w:color w:val="000000" w:themeColor="text1"/>
                <w:sz w:val="28"/>
              </w:rPr>
              <w:t xml:space="preserve"> 01–1</w:t>
            </w:r>
          </w:p>
          <w:p w14:paraId="7995CD77" w14:textId="77777777" w:rsidR="000A6F87" w:rsidRPr="00BF325C" w:rsidRDefault="000A6F87" w:rsidP="00CE097D">
            <w:pPr>
              <w:ind w:firstLine="0"/>
              <w:jc w:val="center"/>
              <w:rPr>
                <w:rFonts w:cs="Times New Roman"/>
                <w:sz w:val="28"/>
              </w:rPr>
            </w:pPr>
          </w:p>
          <w:p w14:paraId="02F83F00" w14:textId="6BD335CD" w:rsidR="000A6F87" w:rsidRPr="00A33A9F" w:rsidRDefault="000A6F87" w:rsidP="008168B1">
            <w:pPr>
              <w:ind w:firstLine="0"/>
              <w:jc w:val="center"/>
              <w:rPr>
                <w:rFonts w:cs="Times New Roman"/>
                <w:b/>
                <w:sz w:val="28"/>
                <w:lang w:val="en-US"/>
              </w:rPr>
            </w:pPr>
            <w:r w:rsidRPr="00BF325C">
              <w:rPr>
                <w:rFonts w:cs="Times New Roman"/>
                <w:b/>
                <w:sz w:val="28"/>
              </w:rPr>
              <w:t xml:space="preserve">Листов </w:t>
            </w:r>
            <w:r w:rsidR="00893380">
              <w:rPr>
                <w:rFonts w:cs="Times New Roman"/>
                <w:b/>
                <w:sz w:val="28"/>
              </w:rPr>
              <w:t>5</w:t>
            </w:r>
            <w:r w:rsidR="00C36D01">
              <w:rPr>
                <w:rFonts w:cs="Times New Roman"/>
                <w:b/>
                <w:sz w:val="28"/>
              </w:rPr>
              <w:t>7</w:t>
            </w:r>
          </w:p>
          <w:p w14:paraId="0895A4B7" w14:textId="77777777" w:rsidR="000A6F87" w:rsidRPr="00BF325C" w:rsidRDefault="000A6F87" w:rsidP="008168B1">
            <w:pPr>
              <w:ind w:firstLine="0"/>
              <w:jc w:val="center"/>
              <w:rPr>
                <w:rFonts w:cs="Times New Roman"/>
                <w:sz w:val="28"/>
              </w:rPr>
            </w:pPr>
          </w:p>
          <w:p w14:paraId="6FDCBF6C" w14:textId="77777777" w:rsidR="000A6F87" w:rsidRPr="00BF325C" w:rsidRDefault="000A6F87" w:rsidP="008168B1">
            <w:pPr>
              <w:ind w:firstLine="0"/>
              <w:jc w:val="center"/>
              <w:rPr>
                <w:rFonts w:cs="Times New Roman"/>
                <w:sz w:val="28"/>
              </w:rPr>
            </w:pPr>
          </w:p>
          <w:p w14:paraId="02A872E3" w14:textId="77777777" w:rsidR="000A6F87" w:rsidRPr="00BF325C" w:rsidRDefault="000A6F87" w:rsidP="008168B1">
            <w:pPr>
              <w:ind w:firstLine="0"/>
              <w:jc w:val="center"/>
              <w:rPr>
                <w:rFonts w:cs="Times New Roman"/>
                <w:sz w:val="28"/>
              </w:rPr>
            </w:pPr>
          </w:p>
          <w:p w14:paraId="134C1EF2" w14:textId="77777777" w:rsidR="000A6F87" w:rsidRPr="00BF325C" w:rsidRDefault="000A6F87" w:rsidP="008168B1">
            <w:pPr>
              <w:ind w:firstLine="0"/>
              <w:jc w:val="center"/>
              <w:rPr>
                <w:rFonts w:cs="Times New Roman"/>
                <w:sz w:val="28"/>
              </w:rPr>
            </w:pPr>
          </w:p>
          <w:p w14:paraId="6A4BF165" w14:textId="77777777" w:rsidR="000A6F87" w:rsidRPr="00BF325C" w:rsidRDefault="000A6F87" w:rsidP="008168B1">
            <w:pPr>
              <w:ind w:firstLine="0"/>
              <w:jc w:val="center"/>
              <w:rPr>
                <w:rFonts w:cs="Times New Roman"/>
                <w:sz w:val="28"/>
              </w:rPr>
            </w:pPr>
          </w:p>
          <w:p w14:paraId="7E78AB78" w14:textId="77777777" w:rsidR="000A6F87" w:rsidRPr="00BF325C" w:rsidRDefault="000A6F87" w:rsidP="008168B1">
            <w:pPr>
              <w:ind w:firstLine="0"/>
              <w:jc w:val="center"/>
              <w:rPr>
                <w:rFonts w:cs="Times New Roman"/>
                <w:sz w:val="28"/>
              </w:rPr>
            </w:pPr>
          </w:p>
          <w:p w14:paraId="76571D7E" w14:textId="77777777" w:rsidR="000A6F87" w:rsidRPr="00BF325C" w:rsidRDefault="000A6F87" w:rsidP="008168B1">
            <w:pPr>
              <w:ind w:firstLine="0"/>
              <w:rPr>
                <w:rFonts w:cs="Times New Roman"/>
              </w:rPr>
            </w:pPr>
          </w:p>
        </w:tc>
      </w:tr>
      <w:tr w:rsidR="000A6F87" w:rsidRPr="00BF325C" w14:paraId="115E2302" w14:textId="77777777" w:rsidTr="008168B1">
        <w:tblPrEx>
          <w:tblCellMar>
            <w:left w:w="0" w:type="dxa"/>
            <w:right w:w="0" w:type="dxa"/>
          </w:tblCellMar>
        </w:tblPrEx>
        <w:tc>
          <w:tcPr>
            <w:tcW w:w="1268" w:type="dxa"/>
            <w:vMerge/>
            <w:vAlign w:val="center"/>
          </w:tcPr>
          <w:p w14:paraId="0B1EF70F" w14:textId="77777777" w:rsidR="000A6F87" w:rsidRPr="00BF325C" w:rsidRDefault="000A6F87" w:rsidP="008168B1">
            <w:pPr>
              <w:ind w:firstLine="0"/>
              <w:jc w:val="right"/>
              <w:rPr>
                <w:rFonts w:cs="Times New Roman"/>
              </w:rPr>
            </w:pPr>
          </w:p>
        </w:tc>
        <w:tc>
          <w:tcPr>
            <w:tcW w:w="4436" w:type="dxa"/>
            <w:vMerge w:val="restart"/>
          </w:tcPr>
          <w:p w14:paraId="3DF8B2A5" w14:textId="77777777" w:rsidR="000A6F87" w:rsidRPr="00BF325C" w:rsidRDefault="000A6F87" w:rsidP="008168B1">
            <w:pPr>
              <w:ind w:firstLine="0"/>
              <w:rPr>
                <w:rFonts w:cs="Times New Roman"/>
              </w:rPr>
            </w:pPr>
          </w:p>
        </w:tc>
        <w:tc>
          <w:tcPr>
            <w:tcW w:w="5529" w:type="dxa"/>
            <w:gridSpan w:val="5"/>
          </w:tcPr>
          <w:p w14:paraId="08EA46A0" w14:textId="77777777" w:rsidR="000A6F87" w:rsidRPr="00BF325C" w:rsidRDefault="000A6F87" w:rsidP="008168B1">
            <w:pPr>
              <w:ind w:firstLine="0"/>
              <w:jc w:val="center"/>
              <w:rPr>
                <w:rFonts w:cs="Times New Roman"/>
              </w:rPr>
            </w:pPr>
          </w:p>
          <w:p w14:paraId="1EA42412" w14:textId="77777777" w:rsidR="000A6F87" w:rsidRPr="00BF325C" w:rsidRDefault="000A6F87" w:rsidP="008168B1">
            <w:pPr>
              <w:ind w:firstLine="0"/>
              <w:jc w:val="center"/>
              <w:rPr>
                <w:rFonts w:cs="Times New Roman"/>
              </w:rPr>
            </w:pPr>
          </w:p>
          <w:p w14:paraId="1A088602" w14:textId="77777777" w:rsidR="000A6F87" w:rsidRPr="00BF325C" w:rsidRDefault="000A6F87" w:rsidP="008168B1">
            <w:pPr>
              <w:ind w:firstLine="0"/>
              <w:jc w:val="center"/>
              <w:rPr>
                <w:rFonts w:cs="Times New Roman"/>
              </w:rPr>
            </w:pPr>
          </w:p>
          <w:p w14:paraId="5409A86F" w14:textId="77777777" w:rsidR="000A6F87" w:rsidRPr="00BF325C" w:rsidRDefault="000A6F87" w:rsidP="008168B1">
            <w:pPr>
              <w:ind w:firstLine="0"/>
              <w:jc w:val="center"/>
              <w:rPr>
                <w:rFonts w:cs="Times New Roman"/>
              </w:rPr>
            </w:pPr>
          </w:p>
          <w:p w14:paraId="118F7C86" w14:textId="77777777" w:rsidR="000A6F87" w:rsidRPr="00BF325C" w:rsidRDefault="000A6F87" w:rsidP="008168B1">
            <w:pPr>
              <w:ind w:firstLine="0"/>
              <w:jc w:val="center"/>
              <w:rPr>
                <w:rFonts w:cs="Times New Roman"/>
              </w:rPr>
            </w:pPr>
          </w:p>
          <w:p w14:paraId="48A8DE1F" w14:textId="77777777" w:rsidR="000A6F87" w:rsidRPr="00BF325C" w:rsidRDefault="000A6F87" w:rsidP="008168B1">
            <w:pPr>
              <w:ind w:firstLine="0"/>
              <w:jc w:val="center"/>
              <w:rPr>
                <w:rFonts w:cs="Times New Roman"/>
              </w:rPr>
            </w:pPr>
          </w:p>
        </w:tc>
      </w:tr>
      <w:tr w:rsidR="000A6F87" w:rsidRPr="00BF325C" w14:paraId="3096C488" w14:textId="77777777" w:rsidTr="008168B1">
        <w:tblPrEx>
          <w:tblCellMar>
            <w:left w:w="0" w:type="dxa"/>
            <w:right w:w="0" w:type="dxa"/>
          </w:tblCellMar>
        </w:tblPrEx>
        <w:tc>
          <w:tcPr>
            <w:tcW w:w="1268" w:type="dxa"/>
            <w:vMerge/>
            <w:vAlign w:val="center"/>
          </w:tcPr>
          <w:p w14:paraId="6371ABBD" w14:textId="77777777" w:rsidR="000A6F87" w:rsidRPr="00BF325C" w:rsidRDefault="000A6F87" w:rsidP="008168B1">
            <w:pPr>
              <w:ind w:firstLine="0"/>
              <w:jc w:val="right"/>
              <w:rPr>
                <w:rFonts w:cs="Times New Roman"/>
              </w:rPr>
            </w:pPr>
          </w:p>
        </w:tc>
        <w:tc>
          <w:tcPr>
            <w:tcW w:w="4436" w:type="dxa"/>
            <w:vMerge/>
          </w:tcPr>
          <w:p w14:paraId="1AD64B5A" w14:textId="77777777" w:rsidR="000A6F87" w:rsidRPr="00BF325C" w:rsidRDefault="000A6F87" w:rsidP="008168B1">
            <w:pPr>
              <w:ind w:firstLine="0"/>
              <w:rPr>
                <w:rFonts w:cs="Times New Roman"/>
              </w:rPr>
            </w:pPr>
          </w:p>
        </w:tc>
        <w:tc>
          <w:tcPr>
            <w:tcW w:w="5529" w:type="dxa"/>
            <w:gridSpan w:val="5"/>
          </w:tcPr>
          <w:p w14:paraId="2A157F6F" w14:textId="77777777" w:rsidR="000A6F87" w:rsidRPr="00BF325C" w:rsidRDefault="000A6F87" w:rsidP="008168B1">
            <w:pPr>
              <w:ind w:firstLine="0"/>
              <w:jc w:val="center"/>
              <w:rPr>
                <w:rFonts w:cs="Times New Roman"/>
              </w:rPr>
            </w:pPr>
            <w:r w:rsidRPr="00BF325C">
              <w:rPr>
                <w:rFonts w:cs="Times New Roman"/>
              </w:rPr>
              <w:t xml:space="preserve"> </w:t>
            </w:r>
          </w:p>
          <w:p w14:paraId="15C68098" w14:textId="77777777" w:rsidR="000A6F87" w:rsidRPr="00BF325C" w:rsidRDefault="000A6F87" w:rsidP="008168B1">
            <w:pPr>
              <w:ind w:firstLine="0"/>
              <w:jc w:val="center"/>
              <w:rPr>
                <w:rFonts w:cs="Times New Roman"/>
              </w:rPr>
            </w:pPr>
          </w:p>
          <w:p w14:paraId="7B4014B1" w14:textId="77777777" w:rsidR="000A6F87" w:rsidRPr="00BF325C" w:rsidRDefault="000A6F87" w:rsidP="008168B1">
            <w:pPr>
              <w:ind w:firstLine="0"/>
              <w:jc w:val="center"/>
              <w:rPr>
                <w:rFonts w:cs="Times New Roman"/>
              </w:rPr>
            </w:pPr>
          </w:p>
          <w:p w14:paraId="6466C375" w14:textId="77777777" w:rsidR="000A6F87" w:rsidRPr="00BF325C" w:rsidRDefault="000A6F87" w:rsidP="008168B1">
            <w:pPr>
              <w:ind w:firstLine="0"/>
              <w:jc w:val="center"/>
              <w:rPr>
                <w:rFonts w:cs="Times New Roman"/>
              </w:rPr>
            </w:pPr>
          </w:p>
          <w:p w14:paraId="556554C4" w14:textId="77777777" w:rsidR="000A6F87" w:rsidRPr="00BF325C" w:rsidRDefault="000A6F87" w:rsidP="008168B1">
            <w:pPr>
              <w:ind w:firstLine="0"/>
              <w:jc w:val="center"/>
              <w:rPr>
                <w:rFonts w:cs="Times New Roman"/>
              </w:rPr>
            </w:pPr>
          </w:p>
          <w:p w14:paraId="2B71C74F" w14:textId="77777777" w:rsidR="000A6F87" w:rsidRPr="00BF325C" w:rsidRDefault="000A6F87" w:rsidP="008168B1">
            <w:pPr>
              <w:ind w:firstLine="0"/>
              <w:rPr>
                <w:rFonts w:cs="Times New Roman"/>
              </w:rPr>
            </w:pPr>
          </w:p>
          <w:p w14:paraId="46F7EEF3" w14:textId="77777777" w:rsidR="000A6F87" w:rsidRPr="00BF325C" w:rsidRDefault="000A6F87" w:rsidP="008168B1">
            <w:pPr>
              <w:ind w:firstLine="0"/>
              <w:jc w:val="center"/>
              <w:rPr>
                <w:rFonts w:cs="Times New Roman"/>
              </w:rPr>
            </w:pPr>
          </w:p>
        </w:tc>
      </w:tr>
      <w:tr w:rsidR="000A6F87" w:rsidRPr="00BF325C" w14:paraId="23AFDA5F" w14:textId="77777777" w:rsidTr="008168B1">
        <w:tblPrEx>
          <w:tblCellMar>
            <w:left w:w="0" w:type="dxa"/>
            <w:right w:w="0" w:type="dxa"/>
          </w:tblCellMar>
        </w:tblPrEx>
        <w:trPr>
          <w:gridAfter w:val="1"/>
          <w:wAfter w:w="6" w:type="dxa"/>
        </w:trPr>
        <w:tc>
          <w:tcPr>
            <w:tcW w:w="1268" w:type="dxa"/>
            <w:vMerge/>
            <w:vAlign w:val="center"/>
          </w:tcPr>
          <w:p w14:paraId="22FE7099" w14:textId="77777777" w:rsidR="000A6F87" w:rsidRPr="00BF325C" w:rsidRDefault="000A6F87" w:rsidP="008168B1">
            <w:pPr>
              <w:ind w:firstLine="0"/>
              <w:jc w:val="right"/>
              <w:rPr>
                <w:rFonts w:cs="Times New Roman"/>
              </w:rPr>
            </w:pPr>
          </w:p>
        </w:tc>
        <w:tc>
          <w:tcPr>
            <w:tcW w:w="9959" w:type="dxa"/>
            <w:gridSpan w:val="5"/>
          </w:tcPr>
          <w:p w14:paraId="1632533C" w14:textId="77777777" w:rsidR="000A6F87" w:rsidRPr="00BF325C" w:rsidRDefault="000A6F87" w:rsidP="008168B1">
            <w:pPr>
              <w:ind w:firstLine="0"/>
              <w:jc w:val="center"/>
              <w:rPr>
                <w:rFonts w:cs="Times New Roman"/>
                <w:b/>
              </w:rPr>
            </w:pPr>
          </w:p>
        </w:tc>
      </w:tr>
      <w:tr w:rsidR="000A6F87" w:rsidRPr="00BF325C" w14:paraId="225B0B8F" w14:textId="77777777" w:rsidTr="008168B1">
        <w:tblPrEx>
          <w:tblCellMar>
            <w:left w:w="0" w:type="dxa"/>
            <w:right w:w="0" w:type="dxa"/>
          </w:tblCellMar>
        </w:tblPrEx>
        <w:trPr>
          <w:gridAfter w:val="1"/>
          <w:wAfter w:w="6" w:type="dxa"/>
          <w:cantSplit/>
          <w:trHeight w:val="1431"/>
        </w:trPr>
        <w:tc>
          <w:tcPr>
            <w:tcW w:w="1268" w:type="dxa"/>
            <w:vMerge/>
            <w:vAlign w:val="center"/>
          </w:tcPr>
          <w:p w14:paraId="2C59437B" w14:textId="77777777" w:rsidR="000A6F87" w:rsidRPr="00BF325C" w:rsidRDefault="000A6F87" w:rsidP="008168B1">
            <w:pPr>
              <w:ind w:firstLine="0"/>
              <w:jc w:val="right"/>
              <w:rPr>
                <w:rFonts w:cs="Times New Roman"/>
              </w:rPr>
            </w:pPr>
          </w:p>
        </w:tc>
        <w:tc>
          <w:tcPr>
            <w:tcW w:w="8589" w:type="dxa"/>
            <w:gridSpan w:val="3"/>
          </w:tcPr>
          <w:p w14:paraId="2DC5D9DF" w14:textId="77777777" w:rsidR="000A6F87" w:rsidRDefault="000A6F87" w:rsidP="008168B1">
            <w:pPr>
              <w:ind w:firstLine="0"/>
              <w:rPr>
                <w:rFonts w:cs="Times New Roman"/>
              </w:rPr>
            </w:pPr>
          </w:p>
          <w:p w14:paraId="3E61D73E" w14:textId="77777777" w:rsidR="008168B1" w:rsidRDefault="008168B1" w:rsidP="008168B1">
            <w:pPr>
              <w:ind w:firstLine="0"/>
              <w:rPr>
                <w:rFonts w:cs="Times New Roman"/>
              </w:rPr>
            </w:pPr>
          </w:p>
          <w:p w14:paraId="5B3B8242" w14:textId="77777777" w:rsidR="008168B1" w:rsidRDefault="008168B1" w:rsidP="008168B1">
            <w:pPr>
              <w:ind w:firstLine="0"/>
              <w:rPr>
                <w:rFonts w:cs="Times New Roman"/>
              </w:rPr>
            </w:pPr>
          </w:p>
          <w:p w14:paraId="621E73DD" w14:textId="77777777" w:rsidR="008168B1" w:rsidRDefault="008168B1" w:rsidP="008168B1">
            <w:pPr>
              <w:ind w:firstLine="0"/>
              <w:rPr>
                <w:rFonts w:cs="Times New Roman"/>
              </w:rPr>
            </w:pPr>
          </w:p>
          <w:p w14:paraId="1FCE5B84" w14:textId="77777777" w:rsidR="008168B1" w:rsidRDefault="008168B1" w:rsidP="008168B1">
            <w:pPr>
              <w:ind w:firstLine="0"/>
              <w:rPr>
                <w:rFonts w:cs="Times New Roman"/>
              </w:rPr>
            </w:pPr>
          </w:p>
          <w:p w14:paraId="7F748EB9" w14:textId="77777777" w:rsidR="008168B1" w:rsidRDefault="008168B1" w:rsidP="008168B1">
            <w:pPr>
              <w:ind w:firstLine="0"/>
              <w:rPr>
                <w:rFonts w:cs="Times New Roman"/>
              </w:rPr>
            </w:pPr>
          </w:p>
          <w:p w14:paraId="1713112C" w14:textId="77777777" w:rsidR="008168B1" w:rsidRDefault="008168B1" w:rsidP="008168B1">
            <w:pPr>
              <w:ind w:firstLine="0"/>
              <w:rPr>
                <w:rFonts w:cs="Times New Roman"/>
              </w:rPr>
            </w:pPr>
          </w:p>
          <w:p w14:paraId="777E9EC5" w14:textId="51867816" w:rsidR="008168B1" w:rsidRPr="00BF325C" w:rsidRDefault="008168B1" w:rsidP="008168B1">
            <w:pPr>
              <w:ind w:firstLine="0"/>
              <w:rPr>
                <w:rFonts w:cs="Times New Roman"/>
              </w:rPr>
            </w:pPr>
          </w:p>
        </w:tc>
        <w:tc>
          <w:tcPr>
            <w:tcW w:w="1370" w:type="dxa"/>
            <w:gridSpan w:val="2"/>
            <w:vAlign w:val="center"/>
          </w:tcPr>
          <w:p w14:paraId="4F9DEAA5" w14:textId="77777777" w:rsidR="000A6F87" w:rsidRPr="00BF325C" w:rsidRDefault="000A6F87" w:rsidP="008168B1">
            <w:pPr>
              <w:ind w:firstLine="0"/>
              <w:jc w:val="center"/>
              <w:rPr>
                <w:rFonts w:cs="Times New Roman"/>
              </w:rPr>
            </w:pPr>
          </w:p>
          <w:p w14:paraId="783F982D" w14:textId="77777777" w:rsidR="000A6F87" w:rsidRPr="00BF325C" w:rsidRDefault="000A6F87" w:rsidP="008168B1">
            <w:pPr>
              <w:ind w:firstLine="0"/>
              <w:jc w:val="center"/>
              <w:rPr>
                <w:rFonts w:cs="Times New Roman"/>
              </w:rPr>
            </w:pPr>
          </w:p>
          <w:p w14:paraId="3ABDE731" w14:textId="77777777" w:rsidR="000A6F87" w:rsidRPr="00BF325C" w:rsidRDefault="000A6F87" w:rsidP="008168B1">
            <w:pPr>
              <w:ind w:firstLine="0"/>
              <w:jc w:val="center"/>
              <w:rPr>
                <w:rFonts w:cs="Times New Roman"/>
              </w:rPr>
            </w:pPr>
          </w:p>
        </w:tc>
      </w:tr>
    </w:tbl>
    <w:p w14:paraId="364816B0" w14:textId="77777777" w:rsidR="00CE097D" w:rsidRPr="0042346F" w:rsidRDefault="00CE097D" w:rsidP="006B4694">
      <w:pPr>
        <w:ind w:firstLine="0"/>
        <w:rPr>
          <w:b/>
          <w:sz w:val="28"/>
        </w:rPr>
      </w:pPr>
    </w:p>
    <w:p w14:paraId="51FCDC2F" w14:textId="59FBCA92" w:rsidR="008168B1" w:rsidRPr="008168B1" w:rsidRDefault="000A6F87" w:rsidP="008168B1">
      <w:pPr>
        <w:jc w:val="center"/>
        <w:rPr>
          <w:rFonts w:cs="Times New Roman"/>
          <w:b/>
          <w:sz w:val="28"/>
        </w:rPr>
        <w:sectPr w:rsidR="008168B1" w:rsidRPr="008168B1" w:rsidSect="00BD59D5">
          <w:headerReference w:type="default" r:id="rId12"/>
          <w:footerReference w:type="default" r:id="rId13"/>
          <w:headerReference w:type="first" r:id="rId14"/>
          <w:type w:val="continuous"/>
          <w:pgSz w:w="11906" w:h="16838"/>
          <w:pgMar w:top="1418" w:right="566" w:bottom="1418" w:left="1134" w:header="709" w:footer="0" w:gutter="0"/>
          <w:pgNumType w:start="10" w:chapStyle="3"/>
          <w:cols w:space="708"/>
          <w:docGrid w:linePitch="360"/>
        </w:sectPr>
      </w:pPr>
      <w:r w:rsidRPr="0042346F">
        <w:rPr>
          <w:rFonts w:cs="Times New Roman"/>
          <w:b/>
          <w:sz w:val="28"/>
        </w:rPr>
        <w:t>Москва 2</w:t>
      </w:r>
      <w:r>
        <w:rPr>
          <w:rFonts w:cs="Times New Roman"/>
          <w:b/>
          <w:sz w:val="28"/>
        </w:rPr>
        <w:t>02</w:t>
      </w:r>
      <w:r w:rsidR="006C255B">
        <w:rPr>
          <w:rFonts w:cs="Times New Roman"/>
          <w:b/>
          <w:sz w:val="28"/>
        </w:rPr>
        <w:t>1</w:t>
      </w:r>
    </w:p>
    <w:p w14:paraId="04F4D85C" w14:textId="4EDEBCC6" w:rsidR="00EA6E8D" w:rsidRPr="00EA6E8D" w:rsidRDefault="00EA6E8D" w:rsidP="00863235">
      <w:pPr>
        <w:ind w:firstLine="0"/>
      </w:pPr>
    </w:p>
    <w:sdt>
      <w:sdtPr>
        <w:rPr>
          <w:b w:val="0"/>
          <w:bCs/>
          <w:lang w:eastAsia="en-US"/>
        </w:rPr>
        <w:id w:val="112337863"/>
        <w:docPartObj>
          <w:docPartGallery w:val="Table of Contents"/>
          <w:docPartUnique/>
        </w:docPartObj>
      </w:sdtPr>
      <w:sdtEndPr>
        <w:rPr>
          <w:bCs w:val="0"/>
        </w:rPr>
      </w:sdtEndPr>
      <w:sdtContent>
        <w:p w14:paraId="6B19C0AD" w14:textId="6BBD2E12" w:rsidR="005721A1" w:rsidRPr="00332A47" w:rsidRDefault="005721A1" w:rsidP="00332A47">
          <w:pPr>
            <w:pStyle w:val="af3"/>
            <w:numPr>
              <w:ilvl w:val="0"/>
              <w:numId w:val="0"/>
            </w:numPr>
            <w:ind w:left="720"/>
            <w:rPr>
              <w:b w:val="0"/>
            </w:rPr>
          </w:pPr>
          <w:r w:rsidRPr="00332A47">
            <w:rPr>
              <w:b w:val="0"/>
            </w:rPr>
            <w:t>СОДЕРЖАНИЕ</w:t>
          </w:r>
        </w:p>
        <w:p w14:paraId="560190F3" w14:textId="77777777" w:rsidR="005721A1" w:rsidRPr="00332A47" w:rsidRDefault="005721A1" w:rsidP="005721A1">
          <w:pPr>
            <w:rPr>
              <w:lang w:eastAsia="ru-RU"/>
            </w:rPr>
          </w:pPr>
        </w:p>
        <w:commentRangeStart w:id="1"/>
        <w:commentRangeStart w:id="2"/>
        <w:p w14:paraId="11C0D752" w14:textId="6E75C7D3" w:rsidR="00A33A9F" w:rsidRPr="00C36D01" w:rsidRDefault="00447634" w:rsidP="00C36D01">
          <w:pPr>
            <w:pStyle w:val="13"/>
            <w:rPr>
              <w:rFonts w:asciiTheme="minorHAnsi" w:eastAsiaTheme="minorEastAsia" w:hAnsiTheme="minorHAnsi"/>
              <w:sz w:val="22"/>
              <w:lang w:val="en-US"/>
            </w:rPr>
          </w:pPr>
          <w:r w:rsidRPr="00332A47">
            <w:fldChar w:fldCharType="begin"/>
          </w:r>
          <w:r w:rsidR="005721A1" w:rsidRPr="00332A47">
            <w:instrText xml:space="preserve"> TOC \o "1-3" \h \z \u </w:instrText>
          </w:r>
          <w:r w:rsidRPr="00332A47">
            <w:fldChar w:fldCharType="separate"/>
          </w:r>
          <w:hyperlink w:anchor="_Toc69068963" w:history="1">
            <w:r w:rsidR="00A33A9F" w:rsidRPr="00C36D01">
              <w:rPr>
                <w:rStyle w:val="af4"/>
              </w:rPr>
              <w:t>1.</w:t>
            </w:r>
            <w:r w:rsidR="00A33A9F" w:rsidRPr="00C36D01">
              <w:rPr>
                <w:rFonts w:asciiTheme="minorHAnsi" w:eastAsiaTheme="minorEastAsia" w:hAnsiTheme="minorHAnsi"/>
                <w:sz w:val="22"/>
                <w:lang w:val="en-US"/>
              </w:rPr>
              <w:tab/>
            </w:r>
            <w:r w:rsidR="00A33A9F" w:rsidRPr="00C36D01">
              <w:rPr>
                <w:rStyle w:val="af4"/>
              </w:rPr>
              <w:t>ВВЕДЕНИЕ</w:t>
            </w:r>
            <w:r w:rsidR="00A33A9F" w:rsidRPr="00C36D01">
              <w:rPr>
                <w:webHidden/>
              </w:rPr>
              <w:tab/>
            </w:r>
            <w:r w:rsidR="00A33A9F" w:rsidRPr="00C36D01">
              <w:rPr>
                <w:webHidden/>
              </w:rPr>
              <w:fldChar w:fldCharType="begin"/>
            </w:r>
            <w:r w:rsidR="00A33A9F" w:rsidRPr="00C36D01">
              <w:rPr>
                <w:webHidden/>
              </w:rPr>
              <w:instrText xml:space="preserve"> PAGEREF _Toc69068963 \h </w:instrText>
            </w:r>
            <w:r w:rsidR="00A33A9F" w:rsidRPr="00C36D01">
              <w:rPr>
                <w:webHidden/>
              </w:rPr>
            </w:r>
            <w:r w:rsidR="00A33A9F" w:rsidRPr="00C36D01">
              <w:rPr>
                <w:webHidden/>
              </w:rPr>
              <w:fldChar w:fldCharType="separate"/>
            </w:r>
            <w:r w:rsidR="00893380" w:rsidRPr="00C36D01">
              <w:rPr>
                <w:webHidden/>
              </w:rPr>
              <w:t>4</w:t>
            </w:r>
            <w:r w:rsidR="00A33A9F" w:rsidRPr="00C36D01">
              <w:rPr>
                <w:webHidden/>
              </w:rPr>
              <w:fldChar w:fldCharType="end"/>
            </w:r>
          </w:hyperlink>
        </w:p>
        <w:p w14:paraId="2E111BB7" w14:textId="0933B41F" w:rsidR="00A33A9F" w:rsidRDefault="0021117E">
          <w:pPr>
            <w:pStyle w:val="22"/>
            <w:tabs>
              <w:tab w:val="left" w:pos="1540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9068964" w:history="1">
            <w:r w:rsidR="00A33A9F" w:rsidRPr="00BB57EB">
              <w:rPr>
                <w:rStyle w:val="af4"/>
                <w:noProof/>
              </w:rPr>
              <w:t>1.1.</w:t>
            </w:r>
            <w:r w:rsidR="00A33A9F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A33A9F" w:rsidRPr="00BB57EB">
              <w:rPr>
                <w:rStyle w:val="af4"/>
                <w:noProof/>
              </w:rPr>
              <w:t>Наименование программы</w:t>
            </w:r>
            <w:r w:rsidR="00A33A9F">
              <w:rPr>
                <w:noProof/>
                <w:webHidden/>
              </w:rPr>
              <w:tab/>
            </w:r>
            <w:r w:rsidR="00A33A9F">
              <w:rPr>
                <w:noProof/>
                <w:webHidden/>
              </w:rPr>
              <w:fldChar w:fldCharType="begin"/>
            </w:r>
            <w:r w:rsidR="00A33A9F">
              <w:rPr>
                <w:noProof/>
                <w:webHidden/>
              </w:rPr>
              <w:instrText xml:space="preserve"> PAGEREF _Toc69068964 \h </w:instrText>
            </w:r>
            <w:r w:rsidR="00A33A9F">
              <w:rPr>
                <w:noProof/>
                <w:webHidden/>
              </w:rPr>
            </w:r>
            <w:r w:rsidR="00A33A9F">
              <w:rPr>
                <w:noProof/>
                <w:webHidden/>
              </w:rPr>
              <w:fldChar w:fldCharType="separate"/>
            </w:r>
            <w:r w:rsidR="00893380">
              <w:rPr>
                <w:noProof/>
                <w:webHidden/>
              </w:rPr>
              <w:t>4</w:t>
            </w:r>
            <w:r w:rsidR="00A33A9F">
              <w:rPr>
                <w:noProof/>
                <w:webHidden/>
              </w:rPr>
              <w:fldChar w:fldCharType="end"/>
            </w:r>
          </w:hyperlink>
        </w:p>
        <w:p w14:paraId="6160F46D" w14:textId="2192726F" w:rsidR="00A33A9F" w:rsidRDefault="0021117E">
          <w:pPr>
            <w:pStyle w:val="22"/>
            <w:tabs>
              <w:tab w:val="left" w:pos="1540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9068965" w:history="1">
            <w:r w:rsidR="00A33A9F" w:rsidRPr="00BB57EB">
              <w:rPr>
                <w:rStyle w:val="af4"/>
                <w:noProof/>
              </w:rPr>
              <w:t>1.2.</w:t>
            </w:r>
            <w:r w:rsidR="00A33A9F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A33A9F" w:rsidRPr="00BB57EB">
              <w:rPr>
                <w:rStyle w:val="af4"/>
                <w:noProof/>
              </w:rPr>
              <w:t>Документы, на основании которых ведется разработка</w:t>
            </w:r>
            <w:r w:rsidR="00A33A9F">
              <w:rPr>
                <w:noProof/>
                <w:webHidden/>
              </w:rPr>
              <w:tab/>
            </w:r>
            <w:r w:rsidR="00A33A9F">
              <w:rPr>
                <w:noProof/>
                <w:webHidden/>
              </w:rPr>
              <w:fldChar w:fldCharType="begin"/>
            </w:r>
            <w:r w:rsidR="00A33A9F">
              <w:rPr>
                <w:noProof/>
                <w:webHidden/>
              </w:rPr>
              <w:instrText xml:space="preserve"> PAGEREF _Toc69068965 \h </w:instrText>
            </w:r>
            <w:r w:rsidR="00A33A9F">
              <w:rPr>
                <w:noProof/>
                <w:webHidden/>
              </w:rPr>
            </w:r>
            <w:r w:rsidR="00A33A9F">
              <w:rPr>
                <w:noProof/>
                <w:webHidden/>
              </w:rPr>
              <w:fldChar w:fldCharType="separate"/>
            </w:r>
            <w:r w:rsidR="00893380">
              <w:rPr>
                <w:noProof/>
                <w:webHidden/>
              </w:rPr>
              <w:t>4</w:t>
            </w:r>
            <w:r w:rsidR="00A33A9F">
              <w:rPr>
                <w:noProof/>
                <w:webHidden/>
              </w:rPr>
              <w:fldChar w:fldCharType="end"/>
            </w:r>
          </w:hyperlink>
        </w:p>
        <w:p w14:paraId="5F8DD53C" w14:textId="0A6D7596" w:rsidR="00A33A9F" w:rsidRDefault="0021117E" w:rsidP="00C36D01">
          <w:pPr>
            <w:pStyle w:val="13"/>
            <w:rPr>
              <w:rFonts w:asciiTheme="minorHAnsi" w:eastAsiaTheme="minorEastAsia" w:hAnsiTheme="minorHAnsi"/>
              <w:sz w:val="22"/>
              <w:lang w:val="en-US"/>
            </w:rPr>
          </w:pPr>
          <w:hyperlink w:anchor="_Toc69068966" w:history="1">
            <w:r w:rsidR="00A33A9F" w:rsidRPr="00BB57EB">
              <w:rPr>
                <w:rStyle w:val="af4"/>
              </w:rPr>
              <w:t>2.</w:t>
            </w:r>
            <w:r w:rsidR="00A33A9F">
              <w:rPr>
                <w:rFonts w:asciiTheme="minorHAnsi" w:eastAsiaTheme="minorEastAsia" w:hAnsiTheme="minorHAnsi"/>
                <w:sz w:val="22"/>
                <w:lang w:val="en-US"/>
              </w:rPr>
              <w:tab/>
            </w:r>
            <w:r w:rsidR="00A33A9F" w:rsidRPr="00BB57EB">
              <w:rPr>
                <w:rStyle w:val="af4"/>
              </w:rPr>
              <w:t>НАЗНАЧЕНИЕ И ОБЛАСТЬ ПРИМЕНЕНИЯ</w:t>
            </w:r>
            <w:r w:rsidR="00A33A9F">
              <w:rPr>
                <w:webHidden/>
              </w:rPr>
              <w:tab/>
            </w:r>
            <w:r w:rsidR="00A33A9F">
              <w:rPr>
                <w:webHidden/>
              </w:rPr>
              <w:fldChar w:fldCharType="begin"/>
            </w:r>
            <w:r w:rsidR="00A33A9F">
              <w:rPr>
                <w:webHidden/>
              </w:rPr>
              <w:instrText xml:space="preserve"> PAGEREF _Toc69068966 \h </w:instrText>
            </w:r>
            <w:r w:rsidR="00A33A9F">
              <w:rPr>
                <w:webHidden/>
              </w:rPr>
            </w:r>
            <w:r w:rsidR="00A33A9F">
              <w:rPr>
                <w:webHidden/>
              </w:rPr>
              <w:fldChar w:fldCharType="separate"/>
            </w:r>
            <w:r w:rsidR="00893380">
              <w:rPr>
                <w:webHidden/>
              </w:rPr>
              <w:t>5</w:t>
            </w:r>
            <w:r w:rsidR="00A33A9F">
              <w:rPr>
                <w:webHidden/>
              </w:rPr>
              <w:fldChar w:fldCharType="end"/>
            </w:r>
          </w:hyperlink>
        </w:p>
        <w:p w14:paraId="5F3A3E41" w14:textId="7FC29F36" w:rsidR="00A33A9F" w:rsidRDefault="0021117E">
          <w:pPr>
            <w:pStyle w:val="22"/>
            <w:tabs>
              <w:tab w:val="left" w:pos="1540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9068968" w:history="1">
            <w:r w:rsidR="00A33A9F" w:rsidRPr="00BB57EB">
              <w:rPr>
                <w:rStyle w:val="af4"/>
                <w:noProof/>
              </w:rPr>
              <w:t>2.1.</w:t>
            </w:r>
            <w:r w:rsidR="00A33A9F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A33A9F" w:rsidRPr="00BB57EB">
              <w:rPr>
                <w:rStyle w:val="af4"/>
                <w:noProof/>
              </w:rPr>
              <w:t>Назначение программы</w:t>
            </w:r>
            <w:r w:rsidR="00A33A9F">
              <w:rPr>
                <w:noProof/>
                <w:webHidden/>
              </w:rPr>
              <w:tab/>
            </w:r>
            <w:r w:rsidR="00A33A9F">
              <w:rPr>
                <w:noProof/>
                <w:webHidden/>
              </w:rPr>
              <w:fldChar w:fldCharType="begin"/>
            </w:r>
            <w:r w:rsidR="00A33A9F">
              <w:rPr>
                <w:noProof/>
                <w:webHidden/>
              </w:rPr>
              <w:instrText xml:space="preserve"> PAGEREF _Toc69068968 \h </w:instrText>
            </w:r>
            <w:r w:rsidR="00A33A9F">
              <w:rPr>
                <w:noProof/>
                <w:webHidden/>
              </w:rPr>
            </w:r>
            <w:r w:rsidR="00A33A9F">
              <w:rPr>
                <w:noProof/>
                <w:webHidden/>
              </w:rPr>
              <w:fldChar w:fldCharType="separate"/>
            </w:r>
            <w:r w:rsidR="00893380">
              <w:rPr>
                <w:noProof/>
                <w:webHidden/>
              </w:rPr>
              <w:t>5</w:t>
            </w:r>
            <w:r w:rsidR="00A33A9F">
              <w:rPr>
                <w:noProof/>
                <w:webHidden/>
              </w:rPr>
              <w:fldChar w:fldCharType="end"/>
            </w:r>
          </w:hyperlink>
        </w:p>
        <w:p w14:paraId="58732D30" w14:textId="51225A98" w:rsidR="00A33A9F" w:rsidRDefault="0021117E">
          <w:pPr>
            <w:pStyle w:val="33"/>
            <w:tabs>
              <w:tab w:val="left" w:pos="1949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9068969" w:history="1">
            <w:r w:rsidR="00A33A9F" w:rsidRPr="00BB57EB">
              <w:rPr>
                <w:rStyle w:val="af4"/>
                <w:noProof/>
              </w:rPr>
              <w:t>2.1.1.</w:t>
            </w:r>
            <w:r w:rsidR="00A33A9F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A33A9F" w:rsidRPr="00BB57EB">
              <w:rPr>
                <w:rStyle w:val="af4"/>
                <w:noProof/>
              </w:rPr>
              <w:t>Функциональное назначение</w:t>
            </w:r>
            <w:r w:rsidR="00A33A9F">
              <w:rPr>
                <w:noProof/>
                <w:webHidden/>
              </w:rPr>
              <w:tab/>
            </w:r>
            <w:r w:rsidR="00A33A9F">
              <w:rPr>
                <w:noProof/>
                <w:webHidden/>
              </w:rPr>
              <w:fldChar w:fldCharType="begin"/>
            </w:r>
            <w:r w:rsidR="00A33A9F">
              <w:rPr>
                <w:noProof/>
                <w:webHidden/>
              </w:rPr>
              <w:instrText xml:space="preserve"> PAGEREF _Toc69068969 \h </w:instrText>
            </w:r>
            <w:r w:rsidR="00A33A9F">
              <w:rPr>
                <w:noProof/>
                <w:webHidden/>
              </w:rPr>
            </w:r>
            <w:r w:rsidR="00A33A9F">
              <w:rPr>
                <w:noProof/>
                <w:webHidden/>
              </w:rPr>
              <w:fldChar w:fldCharType="separate"/>
            </w:r>
            <w:r w:rsidR="00893380">
              <w:rPr>
                <w:noProof/>
                <w:webHidden/>
              </w:rPr>
              <w:t>5</w:t>
            </w:r>
            <w:r w:rsidR="00A33A9F">
              <w:rPr>
                <w:noProof/>
                <w:webHidden/>
              </w:rPr>
              <w:fldChar w:fldCharType="end"/>
            </w:r>
          </w:hyperlink>
        </w:p>
        <w:p w14:paraId="559961A7" w14:textId="7C2E2A75" w:rsidR="00A33A9F" w:rsidRDefault="0021117E">
          <w:pPr>
            <w:pStyle w:val="33"/>
            <w:tabs>
              <w:tab w:val="left" w:pos="1949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9068970" w:history="1">
            <w:r w:rsidR="00A33A9F" w:rsidRPr="00BB57EB">
              <w:rPr>
                <w:rStyle w:val="af4"/>
                <w:noProof/>
              </w:rPr>
              <w:t>2.1.2.</w:t>
            </w:r>
            <w:r w:rsidR="00A33A9F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A33A9F" w:rsidRPr="00BB57EB">
              <w:rPr>
                <w:rStyle w:val="af4"/>
                <w:noProof/>
              </w:rPr>
              <w:t>Эксплуатационное назначение</w:t>
            </w:r>
            <w:r w:rsidR="00A33A9F">
              <w:rPr>
                <w:noProof/>
                <w:webHidden/>
              </w:rPr>
              <w:tab/>
            </w:r>
            <w:r w:rsidR="00A33A9F">
              <w:rPr>
                <w:noProof/>
                <w:webHidden/>
              </w:rPr>
              <w:fldChar w:fldCharType="begin"/>
            </w:r>
            <w:r w:rsidR="00A33A9F">
              <w:rPr>
                <w:noProof/>
                <w:webHidden/>
              </w:rPr>
              <w:instrText xml:space="preserve"> PAGEREF _Toc69068970 \h </w:instrText>
            </w:r>
            <w:r w:rsidR="00A33A9F">
              <w:rPr>
                <w:noProof/>
                <w:webHidden/>
              </w:rPr>
            </w:r>
            <w:r w:rsidR="00A33A9F">
              <w:rPr>
                <w:noProof/>
                <w:webHidden/>
              </w:rPr>
              <w:fldChar w:fldCharType="separate"/>
            </w:r>
            <w:r w:rsidR="00893380">
              <w:rPr>
                <w:noProof/>
                <w:webHidden/>
              </w:rPr>
              <w:t>5</w:t>
            </w:r>
            <w:r w:rsidR="00A33A9F">
              <w:rPr>
                <w:noProof/>
                <w:webHidden/>
              </w:rPr>
              <w:fldChar w:fldCharType="end"/>
            </w:r>
          </w:hyperlink>
        </w:p>
        <w:p w14:paraId="78442DFD" w14:textId="6970EDC1" w:rsidR="00A33A9F" w:rsidRDefault="0021117E">
          <w:pPr>
            <w:pStyle w:val="22"/>
            <w:tabs>
              <w:tab w:val="left" w:pos="1540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9068971" w:history="1">
            <w:r w:rsidR="00A33A9F" w:rsidRPr="00BB57EB">
              <w:rPr>
                <w:rStyle w:val="af4"/>
                <w:noProof/>
              </w:rPr>
              <w:t>2.2.</w:t>
            </w:r>
            <w:r w:rsidR="00A33A9F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A33A9F" w:rsidRPr="00BB57EB">
              <w:rPr>
                <w:rStyle w:val="af4"/>
                <w:noProof/>
              </w:rPr>
              <w:t>Краткая характеристика области применения</w:t>
            </w:r>
            <w:r w:rsidR="00A33A9F">
              <w:rPr>
                <w:noProof/>
                <w:webHidden/>
              </w:rPr>
              <w:tab/>
            </w:r>
            <w:r w:rsidR="00A33A9F">
              <w:rPr>
                <w:noProof/>
                <w:webHidden/>
              </w:rPr>
              <w:fldChar w:fldCharType="begin"/>
            </w:r>
            <w:r w:rsidR="00A33A9F">
              <w:rPr>
                <w:noProof/>
                <w:webHidden/>
              </w:rPr>
              <w:instrText xml:space="preserve"> PAGEREF _Toc69068971 \h </w:instrText>
            </w:r>
            <w:r w:rsidR="00A33A9F">
              <w:rPr>
                <w:noProof/>
                <w:webHidden/>
              </w:rPr>
            </w:r>
            <w:r w:rsidR="00A33A9F">
              <w:rPr>
                <w:noProof/>
                <w:webHidden/>
              </w:rPr>
              <w:fldChar w:fldCharType="separate"/>
            </w:r>
            <w:r w:rsidR="00893380">
              <w:rPr>
                <w:noProof/>
                <w:webHidden/>
              </w:rPr>
              <w:t>5</w:t>
            </w:r>
            <w:r w:rsidR="00A33A9F">
              <w:rPr>
                <w:noProof/>
                <w:webHidden/>
              </w:rPr>
              <w:fldChar w:fldCharType="end"/>
            </w:r>
          </w:hyperlink>
        </w:p>
        <w:p w14:paraId="6AA53972" w14:textId="479AD0F8" w:rsidR="00A33A9F" w:rsidRDefault="0021117E" w:rsidP="00C36D01">
          <w:pPr>
            <w:pStyle w:val="13"/>
            <w:rPr>
              <w:rFonts w:asciiTheme="minorHAnsi" w:eastAsiaTheme="minorEastAsia" w:hAnsiTheme="minorHAnsi"/>
              <w:sz w:val="22"/>
              <w:lang w:val="en-US"/>
            </w:rPr>
          </w:pPr>
          <w:hyperlink w:anchor="_Toc69068972" w:history="1">
            <w:r w:rsidR="00A33A9F" w:rsidRPr="00BB57EB">
              <w:rPr>
                <w:rStyle w:val="af4"/>
              </w:rPr>
              <w:t>3.</w:t>
            </w:r>
            <w:r w:rsidR="00A33A9F">
              <w:rPr>
                <w:rFonts w:asciiTheme="minorHAnsi" w:eastAsiaTheme="minorEastAsia" w:hAnsiTheme="minorHAnsi"/>
                <w:sz w:val="22"/>
                <w:lang w:val="en-US"/>
              </w:rPr>
              <w:tab/>
            </w:r>
            <w:r w:rsidR="00A33A9F" w:rsidRPr="00BB57EB">
              <w:rPr>
                <w:rStyle w:val="af4"/>
              </w:rPr>
              <w:t>ТЕХНИЧЕСКИЕ ХАРАКТЕРИСТИКИ</w:t>
            </w:r>
            <w:r w:rsidR="00A33A9F">
              <w:rPr>
                <w:webHidden/>
              </w:rPr>
              <w:tab/>
            </w:r>
            <w:r w:rsidR="00A33A9F">
              <w:rPr>
                <w:webHidden/>
              </w:rPr>
              <w:fldChar w:fldCharType="begin"/>
            </w:r>
            <w:r w:rsidR="00A33A9F">
              <w:rPr>
                <w:webHidden/>
              </w:rPr>
              <w:instrText xml:space="preserve"> PAGEREF _Toc69068972 \h </w:instrText>
            </w:r>
            <w:r w:rsidR="00A33A9F">
              <w:rPr>
                <w:webHidden/>
              </w:rPr>
            </w:r>
            <w:r w:rsidR="00A33A9F">
              <w:rPr>
                <w:webHidden/>
              </w:rPr>
              <w:fldChar w:fldCharType="separate"/>
            </w:r>
            <w:r w:rsidR="00893380">
              <w:rPr>
                <w:webHidden/>
              </w:rPr>
              <w:t>6</w:t>
            </w:r>
            <w:r w:rsidR="00A33A9F">
              <w:rPr>
                <w:webHidden/>
              </w:rPr>
              <w:fldChar w:fldCharType="end"/>
            </w:r>
          </w:hyperlink>
        </w:p>
        <w:p w14:paraId="5F99B20A" w14:textId="040345FB" w:rsidR="00A33A9F" w:rsidRDefault="0021117E">
          <w:pPr>
            <w:pStyle w:val="22"/>
            <w:tabs>
              <w:tab w:val="left" w:pos="1540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9068974" w:history="1">
            <w:r w:rsidR="00A33A9F" w:rsidRPr="00BB57EB">
              <w:rPr>
                <w:rStyle w:val="af4"/>
                <w:noProof/>
              </w:rPr>
              <w:t>3.1.</w:t>
            </w:r>
            <w:r w:rsidR="00A33A9F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A33A9F" w:rsidRPr="00BB57EB">
              <w:rPr>
                <w:rStyle w:val="af4"/>
                <w:noProof/>
              </w:rPr>
              <w:t>Постановка задачи на разработку программы</w:t>
            </w:r>
            <w:r w:rsidR="00A33A9F">
              <w:rPr>
                <w:noProof/>
                <w:webHidden/>
              </w:rPr>
              <w:tab/>
            </w:r>
            <w:r w:rsidR="00A33A9F">
              <w:rPr>
                <w:noProof/>
                <w:webHidden/>
              </w:rPr>
              <w:fldChar w:fldCharType="begin"/>
            </w:r>
            <w:r w:rsidR="00A33A9F">
              <w:rPr>
                <w:noProof/>
                <w:webHidden/>
              </w:rPr>
              <w:instrText xml:space="preserve"> PAGEREF _Toc69068974 \h </w:instrText>
            </w:r>
            <w:r w:rsidR="00A33A9F">
              <w:rPr>
                <w:noProof/>
                <w:webHidden/>
              </w:rPr>
            </w:r>
            <w:r w:rsidR="00A33A9F">
              <w:rPr>
                <w:noProof/>
                <w:webHidden/>
              </w:rPr>
              <w:fldChar w:fldCharType="separate"/>
            </w:r>
            <w:r w:rsidR="00893380">
              <w:rPr>
                <w:noProof/>
                <w:webHidden/>
              </w:rPr>
              <w:t>6</w:t>
            </w:r>
            <w:r w:rsidR="00A33A9F">
              <w:rPr>
                <w:noProof/>
                <w:webHidden/>
              </w:rPr>
              <w:fldChar w:fldCharType="end"/>
            </w:r>
          </w:hyperlink>
        </w:p>
        <w:p w14:paraId="26500B7E" w14:textId="2EFB47C7" w:rsidR="00A33A9F" w:rsidRDefault="0021117E">
          <w:pPr>
            <w:pStyle w:val="33"/>
            <w:tabs>
              <w:tab w:val="left" w:pos="1949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9068975" w:history="1">
            <w:r w:rsidR="00A33A9F" w:rsidRPr="00BB57EB">
              <w:rPr>
                <w:rStyle w:val="af4"/>
                <w:noProof/>
              </w:rPr>
              <w:t>3.1.1.</w:t>
            </w:r>
            <w:r w:rsidR="00A33A9F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A33A9F" w:rsidRPr="00BB57EB">
              <w:rPr>
                <w:rStyle w:val="af4"/>
                <w:noProof/>
              </w:rPr>
              <w:t>Задачи работы (</w:t>
            </w:r>
            <w:r w:rsidR="00A33A9F" w:rsidRPr="00BB57EB">
              <w:rPr>
                <w:rStyle w:val="af4"/>
                <w:noProof/>
                <w:lang w:val="en-US"/>
              </w:rPr>
              <w:t>Android</w:t>
            </w:r>
            <w:r w:rsidR="00A33A9F" w:rsidRPr="00BB57EB">
              <w:rPr>
                <w:rStyle w:val="af4"/>
                <w:noProof/>
              </w:rPr>
              <w:t xml:space="preserve"> и </w:t>
            </w:r>
            <w:r w:rsidR="00A33A9F" w:rsidRPr="00BB57EB">
              <w:rPr>
                <w:rStyle w:val="af4"/>
                <w:noProof/>
                <w:lang w:val="en-US"/>
              </w:rPr>
              <w:t>iOS</w:t>
            </w:r>
            <w:r w:rsidR="00A33A9F" w:rsidRPr="00BB57EB">
              <w:rPr>
                <w:rStyle w:val="af4"/>
                <w:noProof/>
              </w:rPr>
              <w:t xml:space="preserve"> клиент)</w:t>
            </w:r>
            <w:r w:rsidR="00A33A9F">
              <w:rPr>
                <w:noProof/>
                <w:webHidden/>
              </w:rPr>
              <w:tab/>
            </w:r>
            <w:r w:rsidR="00A33A9F">
              <w:rPr>
                <w:noProof/>
                <w:webHidden/>
              </w:rPr>
              <w:fldChar w:fldCharType="begin"/>
            </w:r>
            <w:r w:rsidR="00A33A9F">
              <w:rPr>
                <w:noProof/>
                <w:webHidden/>
              </w:rPr>
              <w:instrText xml:space="preserve"> PAGEREF _Toc69068975 \h </w:instrText>
            </w:r>
            <w:r w:rsidR="00A33A9F">
              <w:rPr>
                <w:noProof/>
                <w:webHidden/>
              </w:rPr>
            </w:r>
            <w:r w:rsidR="00A33A9F">
              <w:rPr>
                <w:noProof/>
                <w:webHidden/>
              </w:rPr>
              <w:fldChar w:fldCharType="separate"/>
            </w:r>
            <w:r w:rsidR="00893380">
              <w:rPr>
                <w:noProof/>
                <w:webHidden/>
              </w:rPr>
              <w:t>6</w:t>
            </w:r>
            <w:r w:rsidR="00A33A9F">
              <w:rPr>
                <w:noProof/>
                <w:webHidden/>
              </w:rPr>
              <w:fldChar w:fldCharType="end"/>
            </w:r>
          </w:hyperlink>
        </w:p>
        <w:p w14:paraId="30128C7A" w14:textId="16A376A5" w:rsidR="00A33A9F" w:rsidRDefault="0021117E">
          <w:pPr>
            <w:pStyle w:val="33"/>
            <w:tabs>
              <w:tab w:val="left" w:pos="1949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9068982" w:history="1">
            <w:r w:rsidR="00A33A9F" w:rsidRPr="00BB57EB">
              <w:rPr>
                <w:rStyle w:val="af4"/>
                <w:noProof/>
              </w:rPr>
              <w:t>3.1.2.</w:t>
            </w:r>
            <w:r w:rsidR="00A33A9F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A33A9F" w:rsidRPr="00BB57EB">
              <w:rPr>
                <w:rStyle w:val="af4"/>
                <w:noProof/>
              </w:rPr>
              <w:t>Задачи работы (серверная часть)</w:t>
            </w:r>
            <w:r w:rsidR="00A33A9F">
              <w:rPr>
                <w:noProof/>
                <w:webHidden/>
              </w:rPr>
              <w:tab/>
            </w:r>
            <w:r w:rsidR="00A33A9F">
              <w:rPr>
                <w:noProof/>
                <w:webHidden/>
              </w:rPr>
              <w:fldChar w:fldCharType="begin"/>
            </w:r>
            <w:r w:rsidR="00A33A9F">
              <w:rPr>
                <w:noProof/>
                <w:webHidden/>
              </w:rPr>
              <w:instrText xml:space="preserve"> PAGEREF _Toc69068982 \h </w:instrText>
            </w:r>
            <w:r w:rsidR="00A33A9F">
              <w:rPr>
                <w:noProof/>
                <w:webHidden/>
              </w:rPr>
            </w:r>
            <w:r w:rsidR="00A33A9F">
              <w:rPr>
                <w:noProof/>
                <w:webHidden/>
              </w:rPr>
              <w:fldChar w:fldCharType="separate"/>
            </w:r>
            <w:r w:rsidR="00893380">
              <w:rPr>
                <w:noProof/>
                <w:webHidden/>
              </w:rPr>
              <w:t>6</w:t>
            </w:r>
            <w:r w:rsidR="00A33A9F">
              <w:rPr>
                <w:noProof/>
                <w:webHidden/>
              </w:rPr>
              <w:fldChar w:fldCharType="end"/>
            </w:r>
          </w:hyperlink>
        </w:p>
        <w:p w14:paraId="59947A46" w14:textId="5D6F132E" w:rsidR="00A33A9F" w:rsidRDefault="0021117E">
          <w:pPr>
            <w:pStyle w:val="22"/>
            <w:tabs>
              <w:tab w:val="left" w:pos="1540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9068988" w:history="1">
            <w:r w:rsidR="00A33A9F" w:rsidRPr="00BB57EB">
              <w:rPr>
                <w:rStyle w:val="af4"/>
                <w:noProof/>
              </w:rPr>
              <w:t>3.2.</w:t>
            </w:r>
            <w:r w:rsidR="00A33A9F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A33A9F" w:rsidRPr="00BB57EB">
              <w:rPr>
                <w:rStyle w:val="af4"/>
                <w:noProof/>
              </w:rPr>
              <w:t>Описание алгоритма и функционирования программы</w:t>
            </w:r>
            <w:r w:rsidR="00A33A9F">
              <w:rPr>
                <w:noProof/>
                <w:webHidden/>
              </w:rPr>
              <w:tab/>
            </w:r>
            <w:r w:rsidR="00A33A9F">
              <w:rPr>
                <w:noProof/>
                <w:webHidden/>
              </w:rPr>
              <w:fldChar w:fldCharType="begin"/>
            </w:r>
            <w:r w:rsidR="00A33A9F">
              <w:rPr>
                <w:noProof/>
                <w:webHidden/>
              </w:rPr>
              <w:instrText xml:space="preserve"> PAGEREF _Toc69068988 \h </w:instrText>
            </w:r>
            <w:r w:rsidR="00A33A9F">
              <w:rPr>
                <w:noProof/>
                <w:webHidden/>
              </w:rPr>
            </w:r>
            <w:r w:rsidR="00A33A9F">
              <w:rPr>
                <w:noProof/>
                <w:webHidden/>
              </w:rPr>
              <w:fldChar w:fldCharType="separate"/>
            </w:r>
            <w:r w:rsidR="00893380">
              <w:rPr>
                <w:noProof/>
                <w:webHidden/>
              </w:rPr>
              <w:t>6</w:t>
            </w:r>
            <w:r w:rsidR="00A33A9F">
              <w:rPr>
                <w:noProof/>
                <w:webHidden/>
              </w:rPr>
              <w:fldChar w:fldCharType="end"/>
            </w:r>
          </w:hyperlink>
        </w:p>
        <w:p w14:paraId="5B90E924" w14:textId="6889DE07" w:rsidR="00A33A9F" w:rsidRDefault="0021117E" w:rsidP="00A33A9F">
          <w:pPr>
            <w:pStyle w:val="33"/>
            <w:tabs>
              <w:tab w:val="left" w:pos="1949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9068989" w:history="1">
            <w:r w:rsidR="00A33A9F" w:rsidRPr="00BB57EB">
              <w:rPr>
                <w:rStyle w:val="af4"/>
                <w:noProof/>
              </w:rPr>
              <w:t>3.2.1.</w:t>
            </w:r>
            <w:r w:rsidR="00A33A9F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A33A9F" w:rsidRPr="00BB57EB">
              <w:rPr>
                <w:rStyle w:val="af4"/>
                <w:noProof/>
              </w:rPr>
              <w:t>Описание построения мобильного приложения</w:t>
            </w:r>
            <w:r w:rsidR="00A33A9F">
              <w:rPr>
                <w:noProof/>
                <w:webHidden/>
              </w:rPr>
              <w:tab/>
            </w:r>
            <w:r w:rsidR="00A33A9F">
              <w:rPr>
                <w:noProof/>
                <w:webHidden/>
              </w:rPr>
              <w:fldChar w:fldCharType="begin"/>
            </w:r>
            <w:r w:rsidR="00A33A9F">
              <w:rPr>
                <w:noProof/>
                <w:webHidden/>
              </w:rPr>
              <w:instrText xml:space="preserve"> PAGEREF _Toc69068989 \h </w:instrText>
            </w:r>
            <w:r w:rsidR="00A33A9F">
              <w:rPr>
                <w:noProof/>
                <w:webHidden/>
              </w:rPr>
            </w:r>
            <w:r w:rsidR="00A33A9F">
              <w:rPr>
                <w:noProof/>
                <w:webHidden/>
              </w:rPr>
              <w:fldChar w:fldCharType="separate"/>
            </w:r>
            <w:r w:rsidR="00893380">
              <w:rPr>
                <w:noProof/>
                <w:webHidden/>
              </w:rPr>
              <w:t>6</w:t>
            </w:r>
            <w:r w:rsidR="00A33A9F">
              <w:rPr>
                <w:noProof/>
                <w:webHidden/>
              </w:rPr>
              <w:fldChar w:fldCharType="end"/>
            </w:r>
          </w:hyperlink>
        </w:p>
        <w:p w14:paraId="614CF3CD" w14:textId="30A20ADB" w:rsidR="00A33A9F" w:rsidRDefault="0021117E">
          <w:pPr>
            <w:pStyle w:val="33"/>
            <w:tabs>
              <w:tab w:val="left" w:pos="1949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9069031" w:history="1">
            <w:r w:rsidR="00A33A9F" w:rsidRPr="00BB57EB">
              <w:rPr>
                <w:rStyle w:val="af4"/>
                <w:noProof/>
              </w:rPr>
              <w:t>3.2.2.</w:t>
            </w:r>
            <w:r w:rsidR="00A33A9F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A33A9F" w:rsidRPr="00BB57EB">
              <w:rPr>
                <w:rStyle w:val="af4"/>
                <w:noProof/>
              </w:rPr>
              <w:t>Описание построения серверной части</w:t>
            </w:r>
            <w:r w:rsidR="00A33A9F">
              <w:rPr>
                <w:noProof/>
                <w:webHidden/>
              </w:rPr>
              <w:tab/>
            </w:r>
            <w:r w:rsidR="00A33A9F">
              <w:rPr>
                <w:noProof/>
                <w:webHidden/>
              </w:rPr>
              <w:fldChar w:fldCharType="begin"/>
            </w:r>
            <w:r w:rsidR="00A33A9F">
              <w:rPr>
                <w:noProof/>
                <w:webHidden/>
              </w:rPr>
              <w:instrText xml:space="preserve"> PAGEREF _Toc69069031 \h </w:instrText>
            </w:r>
            <w:r w:rsidR="00A33A9F">
              <w:rPr>
                <w:noProof/>
                <w:webHidden/>
              </w:rPr>
            </w:r>
            <w:r w:rsidR="00A33A9F">
              <w:rPr>
                <w:noProof/>
                <w:webHidden/>
              </w:rPr>
              <w:fldChar w:fldCharType="separate"/>
            </w:r>
            <w:r w:rsidR="00893380">
              <w:rPr>
                <w:noProof/>
                <w:webHidden/>
              </w:rPr>
              <w:t>17</w:t>
            </w:r>
            <w:r w:rsidR="00A33A9F">
              <w:rPr>
                <w:noProof/>
                <w:webHidden/>
              </w:rPr>
              <w:fldChar w:fldCharType="end"/>
            </w:r>
          </w:hyperlink>
        </w:p>
        <w:p w14:paraId="6031E4A0" w14:textId="45E4BBF3" w:rsidR="00A33A9F" w:rsidRDefault="0021117E">
          <w:pPr>
            <w:pStyle w:val="22"/>
            <w:tabs>
              <w:tab w:val="left" w:pos="1540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9069033" w:history="1">
            <w:r w:rsidR="00A33A9F" w:rsidRPr="00BB57EB">
              <w:rPr>
                <w:rStyle w:val="af4"/>
                <w:noProof/>
              </w:rPr>
              <w:t>3.3.</w:t>
            </w:r>
            <w:r w:rsidR="00A33A9F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A33A9F" w:rsidRPr="00BB57EB">
              <w:rPr>
                <w:rStyle w:val="af4"/>
                <w:noProof/>
              </w:rPr>
              <w:t>Описание и обоснование выбора метода взаимодействия клиента и сервера</w:t>
            </w:r>
            <w:r w:rsidR="00A33A9F">
              <w:rPr>
                <w:noProof/>
                <w:webHidden/>
              </w:rPr>
              <w:tab/>
            </w:r>
            <w:r w:rsidR="00A33A9F">
              <w:rPr>
                <w:noProof/>
                <w:webHidden/>
              </w:rPr>
              <w:fldChar w:fldCharType="begin"/>
            </w:r>
            <w:r w:rsidR="00A33A9F">
              <w:rPr>
                <w:noProof/>
                <w:webHidden/>
              </w:rPr>
              <w:instrText xml:space="preserve"> PAGEREF _Toc69069033 \h </w:instrText>
            </w:r>
            <w:r w:rsidR="00A33A9F">
              <w:rPr>
                <w:noProof/>
                <w:webHidden/>
              </w:rPr>
            </w:r>
            <w:r w:rsidR="00A33A9F">
              <w:rPr>
                <w:noProof/>
                <w:webHidden/>
              </w:rPr>
              <w:fldChar w:fldCharType="separate"/>
            </w:r>
            <w:r w:rsidR="00893380">
              <w:rPr>
                <w:noProof/>
                <w:webHidden/>
              </w:rPr>
              <w:t>23</w:t>
            </w:r>
            <w:r w:rsidR="00A33A9F">
              <w:rPr>
                <w:noProof/>
                <w:webHidden/>
              </w:rPr>
              <w:fldChar w:fldCharType="end"/>
            </w:r>
          </w:hyperlink>
        </w:p>
        <w:p w14:paraId="751CB034" w14:textId="29869C76" w:rsidR="00A33A9F" w:rsidRDefault="0021117E">
          <w:pPr>
            <w:pStyle w:val="33"/>
            <w:tabs>
              <w:tab w:val="left" w:pos="1949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9069034" w:history="1">
            <w:r w:rsidR="00A33A9F" w:rsidRPr="00BB57EB">
              <w:rPr>
                <w:rStyle w:val="af4"/>
                <w:noProof/>
              </w:rPr>
              <w:t>3.3.1.</w:t>
            </w:r>
            <w:r w:rsidR="00A33A9F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A33A9F" w:rsidRPr="00BB57EB">
              <w:rPr>
                <w:rStyle w:val="af4"/>
                <w:noProof/>
              </w:rPr>
              <w:t>Описание метода организации взаимодействия клиента и сервера</w:t>
            </w:r>
            <w:r w:rsidR="00A33A9F">
              <w:rPr>
                <w:noProof/>
                <w:webHidden/>
              </w:rPr>
              <w:tab/>
            </w:r>
            <w:r w:rsidR="00A33A9F">
              <w:rPr>
                <w:noProof/>
                <w:webHidden/>
              </w:rPr>
              <w:fldChar w:fldCharType="begin"/>
            </w:r>
            <w:r w:rsidR="00A33A9F">
              <w:rPr>
                <w:noProof/>
                <w:webHidden/>
              </w:rPr>
              <w:instrText xml:space="preserve"> PAGEREF _Toc69069034 \h </w:instrText>
            </w:r>
            <w:r w:rsidR="00A33A9F">
              <w:rPr>
                <w:noProof/>
                <w:webHidden/>
              </w:rPr>
            </w:r>
            <w:r w:rsidR="00A33A9F">
              <w:rPr>
                <w:noProof/>
                <w:webHidden/>
              </w:rPr>
              <w:fldChar w:fldCharType="separate"/>
            </w:r>
            <w:r w:rsidR="00893380">
              <w:rPr>
                <w:noProof/>
                <w:webHidden/>
              </w:rPr>
              <w:t>23</w:t>
            </w:r>
            <w:r w:rsidR="00A33A9F">
              <w:rPr>
                <w:noProof/>
                <w:webHidden/>
              </w:rPr>
              <w:fldChar w:fldCharType="end"/>
            </w:r>
          </w:hyperlink>
        </w:p>
        <w:p w14:paraId="68A0B22D" w14:textId="084D0589" w:rsidR="00A33A9F" w:rsidRDefault="0021117E">
          <w:pPr>
            <w:pStyle w:val="33"/>
            <w:tabs>
              <w:tab w:val="left" w:pos="1949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9069035" w:history="1">
            <w:r w:rsidR="00A33A9F" w:rsidRPr="00BB57EB">
              <w:rPr>
                <w:rStyle w:val="af4"/>
                <w:noProof/>
              </w:rPr>
              <w:t>3.3.2.</w:t>
            </w:r>
            <w:r w:rsidR="00A33A9F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A33A9F" w:rsidRPr="00BB57EB">
              <w:rPr>
                <w:rStyle w:val="af4"/>
                <w:noProof/>
              </w:rPr>
              <w:t>Обоснования выбора метода организации взаимодействия клиента и сервера</w:t>
            </w:r>
            <w:r w:rsidR="00A33A9F">
              <w:rPr>
                <w:noProof/>
                <w:webHidden/>
              </w:rPr>
              <w:tab/>
            </w:r>
            <w:r w:rsidR="00A33A9F">
              <w:rPr>
                <w:noProof/>
                <w:webHidden/>
              </w:rPr>
              <w:fldChar w:fldCharType="begin"/>
            </w:r>
            <w:r w:rsidR="00A33A9F">
              <w:rPr>
                <w:noProof/>
                <w:webHidden/>
              </w:rPr>
              <w:instrText xml:space="preserve"> PAGEREF _Toc69069035 \h </w:instrText>
            </w:r>
            <w:r w:rsidR="00A33A9F">
              <w:rPr>
                <w:noProof/>
                <w:webHidden/>
              </w:rPr>
            </w:r>
            <w:r w:rsidR="00A33A9F">
              <w:rPr>
                <w:noProof/>
                <w:webHidden/>
              </w:rPr>
              <w:fldChar w:fldCharType="separate"/>
            </w:r>
            <w:r w:rsidR="00893380">
              <w:rPr>
                <w:noProof/>
                <w:webHidden/>
              </w:rPr>
              <w:t>23</w:t>
            </w:r>
            <w:r w:rsidR="00A33A9F">
              <w:rPr>
                <w:noProof/>
                <w:webHidden/>
              </w:rPr>
              <w:fldChar w:fldCharType="end"/>
            </w:r>
          </w:hyperlink>
        </w:p>
        <w:p w14:paraId="7254F1BA" w14:textId="3A60A407" w:rsidR="00A33A9F" w:rsidRDefault="0021117E">
          <w:pPr>
            <w:pStyle w:val="22"/>
            <w:tabs>
              <w:tab w:val="left" w:pos="1540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9069037" w:history="1">
            <w:r w:rsidR="00A33A9F" w:rsidRPr="00BB57EB">
              <w:rPr>
                <w:rStyle w:val="af4"/>
                <w:noProof/>
              </w:rPr>
              <w:t>3.4.</w:t>
            </w:r>
            <w:r w:rsidR="00A33A9F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A33A9F" w:rsidRPr="00BB57EB">
              <w:rPr>
                <w:rStyle w:val="af4"/>
                <w:noProof/>
              </w:rPr>
              <w:t>Описание и обоснование выбора состава технических и программных средств</w:t>
            </w:r>
            <w:r w:rsidR="00A33A9F">
              <w:rPr>
                <w:noProof/>
                <w:webHidden/>
              </w:rPr>
              <w:tab/>
            </w:r>
            <w:r w:rsidR="00A33A9F">
              <w:rPr>
                <w:noProof/>
                <w:webHidden/>
              </w:rPr>
              <w:fldChar w:fldCharType="begin"/>
            </w:r>
            <w:r w:rsidR="00A33A9F">
              <w:rPr>
                <w:noProof/>
                <w:webHidden/>
              </w:rPr>
              <w:instrText xml:space="preserve"> PAGEREF _Toc69069037 \h </w:instrText>
            </w:r>
            <w:r w:rsidR="00A33A9F">
              <w:rPr>
                <w:noProof/>
                <w:webHidden/>
              </w:rPr>
            </w:r>
            <w:r w:rsidR="00A33A9F">
              <w:rPr>
                <w:noProof/>
                <w:webHidden/>
              </w:rPr>
              <w:fldChar w:fldCharType="separate"/>
            </w:r>
            <w:r w:rsidR="00893380">
              <w:rPr>
                <w:noProof/>
                <w:webHidden/>
              </w:rPr>
              <w:t>24</w:t>
            </w:r>
            <w:r w:rsidR="00A33A9F">
              <w:rPr>
                <w:noProof/>
                <w:webHidden/>
              </w:rPr>
              <w:fldChar w:fldCharType="end"/>
            </w:r>
          </w:hyperlink>
        </w:p>
        <w:p w14:paraId="3DDA51B6" w14:textId="098C7E6C" w:rsidR="00A33A9F" w:rsidRDefault="0021117E" w:rsidP="00A33A9F">
          <w:pPr>
            <w:pStyle w:val="33"/>
            <w:tabs>
              <w:tab w:val="left" w:pos="1949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9069038" w:history="1">
            <w:r w:rsidR="00A33A9F" w:rsidRPr="00BB57EB">
              <w:rPr>
                <w:rStyle w:val="af4"/>
                <w:noProof/>
              </w:rPr>
              <w:t>3.4.1.</w:t>
            </w:r>
            <w:r w:rsidR="00A33A9F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A33A9F" w:rsidRPr="00BB57EB">
              <w:rPr>
                <w:rStyle w:val="af4"/>
                <w:noProof/>
              </w:rPr>
              <w:t>Состав технических и программных средств</w:t>
            </w:r>
            <w:r w:rsidR="00A33A9F">
              <w:rPr>
                <w:noProof/>
                <w:webHidden/>
              </w:rPr>
              <w:tab/>
            </w:r>
            <w:r w:rsidR="00A33A9F">
              <w:rPr>
                <w:noProof/>
                <w:webHidden/>
              </w:rPr>
              <w:fldChar w:fldCharType="begin"/>
            </w:r>
            <w:r w:rsidR="00A33A9F">
              <w:rPr>
                <w:noProof/>
                <w:webHidden/>
              </w:rPr>
              <w:instrText xml:space="preserve"> PAGEREF _Toc69069038 \h </w:instrText>
            </w:r>
            <w:r w:rsidR="00A33A9F">
              <w:rPr>
                <w:noProof/>
                <w:webHidden/>
              </w:rPr>
            </w:r>
            <w:r w:rsidR="00A33A9F">
              <w:rPr>
                <w:noProof/>
                <w:webHidden/>
              </w:rPr>
              <w:fldChar w:fldCharType="separate"/>
            </w:r>
            <w:r w:rsidR="00893380">
              <w:rPr>
                <w:noProof/>
                <w:webHidden/>
              </w:rPr>
              <w:t>24</w:t>
            </w:r>
            <w:r w:rsidR="00A33A9F">
              <w:rPr>
                <w:noProof/>
                <w:webHidden/>
              </w:rPr>
              <w:fldChar w:fldCharType="end"/>
            </w:r>
          </w:hyperlink>
        </w:p>
        <w:p w14:paraId="468BB9A8" w14:textId="1BE41D27" w:rsidR="00A33A9F" w:rsidRDefault="0021117E" w:rsidP="00A33A9F">
          <w:pPr>
            <w:pStyle w:val="33"/>
            <w:tabs>
              <w:tab w:val="left" w:pos="1949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9069069" w:history="1">
            <w:r w:rsidR="00A33A9F" w:rsidRPr="00BB57EB">
              <w:rPr>
                <w:rStyle w:val="af4"/>
                <w:noProof/>
              </w:rPr>
              <w:t>3.4.2.</w:t>
            </w:r>
            <w:r w:rsidR="00A33A9F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A33A9F" w:rsidRPr="00BB57EB">
              <w:rPr>
                <w:rStyle w:val="af4"/>
                <w:noProof/>
              </w:rPr>
              <w:t>Обоснование выбора технических и программных средств</w:t>
            </w:r>
            <w:r w:rsidR="00A33A9F">
              <w:rPr>
                <w:noProof/>
                <w:webHidden/>
              </w:rPr>
              <w:tab/>
            </w:r>
            <w:r w:rsidR="00A33A9F">
              <w:rPr>
                <w:noProof/>
                <w:webHidden/>
              </w:rPr>
              <w:fldChar w:fldCharType="begin"/>
            </w:r>
            <w:r w:rsidR="00A33A9F">
              <w:rPr>
                <w:noProof/>
                <w:webHidden/>
              </w:rPr>
              <w:instrText xml:space="preserve"> PAGEREF _Toc69069069 \h </w:instrText>
            </w:r>
            <w:r w:rsidR="00A33A9F">
              <w:rPr>
                <w:noProof/>
                <w:webHidden/>
              </w:rPr>
            </w:r>
            <w:r w:rsidR="00A33A9F">
              <w:rPr>
                <w:noProof/>
                <w:webHidden/>
              </w:rPr>
              <w:fldChar w:fldCharType="separate"/>
            </w:r>
            <w:r w:rsidR="00893380">
              <w:rPr>
                <w:noProof/>
                <w:webHidden/>
              </w:rPr>
              <w:t>25</w:t>
            </w:r>
            <w:r w:rsidR="00A33A9F">
              <w:rPr>
                <w:noProof/>
                <w:webHidden/>
              </w:rPr>
              <w:fldChar w:fldCharType="end"/>
            </w:r>
          </w:hyperlink>
        </w:p>
        <w:p w14:paraId="795E3DF7" w14:textId="54453897" w:rsidR="00A33A9F" w:rsidRDefault="0021117E" w:rsidP="00C36D01">
          <w:pPr>
            <w:pStyle w:val="13"/>
            <w:rPr>
              <w:rFonts w:asciiTheme="minorHAnsi" w:eastAsiaTheme="minorEastAsia" w:hAnsiTheme="minorHAnsi"/>
              <w:sz w:val="22"/>
              <w:lang w:val="en-US"/>
            </w:rPr>
          </w:pPr>
          <w:hyperlink w:anchor="_Toc69069073" w:history="1">
            <w:r w:rsidR="00A33A9F" w:rsidRPr="00BB57EB">
              <w:rPr>
                <w:rStyle w:val="af4"/>
              </w:rPr>
              <w:t>4.</w:t>
            </w:r>
            <w:r w:rsidR="00A33A9F">
              <w:rPr>
                <w:rFonts w:asciiTheme="minorHAnsi" w:eastAsiaTheme="minorEastAsia" w:hAnsiTheme="minorHAnsi"/>
                <w:sz w:val="22"/>
                <w:lang w:val="en-US"/>
              </w:rPr>
              <w:tab/>
            </w:r>
            <w:r w:rsidR="00A33A9F" w:rsidRPr="00BB57EB">
              <w:rPr>
                <w:rStyle w:val="af4"/>
              </w:rPr>
              <w:t>ОЖИДАЕМЫЕ ТЕХНИКО-ЭКОНОМИЧЕСКИЕ ПОКАЗАТЕЛИ</w:t>
            </w:r>
            <w:r w:rsidR="00A33A9F">
              <w:rPr>
                <w:webHidden/>
              </w:rPr>
              <w:tab/>
            </w:r>
            <w:r w:rsidR="00A33A9F">
              <w:rPr>
                <w:webHidden/>
              </w:rPr>
              <w:fldChar w:fldCharType="begin"/>
            </w:r>
            <w:r w:rsidR="00A33A9F">
              <w:rPr>
                <w:webHidden/>
              </w:rPr>
              <w:instrText xml:space="preserve"> PAGEREF _Toc69069073 \h </w:instrText>
            </w:r>
            <w:r w:rsidR="00A33A9F">
              <w:rPr>
                <w:webHidden/>
              </w:rPr>
            </w:r>
            <w:r w:rsidR="00A33A9F">
              <w:rPr>
                <w:webHidden/>
              </w:rPr>
              <w:fldChar w:fldCharType="separate"/>
            </w:r>
            <w:r w:rsidR="00893380">
              <w:rPr>
                <w:webHidden/>
              </w:rPr>
              <w:t>26</w:t>
            </w:r>
            <w:r w:rsidR="00A33A9F">
              <w:rPr>
                <w:webHidden/>
              </w:rPr>
              <w:fldChar w:fldCharType="end"/>
            </w:r>
          </w:hyperlink>
        </w:p>
        <w:p w14:paraId="2F7C2810" w14:textId="3DB6F173" w:rsidR="00A33A9F" w:rsidRDefault="0021117E">
          <w:pPr>
            <w:pStyle w:val="22"/>
            <w:tabs>
              <w:tab w:val="left" w:pos="1540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9069075" w:history="1">
            <w:r w:rsidR="00A33A9F" w:rsidRPr="00BB57EB">
              <w:rPr>
                <w:rStyle w:val="af4"/>
                <w:noProof/>
              </w:rPr>
              <w:t>4.1.</w:t>
            </w:r>
            <w:r w:rsidR="00A33A9F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A33A9F" w:rsidRPr="00BB57EB">
              <w:rPr>
                <w:rStyle w:val="af4"/>
                <w:noProof/>
              </w:rPr>
              <w:t>Ориентировочная экономическая эффективность</w:t>
            </w:r>
            <w:r w:rsidR="00A33A9F">
              <w:rPr>
                <w:noProof/>
                <w:webHidden/>
              </w:rPr>
              <w:tab/>
            </w:r>
            <w:r w:rsidR="00A33A9F">
              <w:rPr>
                <w:noProof/>
                <w:webHidden/>
              </w:rPr>
              <w:fldChar w:fldCharType="begin"/>
            </w:r>
            <w:r w:rsidR="00A33A9F">
              <w:rPr>
                <w:noProof/>
                <w:webHidden/>
              </w:rPr>
              <w:instrText xml:space="preserve"> PAGEREF _Toc69069075 \h </w:instrText>
            </w:r>
            <w:r w:rsidR="00A33A9F">
              <w:rPr>
                <w:noProof/>
                <w:webHidden/>
              </w:rPr>
            </w:r>
            <w:r w:rsidR="00A33A9F">
              <w:rPr>
                <w:noProof/>
                <w:webHidden/>
              </w:rPr>
              <w:fldChar w:fldCharType="separate"/>
            </w:r>
            <w:r w:rsidR="00893380">
              <w:rPr>
                <w:noProof/>
                <w:webHidden/>
              </w:rPr>
              <w:t>26</w:t>
            </w:r>
            <w:r w:rsidR="00A33A9F">
              <w:rPr>
                <w:noProof/>
                <w:webHidden/>
              </w:rPr>
              <w:fldChar w:fldCharType="end"/>
            </w:r>
          </w:hyperlink>
        </w:p>
        <w:p w14:paraId="4919C70D" w14:textId="0A206B63" w:rsidR="00A33A9F" w:rsidRDefault="0021117E">
          <w:pPr>
            <w:pStyle w:val="22"/>
            <w:tabs>
              <w:tab w:val="left" w:pos="1540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9069076" w:history="1">
            <w:r w:rsidR="00A33A9F" w:rsidRPr="00BB57EB">
              <w:rPr>
                <w:rStyle w:val="af4"/>
                <w:noProof/>
              </w:rPr>
              <w:t>4.2.</w:t>
            </w:r>
            <w:r w:rsidR="00A33A9F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A33A9F" w:rsidRPr="00BB57EB">
              <w:rPr>
                <w:rStyle w:val="af4"/>
                <w:noProof/>
              </w:rPr>
              <w:t>Предполагаемая потребность</w:t>
            </w:r>
            <w:r w:rsidR="00A33A9F">
              <w:rPr>
                <w:noProof/>
                <w:webHidden/>
              </w:rPr>
              <w:tab/>
            </w:r>
            <w:r w:rsidR="00A33A9F">
              <w:rPr>
                <w:noProof/>
                <w:webHidden/>
              </w:rPr>
              <w:fldChar w:fldCharType="begin"/>
            </w:r>
            <w:r w:rsidR="00A33A9F">
              <w:rPr>
                <w:noProof/>
                <w:webHidden/>
              </w:rPr>
              <w:instrText xml:space="preserve"> PAGEREF _Toc69069076 \h </w:instrText>
            </w:r>
            <w:r w:rsidR="00A33A9F">
              <w:rPr>
                <w:noProof/>
                <w:webHidden/>
              </w:rPr>
            </w:r>
            <w:r w:rsidR="00A33A9F">
              <w:rPr>
                <w:noProof/>
                <w:webHidden/>
              </w:rPr>
              <w:fldChar w:fldCharType="separate"/>
            </w:r>
            <w:r w:rsidR="00893380">
              <w:rPr>
                <w:noProof/>
                <w:webHidden/>
              </w:rPr>
              <w:t>26</w:t>
            </w:r>
            <w:r w:rsidR="00A33A9F">
              <w:rPr>
                <w:noProof/>
                <w:webHidden/>
              </w:rPr>
              <w:fldChar w:fldCharType="end"/>
            </w:r>
          </w:hyperlink>
        </w:p>
        <w:p w14:paraId="7CF6245F" w14:textId="42B791D3" w:rsidR="00A33A9F" w:rsidRDefault="0021117E">
          <w:pPr>
            <w:pStyle w:val="22"/>
            <w:tabs>
              <w:tab w:val="left" w:pos="1540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9069077" w:history="1">
            <w:r w:rsidR="00A33A9F" w:rsidRPr="00BB57EB">
              <w:rPr>
                <w:rStyle w:val="af4"/>
                <w:noProof/>
              </w:rPr>
              <w:t>4.3.</w:t>
            </w:r>
            <w:r w:rsidR="00A33A9F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A33A9F" w:rsidRPr="00BB57EB">
              <w:rPr>
                <w:rStyle w:val="af4"/>
                <w:noProof/>
              </w:rPr>
              <w:t>Экономические преимущества разработки по сравнению с отечественными и зарубежными образцами или аналогами</w:t>
            </w:r>
            <w:r w:rsidR="00A33A9F">
              <w:rPr>
                <w:noProof/>
                <w:webHidden/>
              </w:rPr>
              <w:tab/>
            </w:r>
            <w:r w:rsidR="00A33A9F">
              <w:rPr>
                <w:noProof/>
                <w:webHidden/>
              </w:rPr>
              <w:fldChar w:fldCharType="begin"/>
            </w:r>
            <w:r w:rsidR="00A33A9F">
              <w:rPr>
                <w:noProof/>
                <w:webHidden/>
              </w:rPr>
              <w:instrText xml:space="preserve"> PAGEREF _Toc69069077 \h </w:instrText>
            </w:r>
            <w:r w:rsidR="00A33A9F">
              <w:rPr>
                <w:noProof/>
                <w:webHidden/>
              </w:rPr>
            </w:r>
            <w:r w:rsidR="00A33A9F">
              <w:rPr>
                <w:noProof/>
                <w:webHidden/>
              </w:rPr>
              <w:fldChar w:fldCharType="separate"/>
            </w:r>
            <w:r w:rsidR="00893380">
              <w:rPr>
                <w:noProof/>
                <w:webHidden/>
              </w:rPr>
              <w:t>26</w:t>
            </w:r>
            <w:r w:rsidR="00A33A9F">
              <w:rPr>
                <w:noProof/>
                <w:webHidden/>
              </w:rPr>
              <w:fldChar w:fldCharType="end"/>
            </w:r>
          </w:hyperlink>
        </w:p>
        <w:p w14:paraId="09DE4AE0" w14:textId="719749D7" w:rsidR="00A33A9F" w:rsidRDefault="0021117E" w:rsidP="00C36D01">
          <w:pPr>
            <w:pStyle w:val="13"/>
            <w:rPr>
              <w:rFonts w:asciiTheme="minorHAnsi" w:eastAsiaTheme="minorEastAsia" w:hAnsiTheme="minorHAnsi"/>
              <w:sz w:val="22"/>
              <w:lang w:val="en-US"/>
            </w:rPr>
          </w:pPr>
          <w:hyperlink w:anchor="_Toc69069078" w:history="1">
            <w:r w:rsidR="00A33A9F" w:rsidRPr="00BB57EB">
              <w:rPr>
                <w:rStyle w:val="af4"/>
              </w:rPr>
              <w:t>5.</w:t>
            </w:r>
            <w:r w:rsidR="00A33A9F">
              <w:rPr>
                <w:rFonts w:asciiTheme="minorHAnsi" w:eastAsiaTheme="minorEastAsia" w:hAnsiTheme="minorHAnsi"/>
                <w:sz w:val="22"/>
                <w:lang w:val="en-US"/>
              </w:rPr>
              <w:tab/>
            </w:r>
            <w:r w:rsidR="00A33A9F" w:rsidRPr="00BB57EB">
              <w:rPr>
                <w:rStyle w:val="af4"/>
              </w:rPr>
              <w:t>СПИСОК ИСПОЛЬЗОВАННЫХ ИСТОЧНИКОВ</w:t>
            </w:r>
            <w:r w:rsidR="00A33A9F">
              <w:rPr>
                <w:webHidden/>
              </w:rPr>
              <w:tab/>
            </w:r>
            <w:r w:rsidR="00A33A9F">
              <w:rPr>
                <w:webHidden/>
              </w:rPr>
              <w:fldChar w:fldCharType="begin"/>
            </w:r>
            <w:r w:rsidR="00A33A9F">
              <w:rPr>
                <w:webHidden/>
              </w:rPr>
              <w:instrText xml:space="preserve"> PAGEREF _Toc69069078 \h </w:instrText>
            </w:r>
            <w:r w:rsidR="00A33A9F">
              <w:rPr>
                <w:webHidden/>
              </w:rPr>
            </w:r>
            <w:r w:rsidR="00A33A9F">
              <w:rPr>
                <w:webHidden/>
              </w:rPr>
              <w:fldChar w:fldCharType="separate"/>
            </w:r>
            <w:r w:rsidR="00893380">
              <w:rPr>
                <w:webHidden/>
              </w:rPr>
              <w:t>27</w:t>
            </w:r>
            <w:r w:rsidR="00A33A9F">
              <w:rPr>
                <w:webHidden/>
              </w:rPr>
              <w:fldChar w:fldCharType="end"/>
            </w:r>
          </w:hyperlink>
        </w:p>
        <w:p w14:paraId="40CE2A42" w14:textId="4CEE38F3" w:rsidR="00A33A9F" w:rsidRPr="00711B32" w:rsidRDefault="0021117E" w:rsidP="00C36D01">
          <w:pPr>
            <w:pStyle w:val="13"/>
            <w:rPr>
              <w:rFonts w:asciiTheme="minorHAnsi" w:eastAsiaTheme="minorEastAsia" w:hAnsiTheme="minorHAnsi"/>
              <w:sz w:val="22"/>
              <w:lang w:val="en-US"/>
            </w:rPr>
          </w:pPr>
          <w:hyperlink w:anchor="_Toc69069099" w:history="1">
            <w:r w:rsidR="00A33A9F" w:rsidRPr="00711B32">
              <w:rPr>
                <w:rStyle w:val="af4"/>
                <w:rFonts w:cs="Times New Roman"/>
              </w:rPr>
              <w:t xml:space="preserve">ПРИЛОЖЕНИЕ 1 </w:t>
            </w:r>
            <w:r w:rsidR="00A33A9F" w:rsidRPr="00711B32">
              <w:rPr>
                <w:rStyle w:val="af4"/>
              </w:rPr>
              <w:t>ТЕРМИНОЛОГИЯ</w:t>
            </w:r>
            <w:r w:rsidR="00A33A9F" w:rsidRPr="00711B32">
              <w:rPr>
                <w:webHidden/>
              </w:rPr>
              <w:tab/>
            </w:r>
            <w:r w:rsidR="00A33A9F" w:rsidRPr="00711B32">
              <w:rPr>
                <w:webHidden/>
              </w:rPr>
              <w:fldChar w:fldCharType="begin"/>
            </w:r>
            <w:r w:rsidR="00A33A9F" w:rsidRPr="00711B32">
              <w:rPr>
                <w:webHidden/>
              </w:rPr>
              <w:instrText xml:space="preserve"> PAGEREF _Toc69069099 \h </w:instrText>
            </w:r>
            <w:r w:rsidR="00A33A9F" w:rsidRPr="00711B32">
              <w:rPr>
                <w:webHidden/>
              </w:rPr>
            </w:r>
            <w:r w:rsidR="00A33A9F" w:rsidRPr="00711B32">
              <w:rPr>
                <w:webHidden/>
              </w:rPr>
              <w:fldChar w:fldCharType="separate"/>
            </w:r>
            <w:r w:rsidR="00893380" w:rsidRPr="00711B32">
              <w:rPr>
                <w:webHidden/>
              </w:rPr>
              <w:t>29</w:t>
            </w:r>
            <w:r w:rsidR="00A33A9F" w:rsidRPr="00711B32">
              <w:rPr>
                <w:webHidden/>
              </w:rPr>
              <w:fldChar w:fldCharType="end"/>
            </w:r>
          </w:hyperlink>
        </w:p>
        <w:p w14:paraId="4037F58D" w14:textId="78BBF054" w:rsidR="00A33A9F" w:rsidRPr="00711B32" w:rsidRDefault="0021117E" w:rsidP="00C36D01">
          <w:pPr>
            <w:pStyle w:val="13"/>
            <w:rPr>
              <w:rFonts w:asciiTheme="minorHAnsi" w:eastAsiaTheme="minorEastAsia" w:hAnsiTheme="minorHAnsi"/>
              <w:sz w:val="22"/>
              <w:lang w:val="en-US"/>
            </w:rPr>
          </w:pPr>
          <w:hyperlink w:anchor="_Toc69069100" w:history="1">
            <w:r w:rsidR="00A33A9F" w:rsidRPr="00711B32">
              <w:rPr>
                <w:rStyle w:val="af4"/>
              </w:rPr>
              <w:t xml:space="preserve">ПРИЛОЖЕНИЕ 2 ФОРМАТЫ </w:t>
            </w:r>
            <w:r w:rsidR="00A33A9F" w:rsidRPr="00711B32">
              <w:rPr>
                <w:rStyle w:val="af4"/>
                <w:lang w:val="en-US"/>
              </w:rPr>
              <w:t>HTTP</w:t>
            </w:r>
            <w:r w:rsidR="00A33A9F" w:rsidRPr="00711B32">
              <w:rPr>
                <w:rStyle w:val="af4"/>
              </w:rPr>
              <w:t>-ЗАПРОСОВ</w:t>
            </w:r>
            <w:r w:rsidR="00A33A9F" w:rsidRPr="00711B32">
              <w:rPr>
                <w:webHidden/>
              </w:rPr>
              <w:tab/>
            </w:r>
            <w:r w:rsidR="00A33A9F" w:rsidRPr="00711B32">
              <w:rPr>
                <w:webHidden/>
              </w:rPr>
              <w:fldChar w:fldCharType="begin"/>
            </w:r>
            <w:r w:rsidR="00A33A9F" w:rsidRPr="00711B32">
              <w:rPr>
                <w:webHidden/>
              </w:rPr>
              <w:instrText xml:space="preserve"> PAGEREF _Toc69069100 \h </w:instrText>
            </w:r>
            <w:r w:rsidR="00A33A9F" w:rsidRPr="00711B32">
              <w:rPr>
                <w:webHidden/>
              </w:rPr>
            </w:r>
            <w:r w:rsidR="00A33A9F" w:rsidRPr="00711B32">
              <w:rPr>
                <w:webHidden/>
              </w:rPr>
              <w:fldChar w:fldCharType="separate"/>
            </w:r>
            <w:r w:rsidR="00893380" w:rsidRPr="00711B32">
              <w:rPr>
                <w:webHidden/>
              </w:rPr>
              <w:t>31</w:t>
            </w:r>
            <w:r w:rsidR="00A33A9F" w:rsidRPr="00711B32">
              <w:rPr>
                <w:webHidden/>
              </w:rPr>
              <w:fldChar w:fldCharType="end"/>
            </w:r>
          </w:hyperlink>
        </w:p>
        <w:p w14:paraId="3DD3F851" w14:textId="17A626D9" w:rsidR="00A33A9F" w:rsidRPr="00711B32" w:rsidRDefault="0021117E" w:rsidP="00C36D01">
          <w:pPr>
            <w:pStyle w:val="13"/>
            <w:rPr>
              <w:rFonts w:asciiTheme="minorHAnsi" w:eastAsiaTheme="minorEastAsia" w:hAnsiTheme="minorHAnsi"/>
              <w:sz w:val="22"/>
              <w:lang w:val="en-US"/>
            </w:rPr>
          </w:pPr>
          <w:hyperlink w:anchor="_Toc69069101" w:history="1">
            <w:r w:rsidR="00A33A9F" w:rsidRPr="00711B32">
              <w:rPr>
                <w:rStyle w:val="af4"/>
              </w:rPr>
              <w:t>ПРИЛОЖЕНИЕ 3 ОПИСАНИЕ И ФУНКЦИОНАЛЬНОЕ НАЗНАЧЕНИЕ КЛАССОВ</w:t>
            </w:r>
            <w:r w:rsidR="00A33A9F" w:rsidRPr="00711B32">
              <w:rPr>
                <w:webHidden/>
              </w:rPr>
              <w:tab/>
            </w:r>
            <w:r w:rsidR="00C36D01">
              <w:rPr>
                <w:webHidden/>
              </w:rPr>
              <w:t>………………………………………………………………………………………………</w:t>
            </w:r>
            <w:r w:rsidR="00A33A9F" w:rsidRPr="00711B32">
              <w:rPr>
                <w:webHidden/>
              </w:rPr>
              <w:fldChar w:fldCharType="begin"/>
            </w:r>
            <w:r w:rsidR="00A33A9F" w:rsidRPr="00711B32">
              <w:rPr>
                <w:webHidden/>
              </w:rPr>
              <w:instrText xml:space="preserve"> PAGEREF _Toc69069101 \h </w:instrText>
            </w:r>
            <w:r w:rsidR="00A33A9F" w:rsidRPr="00711B32">
              <w:rPr>
                <w:webHidden/>
              </w:rPr>
            </w:r>
            <w:r w:rsidR="00A33A9F" w:rsidRPr="00711B32">
              <w:rPr>
                <w:webHidden/>
              </w:rPr>
              <w:fldChar w:fldCharType="separate"/>
            </w:r>
            <w:r w:rsidR="00893380" w:rsidRPr="00711B32">
              <w:rPr>
                <w:webHidden/>
              </w:rPr>
              <w:t>35</w:t>
            </w:r>
            <w:r w:rsidR="00A33A9F" w:rsidRPr="00711B32">
              <w:rPr>
                <w:webHidden/>
              </w:rPr>
              <w:fldChar w:fldCharType="end"/>
            </w:r>
          </w:hyperlink>
        </w:p>
        <w:p w14:paraId="07EA09F4" w14:textId="3D2878F2" w:rsidR="00A33A9F" w:rsidRPr="00711B32" w:rsidRDefault="0021117E" w:rsidP="00C36D01">
          <w:pPr>
            <w:pStyle w:val="13"/>
            <w:rPr>
              <w:rFonts w:asciiTheme="minorHAnsi" w:eastAsiaTheme="minorEastAsia" w:hAnsiTheme="minorHAnsi"/>
              <w:sz w:val="22"/>
              <w:lang w:val="en-US"/>
            </w:rPr>
          </w:pPr>
          <w:hyperlink w:anchor="_Toc69069102" w:history="1">
            <w:r w:rsidR="00A33A9F" w:rsidRPr="00711B32">
              <w:rPr>
                <w:rStyle w:val="af4"/>
              </w:rPr>
              <w:t>ПРИЛОЖЕНИЕ 4 ОПИСАНИЕ И ФУНКЦИОНАЛЬНОЕ НАЗНАЧЕНИЕ ПОЛЕЙ МЕТОДОВ И СВОЙСТВ</w:t>
            </w:r>
            <w:r w:rsidR="00A33A9F" w:rsidRPr="00711B32">
              <w:rPr>
                <w:webHidden/>
              </w:rPr>
              <w:tab/>
            </w:r>
            <w:r w:rsidR="00A33A9F" w:rsidRPr="00711B32">
              <w:rPr>
                <w:webHidden/>
              </w:rPr>
              <w:fldChar w:fldCharType="begin"/>
            </w:r>
            <w:r w:rsidR="00A33A9F" w:rsidRPr="00711B32">
              <w:rPr>
                <w:webHidden/>
              </w:rPr>
              <w:instrText xml:space="preserve"> PAGEREF _Toc69069102 \h </w:instrText>
            </w:r>
            <w:r w:rsidR="00A33A9F" w:rsidRPr="00711B32">
              <w:rPr>
                <w:webHidden/>
              </w:rPr>
            </w:r>
            <w:r w:rsidR="00A33A9F" w:rsidRPr="00711B32">
              <w:rPr>
                <w:webHidden/>
              </w:rPr>
              <w:fldChar w:fldCharType="separate"/>
            </w:r>
            <w:r w:rsidR="00893380" w:rsidRPr="00711B32">
              <w:rPr>
                <w:webHidden/>
              </w:rPr>
              <w:t>37</w:t>
            </w:r>
            <w:r w:rsidR="00A33A9F" w:rsidRPr="00711B32">
              <w:rPr>
                <w:webHidden/>
              </w:rPr>
              <w:fldChar w:fldCharType="end"/>
            </w:r>
          </w:hyperlink>
        </w:p>
        <w:p w14:paraId="2212D25B" w14:textId="388C96E7" w:rsidR="008168B1" w:rsidRDefault="00447634" w:rsidP="008168B1">
          <w:pPr>
            <w:sectPr w:rsidR="008168B1" w:rsidSect="008168B1">
              <w:footerReference w:type="default" r:id="rId15"/>
              <w:pgSz w:w="11906" w:h="16838"/>
              <w:pgMar w:top="1418" w:right="566" w:bottom="1418" w:left="1134" w:header="709" w:footer="0" w:gutter="0"/>
              <w:pgNumType w:start="10" w:chapStyle="3"/>
              <w:cols w:space="708"/>
              <w:docGrid w:linePitch="360"/>
            </w:sectPr>
          </w:pPr>
          <w:r w:rsidRPr="00332A47">
            <w:rPr>
              <w:bCs/>
            </w:rPr>
            <w:fldChar w:fldCharType="end"/>
          </w:r>
          <w:commentRangeEnd w:id="1"/>
          <w:r w:rsidR="00562EB5">
            <w:rPr>
              <w:rStyle w:val="afd"/>
            </w:rPr>
            <w:commentReference w:id="1"/>
          </w:r>
          <w:commentRangeEnd w:id="2"/>
          <w:r w:rsidR="00711B32">
            <w:rPr>
              <w:rStyle w:val="afd"/>
            </w:rPr>
            <w:commentReference w:id="2"/>
          </w:r>
        </w:p>
      </w:sdtContent>
    </w:sdt>
    <w:p w14:paraId="777EE6C3" w14:textId="77777777" w:rsidR="006B4694" w:rsidRPr="00F80447" w:rsidRDefault="006B4694" w:rsidP="008168B1">
      <w:pPr>
        <w:ind w:firstLine="0"/>
        <w:jc w:val="center"/>
        <w:rPr>
          <w:b/>
          <w:szCs w:val="24"/>
        </w:rPr>
      </w:pPr>
      <w:r w:rsidRPr="00F80447">
        <w:rPr>
          <w:b/>
          <w:szCs w:val="24"/>
        </w:rPr>
        <w:lastRenderedPageBreak/>
        <w:t>АННОТАЦИЯ</w:t>
      </w:r>
    </w:p>
    <w:p w14:paraId="5A67BE6D" w14:textId="77777777" w:rsidR="006B4694" w:rsidRDefault="006B4694" w:rsidP="006B4694">
      <w:pPr>
        <w:ind w:firstLine="0"/>
        <w:rPr>
          <w:szCs w:val="24"/>
        </w:rPr>
      </w:pPr>
    </w:p>
    <w:p w14:paraId="5901318A" w14:textId="77777777" w:rsidR="006B4694" w:rsidRPr="00EA6E8D" w:rsidRDefault="006B4694" w:rsidP="00163CE6">
      <w:pPr>
        <w:pStyle w:val="14"/>
      </w:pPr>
      <w:r w:rsidRPr="00F80447">
        <w:t>В данном программном документе приведена пояснительная записка к программе</w:t>
      </w:r>
      <w:r w:rsidRPr="00863235">
        <w:t xml:space="preserve"> </w:t>
      </w:r>
      <w:r w:rsidRPr="00A30749">
        <w:t>««</w:t>
      </w:r>
      <w:r>
        <w:rPr>
          <w:lang w:val="en-US"/>
        </w:rPr>
        <w:t>HSE</w:t>
      </w:r>
      <w:r w:rsidRPr="001E6A3C">
        <w:t xml:space="preserve"> </w:t>
      </w:r>
      <w:r>
        <w:rPr>
          <w:lang w:val="en-US"/>
        </w:rPr>
        <w:t>Coffee</w:t>
      </w:r>
      <w:r>
        <w:t>»</w:t>
      </w:r>
      <w:r w:rsidRPr="001E6A3C">
        <w:t xml:space="preserve"> </w:t>
      </w:r>
      <w:r>
        <w:t>–</w:t>
      </w:r>
      <w:r w:rsidRPr="001E6A3C">
        <w:t xml:space="preserve"> </w:t>
      </w:r>
      <w:r>
        <w:t xml:space="preserve">клиент-серверное приложение для знакомств на </w:t>
      </w:r>
      <w:r>
        <w:rPr>
          <w:lang w:val="en-US"/>
        </w:rPr>
        <w:t>Android</w:t>
      </w:r>
      <w:r w:rsidRPr="001E6A3C">
        <w:t xml:space="preserve"> &amp; </w:t>
      </w:r>
      <w:r>
        <w:rPr>
          <w:lang w:val="en-US"/>
        </w:rPr>
        <w:t>iOS</w:t>
      </w:r>
      <w:r>
        <w:t>»</w:t>
      </w:r>
    </w:p>
    <w:p w14:paraId="1DD66216" w14:textId="6267DC0C" w:rsidR="006B4694" w:rsidRPr="00F80447" w:rsidRDefault="006B4694" w:rsidP="00163CE6">
      <w:pPr>
        <w:pStyle w:val="14"/>
      </w:pPr>
      <w:r w:rsidRPr="00F80447">
        <w:t>В разделе «Введение» у</w:t>
      </w:r>
      <w:r>
        <w:t>казано наименование программы, краткое наименование программы и документы, на основании которых ведется разработка</w:t>
      </w:r>
      <w:r w:rsidRPr="00F80447">
        <w:t>.</w:t>
      </w:r>
    </w:p>
    <w:p w14:paraId="447DAF7F" w14:textId="77777777" w:rsidR="006B4694" w:rsidRPr="00F80447" w:rsidRDefault="006B4694" w:rsidP="008A5B6B">
      <w:pPr>
        <w:pStyle w:val="14"/>
      </w:pPr>
      <w:r w:rsidRPr="00F80447">
        <w:t xml:space="preserve">В разделе «Назначение и область применения» указано </w:t>
      </w:r>
      <w:r>
        <w:t xml:space="preserve">функциональное </w:t>
      </w:r>
      <w:r w:rsidRPr="00F80447">
        <w:t>назначение программы</w:t>
      </w:r>
      <w:r>
        <w:t>, эксплуатационное назначение программы</w:t>
      </w:r>
      <w:r w:rsidRPr="00F80447">
        <w:t xml:space="preserve"> и краткая характеристика области применения программы.</w:t>
      </w:r>
    </w:p>
    <w:p w14:paraId="24C27C3F" w14:textId="77777777" w:rsidR="006B4694" w:rsidRPr="00F80447" w:rsidRDefault="006B4694" w:rsidP="008A5B6B">
      <w:pPr>
        <w:pStyle w:val="14"/>
      </w:pPr>
      <w:r w:rsidRPr="00F80447">
        <w:t>В разделе «Технические характеристики» содержатся следующие подразделы:</w:t>
      </w:r>
    </w:p>
    <w:p w14:paraId="54253FF2" w14:textId="77777777" w:rsidR="006B4694" w:rsidRPr="0098020B" w:rsidRDefault="006B4694" w:rsidP="008A5B6B">
      <w:pPr>
        <w:pStyle w:val="a"/>
      </w:pPr>
      <w:r w:rsidRPr="0098020B">
        <w:t>постановка задачи на разработку программы;</w:t>
      </w:r>
    </w:p>
    <w:p w14:paraId="3413168F" w14:textId="77777777" w:rsidR="006B4694" w:rsidRPr="0098020B" w:rsidRDefault="006B4694" w:rsidP="008A5B6B">
      <w:pPr>
        <w:pStyle w:val="a"/>
      </w:pPr>
      <w:r w:rsidRPr="0098020B">
        <w:t>описание алгоритма и функционирования программы с обоснованием выбора схемы алгоритма решения задачи и возможные взаимодействия программы с другими программами;</w:t>
      </w:r>
    </w:p>
    <w:p w14:paraId="5B553826" w14:textId="77777777" w:rsidR="006B4694" w:rsidRPr="0098020B" w:rsidRDefault="006B4694" w:rsidP="008A5B6B">
      <w:pPr>
        <w:pStyle w:val="a"/>
      </w:pPr>
      <w:r w:rsidRPr="0098020B">
        <w:t>описание и обоснование выбора метода организации входных и выходных данных;</w:t>
      </w:r>
    </w:p>
    <w:p w14:paraId="6F57FF97" w14:textId="77777777" w:rsidR="006B4694" w:rsidRPr="0098020B" w:rsidRDefault="006B4694" w:rsidP="008A5B6B">
      <w:pPr>
        <w:pStyle w:val="a"/>
      </w:pPr>
      <w:r w:rsidRPr="0098020B">
        <w:t>описание и обоснование выбора состава технических и программных средств.</w:t>
      </w:r>
    </w:p>
    <w:p w14:paraId="1DF53261" w14:textId="6B1C9EC3" w:rsidR="006B4694" w:rsidRPr="00863235" w:rsidRDefault="006B4694" w:rsidP="008A5B6B">
      <w:pPr>
        <w:pStyle w:val="14"/>
      </w:pPr>
      <w:r w:rsidRPr="00F80447">
        <w:t xml:space="preserve">В разделе «Ожидаемые технико-экономические показатели» </w:t>
      </w:r>
      <w:r>
        <w:t>указана предполагаемая потребность и э</w:t>
      </w:r>
      <w:r w:rsidRPr="0098020B">
        <w:t>кономические преимущества разработки по сравнению с отечественными и зарубежными образцами или аналогами</w:t>
      </w:r>
      <w:r w:rsidRPr="00863235">
        <w:t>.</w:t>
      </w:r>
    </w:p>
    <w:p w14:paraId="629A63B7" w14:textId="77777777" w:rsidR="006B4694" w:rsidRDefault="006B4694" w:rsidP="008A5B6B">
      <w:pPr>
        <w:pStyle w:val="14"/>
      </w:pPr>
      <w:r>
        <w:t>Настоящий документ разработан в соответствии с требованиями:</w:t>
      </w:r>
    </w:p>
    <w:p w14:paraId="57F05153" w14:textId="77777777" w:rsidR="006B4694" w:rsidRDefault="006B4694" w:rsidP="008A5B6B">
      <w:pPr>
        <w:pStyle w:val="a"/>
        <w:numPr>
          <w:ilvl w:val="0"/>
          <w:numId w:val="8"/>
        </w:numPr>
      </w:pPr>
      <w:r>
        <w:t xml:space="preserve">ГОСТ 19.101–77 Виды программ и программных документов </w:t>
      </w:r>
      <w:r w:rsidRPr="009C79A0">
        <w:t>[1]</w:t>
      </w:r>
      <w:r w:rsidRPr="00B30629">
        <w:t>;</w:t>
      </w:r>
    </w:p>
    <w:p w14:paraId="396CC1EE" w14:textId="77777777" w:rsidR="006B4694" w:rsidRDefault="006B4694" w:rsidP="008A5B6B">
      <w:pPr>
        <w:pStyle w:val="a"/>
        <w:numPr>
          <w:ilvl w:val="0"/>
          <w:numId w:val="8"/>
        </w:numPr>
      </w:pPr>
      <w:r>
        <w:t>ГОСТ 19.102–77 Стадии разработки</w:t>
      </w:r>
      <w:r w:rsidRPr="008A5B6B">
        <w:rPr>
          <w:lang w:val="en-US"/>
        </w:rPr>
        <w:t xml:space="preserve"> [2];</w:t>
      </w:r>
    </w:p>
    <w:p w14:paraId="1C58AD11" w14:textId="77777777" w:rsidR="006B4694" w:rsidRDefault="006B4694" w:rsidP="008A5B6B">
      <w:pPr>
        <w:pStyle w:val="a"/>
        <w:numPr>
          <w:ilvl w:val="0"/>
          <w:numId w:val="8"/>
        </w:numPr>
      </w:pPr>
      <w:r>
        <w:t>ГОСТ 19.103–77 Обозначения программ и программных документов</w:t>
      </w:r>
      <w:r w:rsidRPr="009C79A0">
        <w:t xml:space="preserve"> [3]</w:t>
      </w:r>
      <w:r w:rsidRPr="00B30629">
        <w:t>;</w:t>
      </w:r>
    </w:p>
    <w:p w14:paraId="10F42458" w14:textId="77777777" w:rsidR="006B4694" w:rsidRDefault="006B4694" w:rsidP="008A5B6B">
      <w:pPr>
        <w:pStyle w:val="a"/>
        <w:numPr>
          <w:ilvl w:val="0"/>
          <w:numId w:val="8"/>
        </w:numPr>
      </w:pPr>
      <w:r>
        <w:t>ГОСТ 19.104–78 Основные надписи</w:t>
      </w:r>
      <w:r w:rsidRPr="008A5B6B">
        <w:rPr>
          <w:lang w:val="en-US"/>
        </w:rPr>
        <w:t xml:space="preserve"> [4];</w:t>
      </w:r>
    </w:p>
    <w:p w14:paraId="0122FC2B" w14:textId="77777777" w:rsidR="006B4694" w:rsidRDefault="006B4694" w:rsidP="008A5B6B">
      <w:pPr>
        <w:pStyle w:val="a"/>
        <w:numPr>
          <w:ilvl w:val="0"/>
          <w:numId w:val="8"/>
        </w:numPr>
      </w:pPr>
      <w:r>
        <w:t>ГОСТ 19.105–78 Общие требования к программным документам</w:t>
      </w:r>
      <w:r w:rsidRPr="009C79A0">
        <w:t xml:space="preserve"> [5]</w:t>
      </w:r>
      <w:r w:rsidRPr="00B30629">
        <w:t>;</w:t>
      </w:r>
    </w:p>
    <w:p w14:paraId="3630B9F0" w14:textId="77777777" w:rsidR="006B4694" w:rsidRDefault="006B4694" w:rsidP="008A5B6B">
      <w:pPr>
        <w:pStyle w:val="a"/>
        <w:numPr>
          <w:ilvl w:val="0"/>
          <w:numId w:val="8"/>
        </w:numPr>
      </w:pPr>
      <w:r>
        <w:t>ГОСТ 19.106–78 Требования к программным документам, выполненным печатным способом</w:t>
      </w:r>
      <w:r w:rsidRPr="009C79A0">
        <w:t xml:space="preserve"> [6]</w:t>
      </w:r>
      <w:r w:rsidRPr="00B30629">
        <w:t>;</w:t>
      </w:r>
    </w:p>
    <w:p w14:paraId="065A0E80" w14:textId="77777777" w:rsidR="006B4694" w:rsidRDefault="006B4694" w:rsidP="008A5B6B">
      <w:pPr>
        <w:pStyle w:val="a"/>
        <w:numPr>
          <w:ilvl w:val="0"/>
          <w:numId w:val="8"/>
        </w:numPr>
      </w:pPr>
      <w:r>
        <w:t>ГОСТ 19.404–79 Пояснительная записка. Требования к содержанию и оформлению</w:t>
      </w:r>
      <w:r w:rsidRPr="002E2953">
        <w:t xml:space="preserve"> [7]</w:t>
      </w:r>
      <w:r>
        <w:t>.</w:t>
      </w:r>
    </w:p>
    <w:p w14:paraId="70761ACB" w14:textId="7FF99D73" w:rsidR="006B4694" w:rsidRDefault="006B4694" w:rsidP="008A5B6B">
      <w:pPr>
        <w:pStyle w:val="14"/>
      </w:pPr>
      <w:r>
        <w:t xml:space="preserve">Изменения к Пояснительной записке оформляются согласно ГОСТ 19.603–78 </w:t>
      </w:r>
      <w:r w:rsidRPr="002E2953">
        <w:t>[8]</w:t>
      </w:r>
      <w:r>
        <w:t xml:space="preserve">, ГОСТ 19.604–78 </w:t>
      </w:r>
      <w:del w:id="3" w:author="Горденко Мария Константиновна" w:date="2021-04-17T21:32:00Z">
        <w:r w:rsidRPr="002E2953" w:rsidDel="00562EB5">
          <w:delText xml:space="preserve"> </w:delText>
        </w:r>
      </w:del>
      <w:r w:rsidRPr="002E2953">
        <w:t>[9]</w:t>
      </w:r>
      <w:r>
        <w:t>.</w:t>
      </w:r>
    </w:p>
    <w:p w14:paraId="7CDF1EAF" w14:textId="69476AD0" w:rsidR="00CC03B3" w:rsidRPr="006B4694" w:rsidRDefault="00CC03B3" w:rsidP="006B4694">
      <w:pPr>
        <w:pStyle w:val="11"/>
      </w:pPr>
      <w:bookmarkStart w:id="4" w:name="_Toc69068963"/>
      <w:r w:rsidRPr="00863235">
        <w:lastRenderedPageBreak/>
        <w:t>ВВЕДЕНИЕ</w:t>
      </w:r>
      <w:bookmarkEnd w:id="4"/>
    </w:p>
    <w:p w14:paraId="72123D01" w14:textId="0934E6B1" w:rsidR="00CC03B3" w:rsidRDefault="001E568E" w:rsidP="00CC03B3">
      <w:pPr>
        <w:pStyle w:val="21"/>
      </w:pPr>
      <w:bookmarkStart w:id="5" w:name="_Toc69068964"/>
      <w:r w:rsidRPr="00CC03B3">
        <w:t>Наименование программы</w:t>
      </w:r>
      <w:bookmarkEnd w:id="5"/>
    </w:p>
    <w:p w14:paraId="12002278" w14:textId="3B046519" w:rsidR="0031360F" w:rsidRPr="004E3FA2" w:rsidRDefault="0031360F" w:rsidP="008A5B6B">
      <w:pPr>
        <w:pStyle w:val="14"/>
      </w:pPr>
      <w:bookmarkStart w:id="6" w:name="_Hlk40279230"/>
      <w:r w:rsidRPr="00A96525">
        <w:t xml:space="preserve">Наименование: </w:t>
      </w:r>
      <w:r w:rsidRPr="00A30749">
        <w:t>««</w:t>
      </w:r>
      <w:r>
        <w:rPr>
          <w:lang w:val="en-US"/>
        </w:rPr>
        <w:t>HSE</w:t>
      </w:r>
      <w:r w:rsidRPr="001E6A3C">
        <w:t xml:space="preserve"> </w:t>
      </w:r>
      <w:r>
        <w:rPr>
          <w:lang w:val="en-US"/>
        </w:rPr>
        <w:t>Coffee</w:t>
      </w:r>
      <w:r>
        <w:t>»</w:t>
      </w:r>
      <w:r w:rsidRPr="001E6A3C">
        <w:t xml:space="preserve"> </w:t>
      </w:r>
      <w:r>
        <w:t>–</w:t>
      </w:r>
      <w:r w:rsidRPr="001E6A3C">
        <w:t xml:space="preserve"> </w:t>
      </w:r>
      <w:r>
        <w:t>клиент-серверное приложение для знакомств на</w:t>
      </w:r>
      <w:r w:rsidRPr="0031360F">
        <w:t xml:space="preserve"> </w:t>
      </w:r>
      <w:r>
        <w:rPr>
          <w:lang w:val="en-US"/>
        </w:rPr>
        <w:t>Android</w:t>
      </w:r>
      <w:r w:rsidRPr="001E6A3C">
        <w:t xml:space="preserve"> &amp; </w:t>
      </w:r>
      <w:r>
        <w:rPr>
          <w:lang w:val="en-US"/>
        </w:rPr>
        <w:t>iOS</w:t>
      </w:r>
      <w:r>
        <w:t>»</w:t>
      </w:r>
      <w:r w:rsidRPr="004E3FA2">
        <w:t>.</w:t>
      </w:r>
    </w:p>
    <w:bookmarkEnd w:id="6"/>
    <w:p w14:paraId="7D82D2AD" w14:textId="3CFBC8F3" w:rsidR="0031360F" w:rsidRDefault="0031360F" w:rsidP="008A5B6B">
      <w:pPr>
        <w:pStyle w:val="14"/>
        <w:rPr>
          <w:lang w:val="en-US"/>
        </w:rPr>
      </w:pPr>
      <w:r w:rsidRPr="00A96525">
        <w:t>Наименование</w:t>
      </w:r>
      <w:r w:rsidRPr="001E6A3C">
        <w:rPr>
          <w:lang w:val="en-US"/>
        </w:rPr>
        <w:t xml:space="preserve"> </w:t>
      </w:r>
      <w:r w:rsidRPr="00A96525">
        <w:t>на</w:t>
      </w:r>
      <w:r w:rsidRPr="001E6A3C">
        <w:rPr>
          <w:lang w:val="en-US"/>
        </w:rPr>
        <w:t xml:space="preserve"> </w:t>
      </w:r>
      <w:r w:rsidRPr="00A96525">
        <w:t>английском</w:t>
      </w:r>
      <w:r w:rsidRPr="001E6A3C">
        <w:rPr>
          <w:lang w:val="en-US"/>
        </w:rPr>
        <w:t xml:space="preserve"> </w:t>
      </w:r>
      <w:r w:rsidRPr="00A96525">
        <w:t>языке</w:t>
      </w:r>
      <w:r w:rsidRPr="001E6A3C">
        <w:rPr>
          <w:lang w:val="en-US"/>
        </w:rPr>
        <w:t>: ««H</w:t>
      </w:r>
      <w:r>
        <w:rPr>
          <w:lang w:val="en-US"/>
        </w:rPr>
        <w:t>SE</w:t>
      </w:r>
      <w:r w:rsidRPr="001E6A3C">
        <w:rPr>
          <w:lang w:val="en-US"/>
        </w:rPr>
        <w:t xml:space="preserve"> Coffee» – The Client-Server Application For Acquaintances On Android </w:t>
      </w:r>
      <w:r>
        <w:rPr>
          <w:lang w:val="en-US"/>
        </w:rPr>
        <w:t>&amp;</w:t>
      </w:r>
      <w:r w:rsidRPr="001E6A3C">
        <w:rPr>
          <w:lang w:val="en-US"/>
        </w:rPr>
        <w:t xml:space="preserve"> iOS»</w:t>
      </w:r>
      <w:r>
        <w:rPr>
          <w:lang w:val="en-US"/>
        </w:rPr>
        <w:t>.</w:t>
      </w:r>
    </w:p>
    <w:p w14:paraId="4ED577F6" w14:textId="77777777" w:rsidR="001E568E" w:rsidRPr="00CC03B3" w:rsidRDefault="001E568E" w:rsidP="00863235">
      <w:pPr>
        <w:pStyle w:val="21"/>
      </w:pPr>
      <w:bookmarkStart w:id="7" w:name="_Toc69068965"/>
      <w:r w:rsidRPr="00CC03B3">
        <w:t>Документы</w:t>
      </w:r>
      <w:r w:rsidR="006D02DC">
        <w:t>,</w:t>
      </w:r>
      <w:r w:rsidRPr="00CC03B3">
        <w:t xml:space="preserve"> на основании которых ведется разработка</w:t>
      </w:r>
      <w:bookmarkEnd w:id="7"/>
    </w:p>
    <w:p w14:paraId="43F82364" w14:textId="7F626C07" w:rsidR="00C36D01" w:rsidRPr="001323E6" w:rsidRDefault="00C36D01" w:rsidP="00C36D01">
      <w:pPr>
        <w:pStyle w:val="14"/>
      </w:pPr>
      <w:r>
        <w:t>О</w:t>
      </w:r>
      <w:r w:rsidRPr="002269D5">
        <w:t>снованием для разработки является учебный план подготовки бакалавров по направлению 09.03.04 "Программная инженерия" и утвержденная академическим руководителем тема курсового проекта.</w:t>
      </w:r>
    </w:p>
    <w:p w14:paraId="71E1B160" w14:textId="21729D0E" w:rsidR="0031360F" w:rsidRPr="001323E6" w:rsidRDefault="0031360F" w:rsidP="008A5B6B">
      <w:pPr>
        <w:pStyle w:val="14"/>
      </w:pPr>
    </w:p>
    <w:p w14:paraId="71BCED4D" w14:textId="77777777" w:rsidR="00CC03B3" w:rsidRDefault="00CC03B3" w:rsidP="00CC03B3">
      <w:pPr>
        <w:ind w:firstLine="0"/>
      </w:pPr>
    </w:p>
    <w:p w14:paraId="1641F5AC" w14:textId="10D7C124" w:rsidR="00CE097D" w:rsidRPr="00CE097D" w:rsidRDefault="00477D4F" w:rsidP="00A33A9F">
      <w:pPr>
        <w:ind w:firstLine="0"/>
      </w:pPr>
      <w:r>
        <w:br w:type="page"/>
      </w:r>
    </w:p>
    <w:p w14:paraId="3C7E11BA" w14:textId="3A80A2E4" w:rsidR="00CC03B3" w:rsidRDefault="00CC03B3" w:rsidP="00863235">
      <w:pPr>
        <w:pStyle w:val="11"/>
      </w:pPr>
      <w:bookmarkStart w:id="8" w:name="_Toc69068966"/>
      <w:r w:rsidRPr="00CC03B3">
        <w:lastRenderedPageBreak/>
        <w:t>НАЗНАЧЕНИЕ И ОБЛАСТЬ ПРИМЕНЕНИЯ</w:t>
      </w:r>
      <w:bookmarkEnd w:id="8"/>
    </w:p>
    <w:p w14:paraId="1DB63F42" w14:textId="77777777" w:rsidR="00863235" w:rsidRPr="00863235" w:rsidRDefault="00863235" w:rsidP="00B3580F">
      <w:pPr>
        <w:pStyle w:val="a1"/>
        <w:numPr>
          <w:ilvl w:val="0"/>
          <w:numId w:val="2"/>
        </w:numPr>
        <w:jc w:val="center"/>
        <w:outlineLvl w:val="0"/>
        <w:rPr>
          <w:b/>
          <w:vanish/>
        </w:rPr>
      </w:pPr>
      <w:bookmarkStart w:id="9" w:name="_Toc40208065"/>
      <w:bookmarkStart w:id="10" w:name="_Toc40278603"/>
      <w:bookmarkStart w:id="11" w:name="_Toc69068967"/>
      <w:bookmarkEnd w:id="9"/>
      <w:bookmarkEnd w:id="10"/>
      <w:bookmarkEnd w:id="11"/>
    </w:p>
    <w:p w14:paraId="419BE1B6" w14:textId="7310A812" w:rsidR="00CC03B3" w:rsidRPr="00863235" w:rsidRDefault="001E568E" w:rsidP="00CC03B3">
      <w:pPr>
        <w:pStyle w:val="21"/>
      </w:pPr>
      <w:bookmarkStart w:id="12" w:name="_Toc69068968"/>
      <w:r w:rsidRPr="00CC03B3">
        <w:t>Назначение программы</w:t>
      </w:r>
      <w:bookmarkEnd w:id="12"/>
    </w:p>
    <w:p w14:paraId="142EC85B" w14:textId="3695AE07" w:rsidR="00CC03B3" w:rsidRDefault="00CC03B3" w:rsidP="00863235">
      <w:pPr>
        <w:pStyle w:val="30"/>
      </w:pPr>
      <w:bookmarkStart w:id="13" w:name="_Toc69068969"/>
      <w:r w:rsidRPr="00CC03B3">
        <w:t>Функциональное назначение</w:t>
      </w:r>
      <w:bookmarkEnd w:id="13"/>
    </w:p>
    <w:p w14:paraId="5200E14F" w14:textId="6363BD20" w:rsidR="008B4EAA" w:rsidRDefault="008B4EAA" w:rsidP="008A5B6B">
      <w:pPr>
        <w:pStyle w:val="14"/>
      </w:pPr>
      <w:r w:rsidRPr="00F22F67">
        <w:t xml:space="preserve">Функциональным назначением программы является </w:t>
      </w:r>
      <w:r>
        <w:t xml:space="preserve">случайный поиск собеседников (других пользователей ПО), которые являются студентами НИУ ВШЭ, и обмен с ними </w:t>
      </w:r>
      <w:r w:rsidR="003B35A4">
        <w:t xml:space="preserve">контактными </w:t>
      </w:r>
      <w:r>
        <w:t xml:space="preserve">данными. </w:t>
      </w:r>
    </w:p>
    <w:p w14:paraId="06D064C7" w14:textId="77777777" w:rsidR="008B4EAA" w:rsidRPr="00993402" w:rsidRDefault="008B4EAA" w:rsidP="008A5B6B">
      <w:pPr>
        <w:pStyle w:val="14"/>
      </w:pPr>
      <w:r>
        <w:t>Основная цель приложения – предоставлять пользователю подбор подходящего под выбранные критерии собеседника, с которым он может обменяться контактами для назначения личных или дистанционных встреч или переговоров.</w:t>
      </w:r>
    </w:p>
    <w:p w14:paraId="66ABCC9F" w14:textId="797C2367" w:rsidR="00CC03B3" w:rsidRDefault="00CC03B3" w:rsidP="00863235">
      <w:pPr>
        <w:pStyle w:val="30"/>
      </w:pPr>
      <w:bookmarkStart w:id="14" w:name="_Toc69068970"/>
      <w:r w:rsidRPr="00CC03B3">
        <w:t>Эксплуатационное назначение</w:t>
      </w:r>
      <w:bookmarkEnd w:id="14"/>
    </w:p>
    <w:p w14:paraId="2A577BC2" w14:textId="77777777" w:rsidR="008B4EAA" w:rsidRDefault="008B4EAA" w:rsidP="008A5B6B">
      <w:pPr>
        <w:pStyle w:val="14"/>
      </w:pPr>
      <w:r>
        <w:t xml:space="preserve">Решение поиска новых знакомств в рамках университета на сегодняшний день является наиболее востребованным связи с </w:t>
      </w:r>
      <w:r w:rsidRPr="003F507B">
        <w:t>эпидемиологической ситуаци</w:t>
      </w:r>
      <w:r>
        <w:t xml:space="preserve">ей, когда студенты проводят свой учебный процесс дистанционно, что является следствием сужения круга общения со студентами с других образовательных программ. </w:t>
      </w:r>
    </w:p>
    <w:p w14:paraId="79339DA3" w14:textId="77777777" w:rsidR="008B4EAA" w:rsidRDefault="008B4EAA" w:rsidP="008A5B6B">
      <w:pPr>
        <w:pStyle w:val="14"/>
      </w:pPr>
      <w:r>
        <w:t>Мобильное приложение поможет пользователям найти новые знакомства среди студентов других образовательных программ университета.</w:t>
      </w:r>
    </w:p>
    <w:p w14:paraId="4C336017" w14:textId="045B58CF" w:rsidR="008B4EAA" w:rsidRPr="00F22F67" w:rsidRDefault="008B4EAA" w:rsidP="008A5B6B">
      <w:pPr>
        <w:pStyle w:val="14"/>
      </w:pPr>
      <w:r w:rsidRPr="00F22F67">
        <w:t>Конечными пользователями могут быть</w:t>
      </w:r>
      <w:r>
        <w:t xml:space="preserve"> только студенты</w:t>
      </w:r>
      <w:r w:rsidRPr="00F22F67">
        <w:t xml:space="preserve"> </w:t>
      </w:r>
      <w:r>
        <w:t xml:space="preserve">и преподаватели </w:t>
      </w:r>
      <w:del w:id="15" w:author="Горденко Мария Константиновна" w:date="2021-04-17T21:33:00Z">
        <w:r w:rsidDel="003B35A4">
          <w:delText>«</w:delText>
        </w:r>
      </w:del>
      <w:r>
        <w:t>НИУ ВШЭ.</w:t>
      </w:r>
    </w:p>
    <w:p w14:paraId="46D6E04E" w14:textId="54261C74" w:rsidR="00CC03B3" w:rsidRDefault="001E568E" w:rsidP="00CC03B3">
      <w:pPr>
        <w:pStyle w:val="21"/>
      </w:pPr>
      <w:bookmarkStart w:id="16" w:name="_Toc69068971"/>
      <w:r w:rsidRPr="00CC03B3">
        <w:t>Краткая характеристика области применения</w:t>
      </w:r>
      <w:bookmarkEnd w:id="16"/>
    </w:p>
    <w:p w14:paraId="099ED93E" w14:textId="77777777" w:rsidR="008B4EAA" w:rsidRPr="006E51F4" w:rsidRDefault="008B4EAA" w:rsidP="008A5B6B">
      <w:pPr>
        <w:pStyle w:val="14"/>
      </w:pPr>
      <w:r w:rsidRPr="00A30749">
        <w:t xml:space="preserve">Краткая характеристика области применения: </w:t>
      </w:r>
      <w:r w:rsidRPr="00867102">
        <w:t>««</w:t>
      </w:r>
      <w:r w:rsidRPr="001E6A3C">
        <w:rPr>
          <w:lang w:val="en-US"/>
        </w:rPr>
        <w:t>H</w:t>
      </w:r>
      <w:r>
        <w:rPr>
          <w:lang w:val="en-US"/>
        </w:rPr>
        <w:t>SE</w:t>
      </w:r>
      <w:r w:rsidRPr="00867102">
        <w:t xml:space="preserve"> </w:t>
      </w:r>
      <w:r w:rsidRPr="001E6A3C">
        <w:rPr>
          <w:lang w:val="en-US"/>
        </w:rPr>
        <w:t>Coffee</w:t>
      </w:r>
      <w:r w:rsidRPr="00867102">
        <w:t xml:space="preserve">» – </w:t>
      </w:r>
      <w:r w:rsidRPr="001E6A3C">
        <w:rPr>
          <w:lang w:val="en-US"/>
        </w:rPr>
        <w:t>The</w:t>
      </w:r>
      <w:r w:rsidRPr="00867102">
        <w:t xml:space="preserve"> </w:t>
      </w:r>
      <w:r w:rsidRPr="001E6A3C">
        <w:rPr>
          <w:lang w:val="en-US"/>
        </w:rPr>
        <w:t>Client</w:t>
      </w:r>
      <w:r w:rsidRPr="00867102">
        <w:t>-</w:t>
      </w:r>
      <w:r w:rsidRPr="001E6A3C">
        <w:rPr>
          <w:lang w:val="en-US"/>
        </w:rPr>
        <w:t>Server</w:t>
      </w:r>
      <w:r w:rsidRPr="00867102">
        <w:t xml:space="preserve"> </w:t>
      </w:r>
      <w:r w:rsidRPr="001E6A3C">
        <w:rPr>
          <w:lang w:val="en-US"/>
        </w:rPr>
        <w:t>Application</w:t>
      </w:r>
      <w:r w:rsidRPr="00867102">
        <w:t xml:space="preserve"> </w:t>
      </w:r>
      <w:r w:rsidRPr="001E6A3C">
        <w:rPr>
          <w:lang w:val="en-US"/>
        </w:rPr>
        <w:t>For</w:t>
      </w:r>
      <w:r w:rsidRPr="00867102">
        <w:t xml:space="preserve"> </w:t>
      </w:r>
      <w:r w:rsidRPr="001E6A3C">
        <w:rPr>
          <w:lang w:val="en-US"/>
        </w:rPr>
        <w:t>Acquaintances</w:t>
      </w:r>
      <w:r w:rsidRPr="00867102">
        <w:t xml:space="preserve"> </w:t>
      </w:r>
      <w:r w:rsidRPr="001E6A3C">
        <w:rPr>
          <w:lang w:val="en-US"/>
        </w:rPr>
        <w:t>On</w:t>
      </w:r>
      <w:r w:rsidRPr="00867102">
        <w:t xml:space="preserve"> </w:t>
      </w:r>
      <w:r w:rsidRPr="001E6A3C">
        <w:rPr>
          <w:lang w:val="en-US"/>
        </w:rPr>
        <w:t>Android</w:t>
      </w:r>
      <w:r w:rsidRPr="00867102">
        <w:t xml:space="preserve"> &amp; </w:t>
      </w:r>
      <w:r w:rsidRPr="001E6A3C">
        <w:rPr>
          <w:lang w:val="en-US"/>
        </w:rPr>
        <w:t>iOS</w:t>
      </w:r>
      <w:r w:rsidRPr="00867102">
        <w:t xml:space="preserve">» </w:t>
      </w:r>
      <w:r w:rsidRPr="00A30749">
        <w:t>- мобильное приложение</w:t>
      </w:r>
      <w:r>
        <w:t xml:space="preserve"> на </w:t>
      </w:r>
      <w:r>
        <w:rPr>
          <w:lang w:val="en-US"/>
        </w:rPr>
        <w:t>iOS</w:t>
      </w:r>
      <w:r w:rsidRPr="006E51F4">
        <w:t xml:space="preserve"> </w:t>
      </w:r>
      <w:r>
        <w:t xml:space="preserve">и </w:t>
      </w:r>
      <w:r>
        <w:rPr>
          <w:lang w:val="en-US"/>
        </w:rPr>
        <w:t>Android</w:t>
      </w:r>
      <w:r>
        <w:t xml:space="preserve">, предназначающееся для поиска новых знакомств среди студентов «НИУ ВШЭ». </w:t>
      </w:r>
    </w:p>
    <w:p w14:paraId="2E00D6F9" w14:textId="77777777" w:rsidR="008B4EAA" w:rsidRDefault="008B4EAA" w:rsidP="008B4EAA">
      <w:pPr>
        <w:jc w:val="left"/>
        <w:rPr>
          <w:rFonts w:cs="Times New Roman"/>
          <w:szCs w:val="24"/>
        </w:rPr>
      </w:pPr>
    </w:p>
    <w:p w14:paraId="134D9C97" w14:textId="48BC4D62" w:rsidR="001E568E" w:rsidRDefault="00CC03B3" w:rsidP="00B3580F">
      <w:pPr>
        <w:pStyle w:val="a1"/>
        <w:numPr>
          <w:ilvl w:val="0"/>
          <w:numId w:val="1"/>
        </w:numPr>
        <w:tabs>
          <w:tab w:val="left" w:pos="284"/>
        </w:tabs>
        <w:ind w:left="0" w:firstLine="0"/>
      </w:pPr>
      <w:r>
        <w:br w:type="page"/>
      </w:r>
    </w:p>
    <w:p w14:paraId="0C37FD6D" w14:textId="63E7241E" w:rsidR="0096714C" w:rsidRPr="00863235" w:rsidRDefault="00CC03B3" w:rsidP="00863235">
      <w:pPr>
        <w:pStyle w:val="11"/>
      </w:pPr>
      <w:bookmarkStart w:id="17" w:name="_Toc69068972"/>
      <w:r w:rsidRPr="00CC03B3">
        <w:lastRenderedPageBreak/>
        <w:t>ТЕХНИЧЕСКИЕ ХАРАКТЕРИСТИКИ</w:t>
      </w:r>
      <w:bookmarkEnd w:id="17"/>
    </w:p>
    <w:p w14:paraId="022C36C5" w14:textId="77777777" w:rsidR="00863235" w:rsidRPr="00863235" w:rsidRDefault="00863235" w:rsidP="00B3580F">
      <w:pPr>
        <w:pStyle w:val="a1"/>
        <w:numPr>
          <w:ilvl w:val="0"/>
          <w:numId w:val="2"/>
        </w:numPr>
        <w:jc w:val="center"/>
        <w:outlineLvl w:val="0"/>
        <w:rPr>
          <w:b/>
          <w:vanish/>
        </w:rPr>
      </w:pPr>
      <w:bookmarkStart w:id="18" w:name="_Toc40208071"/>
      <w:bookmarkStart w:id="19" w:name="_Toc40278609"/>
      <w:bookmarkStart w:id="20" w:name="_Toc69068973"/>
      <w:bookmarkEnd w:id="18"/>
      <w:bookmarkEnd w:id="19"/>
      <w:bookmarkEnd w:id="20"/>
    </w:p>
    <w:p w14:paraId="45C8142D" w14:textId="6B5C5730" w:rsidR="0015309A" w:rsidRDefault="00CC03B3" w:rsidP="00863235">
      <w:pPr>
        <w:pStyle w:val="21"/>
      </w:pPr>
      <w:bookmarkStart w:id="21" w:name="_Toc69068974"/>
      <w:r w:rsidRPr="0096714C">
        <w:t>Постановка задачи на разработку программы</w:t>
      </w:r>
      <w:bookmarkEnd w:id="21"/>
    </w:p>
    <w:p w14:paraId="5089B33D" w14:textId="2B821D59" w:rsidR="00AD3116" w:rsidRPr="00AD3116" w:rsidRDefault="00AD3116" w:rsidP="008A5B6B">
      <w:pPr>
        <w:pStyle w:val="14"/>
      </w:pPr>
      <w:r>
        <w:t xml:space="preserve">Необходимо разработать кроссплатформенное клиент-серверное приложение на </w:t>
      </w:r>
      <w:r>
        <w:rPr>
          <w:lang w:val="en-US"/>
        </w:rPr>
        <w:t>Android</w:t>
      </w:r>
      <w:r w:rsidRPr="00AD3116">
        <w:t xml:space="preserve"> </w:t>
      </w:r>
      <w:r>
        <w:t xml:space="preserve">и </w:t>
      </w:r>
      <w:r>
        <w:rPr>
          <w:lang w:val="en-US"/>
        </w:rPr>
        <w:t>iOS</w:t>
      </w:r>
      <w:r w:rsidRPr="00AD3116">
        <w:t>.</w:t>
      </w:r>
    </w:p>
    <w:p w14:paraId="6D5FA4CF" w14:textId="7559A4E3" w:rsidR="00FB32C1" w:rsidRPr="00FB32C1" w:rsidRDefault="0015309A" w:rsidP="00863235">
      <w:pPr>
        <w:pStyle w:val="30"/>
      </w:pPr>
      <w:bookmarkStart w:id="22" w:name="_Toc69068975"/>
      <w:r>
        <w:t>Задачи работы (</w:t>
      </w:r>
      <w:r>
        <w:rPr>
          <w:lang w:val="en-US"/>
        </w:rPr>
        <w:t>Android</w:t>
      </w:r>
      <w:r w:rsidR="00AD3116">
        <w:t xml:space="preserve"> и </w:t>
      </w:r>
      <w:r w:rsidR="00AD3116">
        <w:rPr>
          <w:lang w:val="en-US"/>
        </w:rPr>
        <w:t>iOS</w:t>
      </w:r>
      <w:r w:rsidR="00AD3116" w:rsidRPr="00AD3116">
        <w:t xml:space="preserve"> </w:t>
      </w:r>
      <w:r>
        <w:t>клиент)</w:t>
      </w:r>
      <w:bookmarkEnd w:id="22"/>
    </w:p>
    <w:p w14:paraId="5108C251" w14:textId="26F39AB5" w:rsidR="00001427" w:rsidRDefault="00401A37" w:rsidP="006C255B">
      <w:pPr>
        <w:pStyle w:val="a"/>
        <w:numPr>
          <w:ilvl w:val="0"/>
          <w:numId w:val="41"/>
        </w:numPr>
      </w:pPr>
      <w:bookmarkStart w:id="23" w:name="_Toc69068976"/>
      <w:r>
        <w:t>Реализовать в</w:t>
      </w:r>
      <w:r w:rsidR="00001427">
        <w:t xml:space="preserve">заимодействие с серверной частью посредством </w:t>
      </w:r>
      <w:r w:rsidR="00001427" w:rsidRPr="006C255B">
        <w:rPr>
          <w:lang w:val="en-US"/>
        </w:rPr>
        <w:t>HTTP</w:t>
      </w:r>
      <w:r w:rsidR="00001427">
        <w:t>-запросов</w:t>
      </w:r>
      <w:r w:rsidRPr="00401A37">
        <w:t>;</w:t>
      </w:r>
      <w:bookmarkEnd w:id="23"/>
    </w:p>
    <w:p w14:paraId="57BF5BB9" w14:textId="38D954E6" w:rsidR="00FB32C1" w:rsidRDefault="00401A37" w:rsidP="006C255B">
      <w:pPr>
        <w:pStyle w:val="a"/>
        <w:numPr>
          <w:ilvl w:val="0"/>
          <w:numId w:val="41"/>
        </w:numPr>
      </w:pPr>
      <w:bookmarkStart w:id="24" w:name="_Toc69068977"/>
      <w:r>
        <w:t>Реализовать п</w:t>
      </w:r>
      <w:r w:rsidR="00001427">
        <w:t xml:space="preserve">олучение, хранение и обновление </w:t>
      </w:r>
      <w:r w:rsidR="00001427" w:rsidRPr="006C255B">
        <w:rPr>
          <w:lang w:val="en-US"/>
        </w:rPr>
        <w:t>JavaScript</w:t>
      </w:r>
      <w:r w:rsidR="00001427" w:rsidRPr="00001427">
        <w:t xml:space="preserve"> </w:t>
      </w:r>
      <w:r w:rsidR="00001427" w:rsidRPr="006C255B">
        <w:rPr>
          <w:lang w:val="en-US"/>
        </w:rPr>
        <w:t>Web</w:t>
      </w:r>
      <w:r w:rsidR="00001427" w:rsidRPr="00001427">
        <w:t xml:space="preserve"> </w:t>
      </w:r>
      <w:r w:rsidR="00001427" w:rsidRPr="006C255B">
        <w:rPr>
          <w:lang w:val="en-US"/>
        </w:rPr>
        <w:t>Tokens</w:t>
      </w:r>
      <w:r w:rsidRPr="00401A37">
        <w:t>;</w:t>
      </w:r>
      <w:bookmarkEnd w:id="24"/>
    </w:p>
    <w:p w14:paraId="17573D42" w14:textId="4245C3CA" w:rsidR="00001427" w:rsidRDefault="00401A37" w:rsidP="006C255B">
      <w:pPr>
        <w:pStyle w:val="a"/>
        <w:numPr>
          <w:ilvl w:val="0"/>
          <w:numId w:val="41"/>
        </w:numPr>
      </w:pPr>
      <w:bookmarkStart w:id="25" w:name="_Toc69068978"/>
      <w:r>
        <w:t>Реализовать корректное отображение полученных данных</w:t>
      </w:r>
      <w:r w:rsidRPr="00401A37">
        <w:t>;</w:t>
      </w:r>
      <w:bookmarkEnd w:id="25"/>
    </w:p>
    <w:p w14:paraId="5B7D4A5E" w14:textId="603B958C" w:rsidR="00001427" w:rsidRDefault="00401A37" w:rsidP="006C255B">
      <w:pPr>
        <w:pStyle w:val="a"/>
        <w:numPr>
          <w:ilvl w:val="0"/>
          <w:numId w:val="41"/>
        </w:numPr>
      </w:pPr>
      <w:bookmarkStart w:id="26" w:name="_Toc69068979"/>
      <w:r>
        <w:t>Реализовать в</w:t>
      </w:r>
      <w:r w:rsidR="00001427">
        <w:t>ыбор изображения с локального хранилища и его редактирование: обрезка и масштабирование</w:t>
      </w:r>
      <w:r w:rsidRPr="00401A37">
        <w:t>;</w:t>
      </w:r>
      <w:bookmarkEnd w:id="26"/>
    </w:p>
    <w:p w14:paraId="3FE784B7" w14:textId="707E8128" w:rsidR="00001427" w:rsidRDefault="00401A37" w:rsidP="006C255B">
      <w:pPr>
        <w:pStyle w:val="a"/>
        <w:numPr>
          <w:ilvl w:val="0"/>
          <w:numId w:val="41"/>
        </w:numPr>
      </w:pPr>
      <w:bookmarkStart w:id="27" w:name="_Toc69068980"/>
      <w:r>
        <w:t xml:space="preserve">Реализовать загрузку изображений на сервер посредством </w:t>
      </w:r>
      <w:r w:rsidRPr="006C255B">
        <w:rPr>
          <w:lang w:val="en-US"/>
        </w:rPr>
        <w:t>POST</w:t>
      </w:r>
      <w:r w:rsidRPr="00401A37">
        <w:t xml:space="preserve"> </w:t>
      </w:r>
      <w:r>
        <w:t>запроса.</w:t>
      </w:r>
      <w:bookmarkEnd w:id="27"/>
    </w:p>
    <w:p w14:paraId="3A7BD137" w14:textId="6D06A718" w:rsidR="00001427" w:rsidRPr="00FB32C1" w:rsidRDefault="00401A37" w:rsidP="006C255B">
      <w:pPr>
        <w:pStyle w:val="a"/>
        <w:numPr>
          <w:ilvl w:val="0"/>
          <w:numId w:val="41"/>
        </w:numPr>
      </w:pPr>
      <w:bookmarkStart w:id="28" w:name="_Toc69068981"/>
      <w:r>
        <w:t>Реализовать возможность ввода текстовых данных с последующей валидацией.</w:t>
      </w:r>
      <w:bookmarkEnd w:id="28"/>
    </w:p>
    <w:p w14:paraId="7A0A30FB" w14:textId="50DF5482" w:rsidR="00FB32C1" w:rsidRPr="002F148C" w:rsidRDefault="00FB32C1" w:rsidP="002F148C">
      <w:pPr>
        <w:pStyle w:val="30"/>
      </w:pPr>
      <w:bookmarkStart w:id="29" w:name="_Toc69068982"/>
      <w:r>
        <w:t>Задачи работы (серверная часть)</w:t>
      </w:r>
      <w:bookmarkEnd w:id="29"/>
    </w:p>
    <w:p w14:paraId="39EC3F6A" w14:textId="3B65FEFD" w:rsidR="00401A37" w:rsidRDefault="00401A37" w:rsidP="006C255B">
      <w:pPr>
        <w:pStyle w:val="a"/>
        <w:numPr>
          <w:ilvl w:val="0"/>
          <w:numId w:val="42"/>
        </w:numPr>
      </w:pPr>
      <w:bookmarkStart w:id="30" w:name="_Toc69068983"/>
      <w:bookmarkStart w:id="31" w:name="_Toc40208092"/>
      <w:bookmarkStart w:id="32" w:name="_Toc40278627"/>
      <w:r>
        <w:t>Реализовать алгоритм случайного нахождения собеседника с применением фильтрации</w:t>
      </w:r>
      <w:r w:rsidRPr="00401A37">
        <w:t>;</w:t>
      </w:r>
      <w:bookmarkEnd w:id="30"/>
    </w:p>
    <w:p w14:paraId="445BC0D6" w14:textId="2EDC9987" w:rsidR="00401A37" w:rsidRDefault="00401A37" w:rsidP="006C255B">
      <w:pPr>
        <w:pStyle w:val="a"/>
        <w:numPr>
          <w:ilvl w:val="0"/>
          <w:numId w:val="42"/>
        </w:numPr>
      </w:pPr>
      <w:bookmarkStart w:id="33" w:name="_Toc69068984"/>
      <w:r>
        <w:t>Реализовать взаимодействие с базой данных для получения и хранения пользователей, встреч, токенов</w:t>
      </w:r>
      <w:r w:rsidRPr="00401A37">
        <w:t>;</w:t>
      </w:r>
      <w:bookmarkEnd w:id="33"/>
    </w:p>
    <w:p w14:paraId="3113EE74" w14:textId="1E3DA84C" w:rsidR="00401A37" w:rsidRDefault="00401A37" w:rsidP="006C255B">
      <w:pPr>
        <w:pStyle w:val="a"/>
        <w:numPr>
          <w:ilvl w:val="0"/>
          <w:numId w:val="42"/>
        </w:numPr>
      </w:pPr>
      <w:bookmarkStart w:id="34" w:name="_Toc69068985"/>
      <w:r>
        <w:t xml:space="preserve">Реализовать отправку </w:t>
      </w:r>
      <w:r w:rsidRPr="006C255B">
        <w:rPr>
          <w:lang w:val="en-US"/>
        </w:rPr>
        <w:t>email</w:t>
      </w:r>
      <w:r w:rsidRPr="00401A37">
        <w:t>-</w:t>
      </w:r>
      <w:r>
        <w:t xml:space="preserve">сообщений на электронные адреса с помощью протокола </w:t>
      </w:r>
      <w:r w:rsidRPr="006C255B">
        <w:rPr>
          <w:lang w:val="en-US"/>
        </w:rPr>
        <w:t>SMTP</w:t>
      </w:r>
      <w:r w:rsidRPr="00401A37">
        <w:t>;</w:t>
      </w:r>
      <w:bookmarkEnd w:id="34"/>
    </w:p>
    <w:p w14:paraId="3E6E25AE" w14:textId="401D7B07" w:rsidR="00401A37" w:rsidRDefault="00401A37" w:rsidP="006C255B">
      <w:pPr>
        <w:pStyle w:val="a"/>
        <w:numPr>
          <w:ilvl w:val="0"/>
          <w:numId w:val="42"/>
        </w:numPr>
      </w:pPr>
      <w:bookmarkStart w:id="35" w:name="_Toc69068986"/>
      <w:r>
        <w:t>Реализовать генерацию и валидацию</w:t>
      </w:r>
      <w:r w:rsidRPr="00401A37">
        <w:t xml:space="preserve"> </w:t>
      </w:r>
      <w:r w:rsidRPr="006C255B">
        <w:rPr>
          <w:lang w:val="en-US"/>
        </w:rPr>
        <w:t>JavaScript</w:t>
      </w:r>
      <w:r w:rsidRPr="00401A37">
        <w:t xml:space="preserve"> </w:t>
      </w:r>
      <w:r w:rsidRPr="006C255B">
        <w:rPr>
          <w:lang w:val="en-US"/>
        </w:rPr>
        <w:t>Web</w:t>
      </w:r>
      <w:r w:rsidRPr="00401A37">
        <w:t xml:space="preserve"> </w:t>
      </w:r>
      <w:r w:rsidRPr="006C255B">
        <w:rPr>
          <w:lang w:val="en-US"/>
        </w:rPr>
        <w:t>Tokens</w:t>
      </w:r>
      <w:r w:rsidRPr="00401A37">
        <w:t>;</w:t>
      </w:r>
      <w:bookmarkEnd w:id="35"/>
    </w:p>
    <w:p w14:paraId="65F2910C" w14:textId="2E4703DA" w:rsidR="006C255B" w:rsidRPr="00401A37" w:rsidRDefault="00401A37" w:rsidP="006C255B">
      <w:pPr>
        <w:pStyle w:val="a"/>
        <w:numPr>
          <w:ilvl w:val="0"/>
          <w:numId w:val="42"/>
        </w:numPr>
      </w:pPr>
      <w:bookmarkStart w:id="36" w:name="_Toc69068987"/>
      <w:r>
        <w:t xml:space="preserve">Реализовать получение, а также хранение на локальном хранилище изображений в формате </w:t>
      </w:r>
      <w:r w:rsidRPr="006C255B">
        <w:rPr>
          <w:lang w:val="en-US"/>
        </w:rPr>
        <w:t>PNG</w:t>
      </w:r>
      <w:r w:rsidRPr="00401A37">
        <w:t xml:space="preserve">, </w:t>
      </w:r>
      <w:r w:rsidRPr="006C255B">
        <w:rPr>
          <w:lang w:val="en-US"/>
        </w:rPr>
        <w:t>JPG</w:t>
      </w:r>
      <w:r w:rsidRPr="00401A37">
        <w:t xml:space="preserve">, </w:t>
      </w:r>
      <w:r w:rsidRPr="006C255B">
        <w:rPr>
          <w:lang w:val="en-US"/>
        </w:rPr>
        <w:t>JPEG</w:t>
      </w:r>
      <w:r w:rsidRPr="00401A37">
        <w:t>.</w:t>
      </w:r>
      <w:bookmarkEnd w:id="31"/>
      <w:bookmarkEnd w:id="32"/>
      <w:bookmarkEnd w:id="36"/>
    </w:p>
    <w:p w14:paraId="791E9726" w14:textId="2FDC376C" w:rsidR="0096714C" w:rsidRDefault="00CC03B3" w:rsidP="0096714C">
      <w:pPr>
        <w:pStyle w:val="21"/>
      </w:pPr>
      <w:bookmarkStart w:id="37" w:name="_Toc69068988"/>
      <w:r w:rsidRPr="0096714C">
        <w:t>Описание алгоритма и функционирования программы</w:t>
      </w:r>
      <w:bookmarkEnd w:id="37"/>
    </w:p>
    <w:p w14:paraId="259975C8" w14:textId="18D5E901" w:rsidR="0096714C" w:rsidRDefault="0091445B" w:rsidP="002F148C">
      <w:pPr>
        <w:pStyle w:val="30"/>
      </w:pPr>
      <w:bookmarkStart w:id="38" w:name="_Toc69068989"/>
      <w:r w:rsidRPr="0091445B">
        <w:t xml:space="preserve">Описание </w:t>
      </w:r>
      <w:r w:rsidR="009E714E">
        <w:t xml:space="preserve">построения </w:t>
      </w:r>
      <w:r w:rsidR="00401A37">
        <w:t>мобильного</w:t>
      </w:r>
      <w:r w:rsidR="009E714E">
        <w:t xml:space="preserve"> приложения</w:t>
      </w:r>
      <w:bookmarkEnd w:id="38"/>
    </w:p>
    <w:p w14:paraId="2F5210EE" w14:textId="4DBD497B" w:rsidR="00401A37" w:rsidRDefault="00401A37" w:rsidP="00401A37">
      <w:pPr>
        <w:pStyle w:val="5"/>
      </w:pPr>
      <w:r>
        <w:t xml:space="preserve"> Структура мобильного приложения</w:t>
      </w:r>
    </w:p>
    <w:p w14:paraId="2CAC7282" w14:textId="42B1C11A" w:rsidR="002F71B1" w:rsidRDefault="002F71B1" w:rsidP="002F71B1">
      <w:pPr>
        <w:pStyle w:val="1"/>
        <w:numPr>
          <w:ilvl w:val="0"/>
          <w:numId w:val="26"/>
        </w:numPr>
      </w:pPr>
      <w:bookmarkStart w:id="39" w:name="_Toc69068990"/>
      <w:r>
        <w:t>Загрузочная страница</w:t>
      </w:r>
      <w:bookmarkEnd w:id="39"/>
    </w:p>
    <w:p w14:paraId="757242B1" w14:textId="77777777" w:rsidR="002F71B1" w:rsidRDefault="002F71B1" w:rsidP="00163CE6">
      <w:pPr>
        <w:pStyle w:val="1"/>
        <w:keepNext/>
        <w:numPr>
          <w:ilvl w:val="0"/>
          <w:numId w:val="0"/>
        </w:numPr>
        <w:ind w:left="1066" w:hanging="357"/>
        <w:jc w:val="center"/>
      </w:pPr>
      <w:bookmarkStart w:id="40" w:name="_Toc69068991"/>
      <w:r>
        <w:rPr>
          <w:noProof/>
        </w:rPr>
        <w:lastRenderedPageBreak/>
        <w:drawing>
          <wp:inline distT="0" distB="0" distL="0" distR="0" wp14:anchorId="40369E8A" wp14:editId="667C437D">
            <wp:extent cx="1009935" cy="207648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1962" cy="20806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40"/>
    </w:p>
    <w:p w14:paraId="06496BF4" w14:textId="76339BA2" w:rsidR="002F71B1" w:rsidRDefault="008A5B6B" w:rsidP="00163CE6">
      <w:pPr>
        <w:pStyle w:val="afc"/>
        <w:jc w:val="center"/>
      </w:pPr>
      <w:r>
        <w:t>Рисунок</w:t>
      </w:r>
      <w:commentRangeStart w:id="41"/>
      <w:r w:rsidR="002F71B1">
        <w:t xml:space="preserve"> </w:t>
      </w:r>
      <w:r w:rsidR="00E501F2">
        <w:fldChar w:fldCharType="begin"/>
      </w:r>
      <w:r w:rsidR="00E501F2" w:rsidRPr="003B35A4">
        <w:instrText xml:space="preserve"> SEQ Страница \* ARABIC </w:instrText>
      </w:r>
      <w:r w:rsidR="00E501F2">
        <w:fldChar w:fldCharType="separate"/>
      </w:r>
      <w:r w:rsidR="002F71B1">
        <w:rPr>
          <w:noProof/>
        </w:rPr>
        <w:t>1</w:t>
      </w:r>
      <w:r w:rsidR="00E501F2">
        <w:rPr>
          <w:noProof/>
        </w:rPr>
        <w:fldChar w:fldCharType="end"/>
      </w:r>
      <w:commentRangeEnd w:id="41"/>
      <w:r>
        <w:rPr>
          <w:noProof/>
        </w:rPr>
        <w:t xml:space="preserve"> – Старотовая страница.</w:t>
      </w:r>
      <w:r w:rsidR="003B35A4">
        <w:rPr>
          <w:rStyle w:val="afd"/>
          <w:i w:val="0"/>
          <w:iCs w:val="0"/>
          <w:color w:val="auto"/>
        </w:rPr>
        <w:commentReference w:id="41"/>
      </w:r>
    </w:p>
    <w:p w14:paraId="5F18622B" w14:textId="45719DE3" w:rsidR="00E1762B" w:rsidRDefault="002F71B1" w:rsidP="00163CE6">
      <w:pPr>
        <w:pStyle w:val="14"/>
      </w:pPr>
      <w:r>
        <w:t xml:space="preserve">При открытии приложения отображается стартовая, загрузочная страница. В это время приложение </w:t>
      </w:r>
      <w:r w:rsidR="00E1762B">
        <w:t xml:space="preserve">проверяет наличие </w:t>
      </w:r>
      <w:r w:rsidR="007B5681">
        <w:rPr>
          <w:lang w:val="en-US"/>
        </w:rPr>
        <w:t>r</w:t>
      </w:r>
      <w:r w:rsidR="00E1762B">
        <w:rPr>
          <w:lang w:val="en-US"/>
        </w:rPr>
        <w:t>efresh</w:t>
      </w:r>
      <w:r w:rsidR="00E1762B">
        <w:t>-токена</w:t>
      </w:r>
      <w:r w:rsidR="00DD41D6">
        <w:t xml:space="preserve"> и </w:t>
      </w:r>
      <w:r w:rsidR="007B5681">
        <w:rPr>
          <w:lang w:val="en-US"/>
        </w:rPr>
        <w:t>e</w:t>
      </w:r>
      <w:r w:rsidR="00DD41D6">
        <w:rPr>
          <w:lang w:val="en-US"/>
        </w:rPr>
        <w:t>mail</w:t>
      </w:r>
      <w:r w:rsidR="00DD41D6">
        <w:t xml:space="preserve"> адреса</w:t>
      </w:r>
      <w:r w:rsidR="00E1762B">
        <w:t xml:space="preserve"> в локальном защищённом хранилище.</w:t>
      </w:r>
      <w:r w:rsidR="00E1762B" w:rsidRPr="00E1762B">
        <w:t xml:space="preserve"> </w:t>
      </w:r>
    </w:p>
    <w:p w14:paraId="1776C965" w14:textId="32C2EC07" w:rsidR="00E1762B" w:rsidRDefault="00E1762B" w:rsidP="00163CE6">
      <w:pPr>
        <w:pStyle w:val="14"/>
      </w:pPr>
      <w:r>
        <w:t xml:space="preserve">В случае, если </w:t>
      </w:r>
      <w:r w:rsidR="007B5681">
        <w:rPr>
          <w:lang w:val="en-US"/>
        </w:rPr>
        <w:t>r</w:t>
      </w:r>
      <w:r>
        <w:rPr>
          <w:lang w:val="en-US"/>
        </w:rPr>
        <w:t>efresh</w:t>
      </w:r>
      <w:r w:rsidRPr="00E1762B">
        <w:t>-</w:t>
      </w:r>
      <w:r>
        <w:t xml:space="preserve">токен </w:t>
      </w:r>
      <w:r w:rsidR="00DD41D6">
        <w:t xml:space="preserve">или </w:t>
      </w:r>
      <w:r w:rsidR="007B5681">
        <w:rPr>
          <w:lang w:val="en-US"/>
        </w:rPr>
        <w:t>e</w:t>
      </w:r>
      <w:r w:rsidR="00DD41D6">
        <w:rPr>
          <w:lang w:val="en-US"/>
        </w:rPr>
        <w:t>mail</w:t>
      </w:r>
      <w:r w:rsidR="00DD41D6">
        <w:t xml:space="preserve"> </w:t>
      </w:r>
      <w:r>
        <w:t>отсутству</w:t>
      </w:r>
      <w:r w:rsidR="00DD41D6">
        <w:t>ю</w:t>
      </w:r>
      <w:r>
        <w:t>т, приложение переводит пользователя на страницу №2.</w:t>
      </w:r>
    </w:p>
    <w:p w14:paraId="66DD3657" w14:textId="5226CE3A" w:rsidR="002F71B1" w:rsidRPr="00DD41D6" w:rsidRDefault="00E1762B" w:rsidP="00163CE6">
      <w:pPr>
        <w:pStyle w:val="14"/>
      </w:pPr>
      <w:r>
        <w:t xml:space="preserve">В случае, если </w:t>
      </w:r>
      <w:r w:rsidR="00DD41D6">
        <w:t>необходимые параметры</w:t>
      </w:r>
      <w:r>
        <w:t xml:space="preserve"> присутствует, приложение выполняет </w:t>
      </w:r>
      <w:r w:rsidR="00DD41D6">
        <w:rPr>
          <w:lang w:val="en-US"/>
        </w:rPr>
        <w:t>POST</w:t>
      </w:r>
      <w:r w:rsidR="00DD41D6">
        <w:t xml:space="preserve"> запрос </w:t>
      </w:r>
      <w:r w:rsidR="00DD41D6" w:rsidRPr="00DD41D6">
        <w:t>(“/</w:t>
      </w:r>
      <w:proofErr w:type="spellStart"/>
      <w:r w:rsidR="00DD41D6">
        <w:rPr>
          <w:lang w:val="en-US"/>
        </w:rPr>
        <w:t>api</w:t>
      </w:r>
      <w:proofErr w:type="spellEnd"/>
      <w:r w:rsidR="00DD41D6" w:rsidRPr="00DD41D6">
        <w:t>/</w:t>
      </w:r>
      <w:r w:rsidR="00DD41D6">
        <w:rPr>
          <w:lang w:val="en-US"/>
        </w:rPr>
        <w:t>refresh</w:t>
      </w:r>
      <w:r w:rsidR="00DD41D6" w:rsidRPr="00DD41D6">
        <w:t>”)</w:t>
      </w:r>
      <w:r w:rsidR="00DD41D6">
        <w:t xml:space="preserve"> с типом содержимого</w:t>
      </w:r>
      <w:r w:rsidR="00DD41D6" w:rsidRPr="00DD41D6">
        <w:t xml:space="preserve"> “</w:t>
      </w:r>
      <w:r w:rsidR="00DD41D6">
        <w:rPr>
          <w:lang w:val="en-US"/>
        </w:rPr>
        <w:t>application</w:t>
      </w:r>
      <w:r w:rsidR="00DD41D6" w:rsidRPr="00DD41D6">
        <w:t>/</w:t>
      </w:r>
      <w:r w:rsidR="00DD41D6">
        <w:rPr>
          <w:lang w:val="en-US"/>
        </w:rPr>
        <w:t>x</w:t>
      </w:r>
      <w:r w:rsidR="00DD41D6" w:rsidRPr="00DD41D6">
        <w:t>-</w:t>
      </w:r>
      <w:r w:rsidR="00DD41D6">
        <w:rPr>
          <w:lang w:val="en-US"/>
        </w:rPr>
        <w:t>www</w:t>
      </w:r>
      <w:r w:rsidR="00DD41D6" w:rsidRPr="00DD41D6">
        <w:t>-</w:t>
      </w:r>
      <w:r w:rsidR="00DD41D6">
        <w:rPr>
          <w:lang w:val="en-US"/>
        </w:rPr>
        <w:t>form</w:t>
      </w:r>
      <w:r w:rsidR="00DD41D6" w:rsidRPr="00DD41D6">
        <w:t>/</w:t>
      </w:r>
      <w:proofErr w:type="spellStart"/>
      <w:r w:rsidR="00DD41D6">
        <w:rPr>
          <w:lang w:val="en-US"/>
        </w:rPr>
        <w:t>urlencoded</w:t>
      </w:r>
      <w:proofErr w:type="spellEnd"/>
      <w:r w:rsidR="00DD41D6" w:rsidRPr="00DD41D6">
        <w:t>”</w:t>
      </w:r>
      <w:r w:rsidR="00DD41D6">
        <w:t xml:space="preserve">, где в формате ключ-значение передаются следующие параметры: </w:t>
      </w:r>
      <w:r w:rsidR="007B5681">
        <w:rPr>
          <w:lang w:val="en-US"/>
        </w:rPr>
        <w:t>r</w:t>
      </w:r>
      <w:r w:rsidR="00DD41D6">
        <w:rPr>
          <w:lang w:val="en-US"/>
        </w:rPr>
        <w:t>efresh</w:t>
      </w:r>
      <w:r w:rsidR="00DD41D6">
        <w:t xml:space="preserve">-токен, </w:t>
      </w:r>
      <w:r w:rsidR="007B5681">
        <w:rPr>
          <w:lang w:val="en-US"/>
        </w:rPr>
        <w:t>e</w:t>
      </w:r>
      <w:r w:rsidR="00DD41D6">
        <w:rPr>
          <w:lang w:val="en-US"/>
        </w:rPr>
        <w:t>mail</w:t>
      </w:r>
      <w:r w:rsidR="00DD41D6">
        <w:t xml:space="preserve"> адрес, уникальный идентификатор устройства. Дальше в случае, если код ответа от сервера равен 200 – приложение переход</w:t>
      </w:r>
      <w:r w:rsidR="007D4887">
        <w:t>ит</w:t>
      </w:r>
      <w:r w:rsidR="00DD41D6">
        <w:t xml:space="preserve"> на</w:t>
      </w:r>
      <w:r w:rsidR="007B5681">
        <w:t xml:space="preserve"> страницу</w:t>
      </w:r>
      <w:r w:rsidR="00DD41D6">
        <w:t xml:space="preserve"> </w:t>
      </w:r>
      <w:r w:rsidR="007B5681">
        <w:t>ввода информации, если у пользователя есть незаполненные данные, если их нет – на главную страницу.</w:t>
      </w:r>
      <w:r w:rsidR="00DD41D6">
        <w:t xml:space="preserve"> В противное случае – на страницу авторизации</w:t>
      </w:r>
      <w:r w:rsidR="007B5681">
        <w:t>.</w:t>
      </w:r>
    </w:p>
    <w:p w14:paraId="608266FE" w14:textId="4FD9834F" w:rsidR="000A6F87" w:rsidRDefault="002F71B1" w:rsidP="00163CE6">
      <w:pPr>
        <w:pStyle w:val="1"/>
        <w:numPr>
          <w:ilvl w:val="0"/>
          <w:numId w:val="26"/>
        </w:numPr>
      </w:pPr>
      <w:bookmarkStart w:id="42" w:name="_Toc69068992"/>
      <w:r>
        <w:t>Авторизация</w:t>
      </w:r>
      <w:bookmarkEnd w:id="42"/>
    </w:p>
    <w:p w14:paraId="25558E4A" w14:textId="07D99D1E" w:rsidR="007D4887" w:rsidRDefault="007D4887" w:rsidP="00163CE6">
      <w:pPr>
        <w:pStyle w:val="1"/>
        <w:numPr>
          <w:ilvl w:val="0"/>
          <w:numId w:val="0"/>
        </w:numPr>
        <w:ind w:left="1066" w:hanging="357"/>
        <w:jc w:val="center"/>
      </w:pPr>
      <w:bookmarkStart w:id="43" w:name="_Toc69068993"/>
      <w:r>
        <w:rPr>
          <w:noProof/>
        </w:rPr>
        <w:lastRenderedPageBreak/>
        <w:drawing>
          <wp:inline distT="0" distB="0" distL="0" distR="0" wp14:anchorId="20313891" wp14:editId="1B53CDB9">
            <wp:extent cx="1314362" cy="2703910"/>
            <wp:effectExtent l="0" t="0" r="63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4897" cy="2746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3CE6">
        <w:tab/>
      </w:r>
      <w:r w:rsidR="00163CE6">
        <w:tab/>
      </w:r>
      <w:r w:rsidR="00163CE6">
        <w:tab/>
      </w:r>
      <w:r w:rsidR="00163CE6">
        <w:tab/>
      </w:r>
      <w:r>
        <w:rPr>
          <w:noProof/>
        </w:rPr>
        <w:drawing>
          <wp:inline distT="0" distB="0" distL="0" distR="0" wp14:anchorId="16ED7A59" wp14:editId="6CFB8FE9">
            <wp:extent cx="1315309" cy="2701290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609" cy="2738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3"/>
    </w:p>
    <w:p w14:paraId="4B75BE2E" w14:textId="19DBF49C" w:rsidR="007D4887" w:rsidRDefault="008A5B6B" w:rsidP="00163CE6">
      <w:pPr>
        <w:pStyle w:val="afc"/>
        <w:jc w:val="center"/>
      </w:pPr>
      <w:r>
        <w:t xml:space="preserve">Рисунок 2 – Страница ввода </w:t>
      </w:r>
      <w:r>
        <w:rPr>
          <w:lang w:val="en-US"/>
        </w:rPr>
        <w:t>Email</w:t>
      </w:r>
      <w:r w:rsidRPr="008A5B6B">
        <w:t>.</w:t>
      </w:r>
      <w:r w:rsidR="007D4887">
        <w:t xml:space="preserve"> </w:t>
      </w:r>
      <w:r w:rsidR="007D4887">
        <w:tab/>
      </w:r>
      <w:r>
        <w:tab/>
        <w:t xml:space="preserve">         </w:t>
      </w:r>
      <w:r w:rsidR="007D4887">
        <w:t xml:space="preserve"> </w:t>
      </w:r>
      <w:r>
        <w:t xml:space="preserve">Рисунок </w:t>
      </w:r>
      <w:r w:rsidR="007D4887">
        <w:t>3</w:t>
      </w:r>
      <w:r>
        <w:t xml:space="preserve"> – Ввод кода подтверждения.</w:t>
      </w:r>
    </w:p>
    <w:p w14:paraId="55AEA9BD" w14:textId="668F48BC" w:rsidR="007D4887" w:rsidRDefault="007D4887" w:rsidP="00163CE6">
      <w:pPr>
        <w:pStyle w:val="14"/>
      </w:pPr>
      <w:bookmarkStart w:id="44" w:name="_Toc69068994"/>
      <w:r>
        <w:t xml:space="preserve">На странице №2 после нажатия кнопки «Продолжить» происходит валидация текстового поля. Валидация происходит по простому шаблону: строка должна заканчиваться на </w:t>
      </w:r>
      <w:r w:rsidRPr="007D4887">
        <w:t>“@</w:t>
      </w:r>
      <w:proofErr w:type="spellStart"/>
      <w:r>
        <w:rPr>
          <w:lang w:val="en-US"/>
        </w:rPr>
        <w:t>edu</w:t>
      </w:r>
      <w:proofErr w:type="spellEnd"/>
      <w:r w:rsidRPr="007D4887">
        <w:t>.</w:t>
      </w:r>
      <w:proofErr w:type="spellStart"/>
      <w:r>
        <w:rPr>
          <w:lang w:val="en-US"/>
        </w:rPr>
        <w:t>hse</w:t>
      </w:r>
      <w:proofErr w:type="spellEnd"/>
      <w:r w:rsidRPr="007D4887">
        <w:t>.</w:t>
      </w:r>
      <w:proofErr w:type="spellStart"/>
      <w:r>
        <w:rPr>
          <w:lang w:val="en-US"/>
        </w:rPr>
        <w:t>ru</w:t>
      </w:r>
      <w:proofErr w:type="spellEnd"/>
      <w:r w:rsidRPr="007D4887">
        <w:t>”</w:t>
      </w:r>
      <w:r>
        <w:t xml:space="preserve">, либо на </w:t>
      </w:r>
      <w:r w:rsidRPr="007D4887">
        <w:t>“@</w:t>
      </w:r>
      <w:proofErr w:type="spellStart"/>
      <w:r>
        <w:rPr>
          <w:lang w:val="en-US"/>
        </w:rPr>
        <w:t>hse</w:t>
      </w:r>
      <w:proofErr w:type="spellEnd"/>
      <w:r w:rsidRPr="007D4887">
        <w:t>.</w:t>
      </w:r>
      <w:proofErr w:type="spellStart"/>
      <w:r>
        <w:rPr>
          <w:lang w:val="en-US"/>
        </w:rPr>
        <w:t>ru</w:t>
      </w:r>
      <w:proofErr w:type="spellEnd"/>
      <w:r w:rsidRPr="007D4887">
        <w:t>”</w:t>
      </w:r>
      <w:r>
        <w:t xml:space="preserve"> и содержать более трёх символов до последнего символа </w:t>
      </w:r>
      <w:r w:rsidRPr="007D4887">
        <w:t>“@”.</w:t>
      </w:r>
      <w:bookmarkEnd w:id="44"/>
    </w:p>
    <w:p w14:paraId="5A1FB748" w14:textId="21E648BD" w:rsidR="007D4887" w:rsidRDefault="007D4887" w:rsidP="00163CE6">
      <w:pPr>
        <w:pStyle w:val="14"/>
      </w:pPr>
      <w:bookmarkStart w:id="45" w:name="_Toc69068995"/>
      <w:r>
        <w:t xml:space="preserve">В случае успешной валидации текстового поля – отправляется </w:t>
      </w:r>
      <w:r>
        <w:rPr>
          <w:lang w:val="en-US"/>
        </w:rPr>
        <w:t>POST</w:t>
      </w:r>
      <w:r>
        <w:t xml:space="preserve"> запрос (</w:t>
      </w:r>
      <w:r w:rsidRPr="007D4887">
        <w:t>“</w:t>
      </w:r>
      <w:proofErr w:type="spellStart"/>
      <w:r>
        <w:rPr>
          <w:lang w:val="en-US"/>
        </w:rPr>
        <w:t>api</w:t>
      </w:r>
      <w:proofErr w:type="spellEnd"/>
      <w:r w:rsidRPr="007D4887">
        <w:t>/</w:t>
      </w:r>
      <w:r>
        <w:rPr>
          <w:lang w:val="en-US"/>
        </w:rPr>
        <w:t>code</w:t>
      </w:r>
      <w:r w:rsidR="007F6262" w:rsidRPr="007F6262">
        <w:t>?</w:t>
      </w:r>
      <w:r w:rsidR="007F6262">
        <w:rPr>
          <w:lang w:val="en-US"/>
        </w:rPr>
        <w:t>email</w:t>
      </w:r>
      <w:r w:rsidR="007F6262" w:rsidRPr="007F6262">
        <w:t>=$</w:t>
      </w:r>
      <w:r w:rsidR="007F6262">
        <w:rPr>
          <w:lang w:val="en-US"/>
        </w:rPr>
        <w:t>email</w:t>
      </w:r>
      <w:r w:rsidRPr="007D4887">
        <w:t>”)</w:t>
      </w:r>
      <w:r>
        <w:t>,</w:t>
      </w:r>
      <w:r w:rsidR="007F6262">
        <w:t xml:space="preserve"> где вместо</w:t>
      </w:r>
      <w:r w:rsidR="007F6262" w:rsidRPr="007F6262">
        <w:t xml:space="preserve"> “$</w:t>
      </w:r>
      <w:r w:rsidR="007F6262">
        <w:rPr>
          <w:lang w:val="en-US"/>
        </w:rPr>
        <w:t>email</w:t>
      </w:r>
      <w:r w:rsidR="007F6262" w:rsidRPr="007F6262">
        <w:t>”</w:t>
      </w:r>
      <w:r w:rsidR="007F6262">
        <w:t xml:space="preserve"> прописывается </w:t>
      </w:r>
      <w:r w:rsidR="007B5681">
        <w:rPr>
          <w:lang w:val="en-US"/>
        </w:rPr>
        <w:t>e</w:t>
      </w:r>
      <w:r w:rsidR="007F6262">
        <w:rPr>
          <w:lang w:val="en-US"/>
        </w:rPr>
        <w:t>mail</w:t>
      </w:r>
      <w:r w:rsidR="007F6262">
        <w:t>-адрес, указанный в текстовом поле. А</w:t>
      </w:r>
      <w:r>
        <w:t xml:space="preserve"> дальше в случае полученного от сервера ответа с кодом 200 – страница переключается </w:t>
      </w:r>
      <w:r w:rsidR="007B5681">
        <w:t>на страницу с вводом кода подтверждения.</w:t>
      </w:r>
      <w:bookmarkEnd w:id="45"/>
    </w:p>
    <w:p w14:paraId="0CF956AE" w14:textId="1A81387B" w:rsidR="007F6262" w:rsidRDefault="007F6262" w:rsidP="00163CE6">
      <w:pPr>
        <w:pStyle w:val="14"/>
      </w:pPr>
      <w:bookmarkStart w:id="46" w:name="_Toc69068996"/>
      <w:r>
        <w:t xml:space="preserve">На странице №3 содержимое текстового поля также проходит валидацию: так как предполагается ввод шестизначного кода, то валидация считается выполненной, если содержимое – это строка, состоящая из </w:t>
      </w:r>
      <w:proofErr w:type="gramStart"/>
      <w:r>
        <w:t>6-ти</w:t>
      </w:r>
      <w:proofErr w:type="gramEnd"/>
      <w:r>
        <w:t xml:space="preserve"> цифр.</w:t>
      </w:r>
      <w:bookmarkEnd w:id="46"/>
    </w:p>
    <w:p w14:paraId="27771D6E" w14:textId="6A60748A" w:rsidR="007F6262" w:rsidRPr="000C5BD9" w:rsidRDefault="007F6262" w:rsidP="00163CE6">
      <w:pPr>
        <w:pStyle w:val="14"/>
      </w:pPr>
      <w:r>
        <w:t xml:space="preserve"> </w:t>
      </w:r>
      <w:bookmarkStart w:id="47" w:name="_Toc69068997"/>
      <w:r>
        <w:t>Приложение совершает</w:t>
      </w:r>
      <w:r w:rsidRPr="007F6262">
        <w:t xml:space="preserve"> </w:t>
      </w:r>
      <w:r>
        <w:rPr>
          <w:lang w:val="en-US"/>
        </w:rPr>
        <w:t>POST</w:t>
      </w:r>
      <w:r>
        <w:t xml:space="preserve"> запрос (</w:t>
      </w:r>
      <w:r w:rsidRPr="007F6262">
        <w:t>“</w:t>
      </w:r>
      <w:proofErr w:type="spellStart"/>
      <w:r>
        <w:rPr>
          <w:lang w:val="en-US"/>
        </w:rPr>
        <w:t>api</w:t>
      </w:r>
      <w:proofErr w:type="spellEnd"/>
      <w:r w:rsidRPr="007F6262">
        <w:t>/</w:t>
      </w:r>
      <w:r>
        <w:rPr>
          <w:lang w:val="en-US"/>
        </w:rPr>
        <w:t>confirm</w:t>
      </w:r>
      <w:r w:rsidRPr="007F6262">
        <w:t>”)</w:t>
      </w:r>
      <w:r>
        <w:t xml:space="preserve"> с телом запроса в формате ключ-значение, где указываются три значения: </w:t>
      </w:r>
      <w:r>
        <w:rPr>
          <w:lang w:val="en-US"/>
        </w:rPr>
        <w:t>email</w:t>
      </w:r>
      <w:r>
        <w:t>, код и уникальный идентификатор устройства.</w:t>
      </w:r>
      <w:bookmarkEnd w:id="47"/>
      <w:r>
        <w:t xml:space="preserve"> </w:t>
      </w:r>
    </w:p>
    <w:p w14:paraId="01890783" w14:textId="10080073" w:rsidR="00976FB6" w:rsidRDefault="007F6262" w:rsidP="00163CE6">
      <w:pPr>
        <w:pStyle w:val="14"/>
      </w:pPr>
      <w:bookmarkStart w:id="48" w:name="_Toc69068998"/>
      <w:r>
        <w:t>В случае</w:t>
      </w:r>
      <w:r w:rsidR="00976FB6">
        <w:t xml:space="preserve"> успешного ответа – от сервера поступит сообщение в формате </w:t>
      </w:r>
      <w:commentRangeStart w:id="49"/>
      <w:r w:rsidR="00976FB6">
        <w:rPr>
          <w:lang w:val="en-US"/>
        </w:rPr>
        <w:t>JSON</w:t>
      </w:r>
      <w:commentRangeEnd w:id="49"/>
      <w:r w:rsidR="007B5681">
        <w:rPr>
          <w:rStyle w:val="afd"/>
        </w:rPr>
        <w:commentReference w:id="49"/>
      </w:r>
      <w:r w:rsidR="00976FB6">
        <w:t xml:space="preserve">, содержащее данные в формате ключ-значение из </w:t>
      </w:r>
      <w:r w:rsidR="007B5681">
        <w:rPr>
          <w:lang w:val="en-US"/>
        </w:rPr>
        <w:t>a</w:t>
      </w:r>
      <w:r w:rsidR="00976FB6">
        <w:rPr>
          <w:lang w:val="en-US"/>
        </w:rPr>
        <w:t>ccess</w:t>
      </w:r>
      <w:r w:rsidR="00976FB6">
        <w:t xml:space="preserve">-токена и </w:t>
      </w:r>
      <w:r w:rsidR="007B5681">
        <w:rPr>
          <w:lang w:val="en-US"/>
        </w:rPr>
        <w:t>r</w:t>
      </w:r>
      <w:r w:rsidR="00976FB6">
        <w:rPr>
          <w:lang w:val="en-US"/>
        </w:rPr>
        <w:t>efresh</w:t>
      </w:r>
      <w:r w:rsidR="00976FB6">
        <w:t>-токена.</w:t>
      </w:r>
      <w:bookmarkEnd w:id="48"/>
    </w:p>
    <w:p w14:paraId="24736636" w14:textId="7A24DC16" w:rsidR="00976FB6" w:rsidRDefault="00976FB6" w:rsidP="00163CE6">
      <w:pPr>
        <w:pStyle w:val="14"/>
      </w:pPr>
    </w:p>
    <w:p w14:paraId="26925F36" w14:textId="426D3ED2" w:rsidR="00C009B6" w:rsidRDefault="00976FB6" w:rsidP="00163CE6">
      <w:pPr>
        <w:pStyle w:val="14"/>
      </w:pPr>
      <w:bookmarkStart w:id="50" w:name="_Toc69068999"/>
      <w:r>
        <w:lastRenderedPageBreak/>
        <w:t xml:space="preserve">После получения токенов устройство сохраняет их и </w:t>
      </w:r>
      <w:r>
        <w:rPr>
          <w:lang w:val="en-US"/>
        </w:rPr>
        <w:t>email</w:t>
      </w:r>
      <w:r>
        <w:t xml:space="preserve"> пользователя в защищённое хранилище.</w:t>
      </w:r>
      <w:bookmarkEnd w:id="50"/>
    </w:p>
    <w:p w14:paraId="2270F4BA" w14:textId="5D62B877" w:rsidR="00C009B6" w:rsidRDefault="00C009B6" w:rsidP="00C009B6">
      <w:pPr>
        <w:pStyle w:val="1"/>
        <w:numPr>
          <w:ilvl w:val="0"/>
          <w:numId w:val="26"/>
        </w:numPr>
      </w:pPr>
      <w:bookmarkStart w:id="51" w:name="_Toc69069000"/>
      <w:r>
        <w:t>Ввод необходимой информации</w:t>
      </w:r>
      <w:bookmarkEnd w:id="51"/>
    </w:p>
    <w:p w14:paraId="36BE27CD" w14:textId="77777777" w:rsidR="00484A23" w:rsidRDefault="00484A23" w:rsidP="00976FB6">
      <w:pPr>
        <w:pStyle w:val="1"/>
        <w:numPr>
          <w:ilvl w:val="0"/>
          <w:numId w:val="0"/>
        </w:numPr>
        <w:ind w:left="2127" w:firstLine="352"/>
        <w:jc w:val="left"/>
      </w:pPr>
    </w:p>
    <w:p w14:paraId="214F4E85" w14:textId="56D234D0" w:rsidR="008A5B6B" w:rsidRDefault="00484A23" w:rsidP="00163CE6">
      <w:pPr>
        <w:pStyle w:val="1"/>
        <w:numPr>
          <w:ilvl w:val="0"/>
          <w:numId w:val="0"/>
        </w:numPr>
        <w:jc w:val="center"/>
      </w:pPr>
      <w:bookmarkStart w:id="52" w:name="_Toc69069001"/>
      <w:r>
        <w:rPr>
          <w:noProof/>
        </w:rPr>
        <w:drawing>
          <wp:inline distT="0" distB="0" distL="0" distR="0" wp14:anchorId="1B558641" wp14:editId="3B2F81AD">
            <wp:extent cx="1161396" cy="2386541"/>
            <wp:effectExtent l="0" t="0" r="127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278" cy="2466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3CE6">
        <w:tab/>
      </w:r>
      <w:r w:rsidR="00163CE6">
        <w:tab/>
      </w:r>
      <w:r w:rsidR="00163CE6">
        <w:tab/>
      </w:r>
      <w:r>
        <w:rPr>
          <w:noProof/>
        </w:rPr>
        <w:drawing>
          <wp:inline distT="0" distB="0" distL="0" distR="0" wp14:anchorId="229EC95E" wp14:editId="17EE5254">
            <wp:extent cx="1160761" cy="2385237"/>
            <wp:effectExtent l="0" t="0" r="190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8720" cy="2463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A0468" w14:textId="0BA9843D" w:rsidR="00484A23" w:rsidRDefault="008A5B6B" w:rsidP="00163CE6">
      <w:pPr>
        <w:pStyle w:val="afc"/>
        <w:ind w:firstLine="0"/>
        <w:jc w:val="center"/>
      </w:pPr>
      <w:r>
        <w:t xml:space="preserve">Рисунок 4 – Страница ввода имени и фамилии.         Рисунок </w:t>
      </w:r>
      <w:r w:rsidRPr="00946E1F">
        <w:t>5</w:t>
      </w:r>
      <w:r>
        <w:t xml:space="preserve"> – Страница выбора пола.</w:t>
      </w:r>
      <w:bookmarkEnd w:id="52"/>
    </w:p>
    <w:p w14:paraId="5E91847E" w14:textId="5940F7DD" w:rsidR="00C009B6" w:rsidRDefault="00484A23" w:rsidP="00163CE6">
      <w:pPr>
        <w:pStyle w:val="14"/>
      </w:pPr>
      <w:bookmarkStart w:id="53" w:name="_Toc69069002"/>
      <w:r>
        <w:t xml:space="preserve">После подтверждения кода устройство запрашивает данные о пользователе </w:t>
      </w:r>
      <w:r w:rsidR="00C4182F">
        <w:t>с помощью</w:t>
      </w:r>
      <w:r>
        <w:t xml:space="preserve"> </w:t>
      </w:r>
      <w:r>
        <w:rPr>
          <w:lang w:val="en-US"/>
        </w:rPr>
        <w:t>HTTP</w:t>
      </w:r>
      <w:r w:rsidRPr="00484A23">
        <w:t>-</w:t>
      </w:r>
      <w:r>
        <w:rPr>
          <w:lang w:val="en-US"/>
        </w:rPr>
        <w:t>GET</w:t>
      </w:r>
      <w:r w:rsidRPr="00484A23">
        <w:t xml:space="preserve"> </w:t>
      </w:r>
      <w:r>
        <w:t>запрос</w:t>
      </w:r>
      <w:r w:rsidR="00C4182F">
        <w:t>а</w:t>
      </w:r>
      <w:r>
        <w:t xml:space="preserve"> к серверу </w:t>
      </w:r>
      <w:r w:rsidRPr="00484A23">
        <w:t>(“</w:t>
      </w:r>
      <w:r>
        <w:rPr>
          <w:rStyle w:val="pl-s"/>
        </w:rPr>
        <w:t>/</w:t>
      </w:r>
      <w:proofErr w:type="spellStart"/>
      <w:r>
        <w:rPr>
          <w:rStyle w:val="pl-s"/>
        </w:rPr>
        <w:t>api</w:t>
      </w:r>
      <w:proofErr w:type="spellEnd"/>
      <w:r>
        <w:rPr>
          <w:rStyle w:val="pl-s"/>
        </w:rPr>
        <w:t>/</w:t>
      </w:r>
      <w:proofErr w:type="spellStart"/>
      <w:r>
        <w:rPr>
          <w:rStyle w:val="pl-s"/>
        </w:rPr>
        <w:t>user</w:t>
      </w:r>
      <w:proofErr w:type="spellEnd"/>
      <w:r>
        <w:rPr>
          <w:rStyle w:val="pl-s"/>
        </w:rPr>
        <w:t>/</w:t>
      </w:r>
      <w:proofErr w:type="spellStart"/>
      <w:r>
        <w:rPr>
          <w:rStyle w:val="pl-s"/>
        </w:rPr>
        <w:t>settings</w:t>
      </w:r>
      <w:proofErr w:type="spellEnd"/>
      <w:r>
        <w:rPr>
          <w:rStyle w:val="pl-s"/>
        </w:rPr>
        <w:t>/{</w:t>
      </w:r>
      <w:proofErr w:type="spellStart"/>
      <w:r>
        <w:rPr>
          <w:rStyle w:val="pl-s"/>
        </w:rPr>
        <w:t>token</w:t>
      </w:r>
      <w:proofErr w:type="spellEnd"/>
      <w:r>
        <w:rPr>
          <w:rStyle w:val="pl-s"/>
        </w:rPr>
        <w:t>}</w:t>
      </w:r>
      <w:r w:rsidRPr="00484A23">
        <w:rPr>
          <w:rStyle w:val="pl-s"/>
        </w:rPr>
        <w:t>”</w:t>
      </w:r>
      <w:r w:rsidRPr="00484A23">
        <w:t>)</w:t>
      </w:r>
      <w:r>
        <w:t>, где вместо</w:t>
      </w:r>
      <w:r w:rsidRPr="00484A23">
        <w:t xml:space="preserve"> “{</w:t>
      </w:r>
      <w:r>
        <w:rPr>
          <w:lang w:val="en-US"/>
        </w:rPr>
        <w:t>token</w:t>
      </w:r>
      <w:r w:rsidRPr="00484A23">
        <w:t>}”</w:t>
      </w:r>
      <w:r>
        <w:t xml:space="preserve"> указывается </w:t>
      </w:r>
      <w:r w:rsidR="007B5681">
        <w:rPr>
          <w:lang w:val="en-US"/>
        </w:rPr>
        <w:t>a</w:t>
      </w:r>
      <w:r>
        <w:rPr>
          <w:lang w:val="en-US"/>
        </w:rPr>
        <w:t>ccess</w:t>
      </w:r>
      <w:r>
        <w:t>-токен</w:t>
      </w:r>
      <w:r w:rsidR="00C009B6">
        <w:t xml:space="preserve">. От сервера ожидается получение ответа в формате </w:t>
      </w:r>
      <w:r w:rsidR="00C009B6">
        <w:rPr>
          <w:lang w:val="en-US"/>
        </w:rPr>
        <w:t>JSON</w:t>
      </w:r>
      <w:r w:rsidR="00C009B6">
        <w:t>, в котором содержится информация о пользователе.</w:t>
      </w:r>
      <w:bookmarkEnd w:id="53"/>
      <w:r w:rsidR="00C009B6">
        <w:t xml:space="preserve"> </w:t>
      </w:r>
    </w:p>
    <w:p w14:paraId="284CCB29" w14:textId="2C71AD22" w:rsidR="00053B12" w:rsidRPr="00053B12" w:rsidRDefault="00C009B6" w:rsidP="00163CE6">
      <w:pPr>
        <w:pStyle w:val="14"/>
      </w:pPr>
      <w:bookmarkStart w:id="54" w:name="_Toc69069003"/>
      <w:r>
        <w:t xml:space="preserve">На основе полученной информации приложение отображает только те страницы заполнения информации, </w:t>
      </w:r>
      <w:r w:rsidR="00053B12">
        <w:t xml:space="preserve">которые нуждаются в заполнении. Так, например, если у пользователя уже ранее были указаны имя и фамилия, вместо </w:t>
      </w:r>
      <w:r w:rsidR="001154D5">
        <w:t>с</w:t>
      </w:r>
      <w:r w:rsidR="00053B12">
        <w:t xml:space="preserve">траницы №4 сразу отобразится </w:t>
      </w:r>
      <w:r w:rsidR="001154D5">
        <w:t>с</w:t>
      </w:r>
      <w:r w:rsidR="00053B12">
        <w:t>траница №5</w:t>
      </w:r>
      <w:del w:id="55" w:author="Горденко Мария Константиновна" w:date="2021-04-17T21:37:00Z">
        <w:r w:rsidR="00C4182F" w:rsidRPr="00C4182F" w:rsidDel="00C720A5">
          <w:delText xml:space="preserve"> </w:delText>
        </w:r>
      </w:del>
      <w:r w:rsidR="001154D5">
        <w:t>.</w:t>
      </w:r>
      <w:bookmarkEnd w:id="54"/>
    </w:p>
    <w:p w14:paraId="39FAA851" w14:textId="479FD4FE" w:rsidR="00053B12" w:rsidRPr="00053B12" w:rsidRDefault="00053B12" w:rsidP="00163CE6">
      <w:pPr>
        <w:pStyle w:val="1"/>
        <w:numPr>
          <w:ilvl w:val="0"/>
          <w:numId w:val="0"/>
        </w:numPr>
        <w:ind w:left="1775" w:hanging="357"/>
        <w:jc w:val="left"/>
      </w:pPr>
      <w:r w:rsidRPr="00053B12">
        <w:t xml:space="preserve"> </w:t>
      </w:r>
      <w:bookmarkStart w:id="56" w:name="_Toc69069004"/>
      <w:r w:rsidRPr="00053B12">
        <w:rPr>
          <w:lang w:val="en-US"/>
        </w:rPr>
        <w:t>if</w:t>
      </w:r>
      <w:r w:rsidRPr="00053B12">
        <w:t xml:space="preserve"> (</w:t>
      </w:r>
      <w:proofErr w:type="gramStart"/>
      <w:r w:rsidRPr="00053B12">
        <w:rPr>
          <w:lang w:val="en-US"/>
        </w:rPr>
        <w:t>user</w:t>
      </w:r>
      <w:r w:rsidRPr="00053B12">
        <w:t>.</w:t>
      </w:r>
      <w:proofErr w:type="spellStart"/>
      <w:r w:rsidRPr="00053B12">
        <w:rPr>
          <w:lang w:val="en-US"/>
        </w:rPr>
        <w:t>firstName</w:t>
      </w:r>
      <w:proofErr w:type="spellEnd"/>
      <w:proofErr w:type="gramEnd"/>
      <w:r w:rsidRPr="00053B12">
        <w:t xml:space="preserve"> == </w:t>
      </w:r>
      <w:r w:rsidRPr="00053B12">
        <w:rPr>
          <w:lang w:val="en-US"/>
        </w:rPr>
        <w:t>null</w:t>
      </w:r>
      <w:r w:rsidRPr="00053B12">
        <w:t xml:space="preserve"> || </w:t>
      </w:r>
      <w:r w:rsidRPr="00053B12">
        <w:rPr>
          <w:lang w:val="en-US"/>
        </w:rPr>
        <w:t>user</w:t>
      </w:r>
      <w:r w:rsidRPr="00053B12">
        <w:t>.</w:t>
      </w:r>
      <w:proofErr w:type="spellStart"/>
      <w:r w:rsidRPr="00053B12">
        <w:rPr>
          <w:lang w:val="en-US"/>
        </w:rPr>
        <w:t>lastName</w:t>
      </w:r>
      <w:proofErr w:type="spellEnd"/>
      <w:r w:rsidRPr="00053B12">
        <w:t xml:space="preserve"> == </w:t>
      </w:r>
      <w:r w:rsidRPr="00053B12">
        <w:rPr>
          <w:lang w:val="en-US"/>
        </w:rPr>
        <w:t>null</w:t>
      </w:r>
      <w:r w:rsidRPr="00053B12">
        <w:t xml:space="preserve"> || </w:t>
      </w:r>
      <w:r w:rsidRPr="00053B12">
        <w:rPr>
          <w:lang w:val="en-US"/>
        </w:rPr>
        <w:t>user</w:t>
      </w:r>
      <w:r w:rsidRPr="00053B12">
        <w:t>.</w:t>
      </w:r>
      <w:proofErr w:type="spellStart"/>
      <w:r w:rsidRPr="00053B12">
        <w:rPr>
          <w:lang w:val="en-US"/>
        </w:rPr>
        <w:t>firstName</w:t>
      </w:r>
      <w:proofErr w:type="spellEnd"/>
      <w:r w:rsidRPr="00053B12">
        <w:t>.</w:t>
      </w:r>
      <w:proofErr w:type="spellStart"/>
      <w:r w:rsidRPr="00053B12">
        <w:rPr>
          <w:lang w:val="en-US"/>
        </w:rPr>
        <w:t>isEmpty</w:t>
      </w:r>
      <w:proofErr w:type="spellEnd"/>
      <w:r w:rsidRPr="00053B12">
        <w:t xml:space="preserve"> || </w:t>
      </w:r>
      <w:r w:rsidRPr="00053B12">
        <w:rPr>
          <w:lang w:val="en-US"/>
        </w:rPr>
        <w:t>user</w:t>
      </w:r>
      <w:r w:rsidRPr="00053B12">
        <w:t>.</w:t>
      </w:r>
      <w:proofErr w:type="spellStart"/>
      <w:r w:rsidRPr="00053B12">
        <w:rPr>
          <w:lang w:val="en-US"/>
        </w:rPr>
        <w:t>lastName</w:t>
      </w:r>
      <w:proofErr w:type="spellEnd"/>
      <w:r w:rsidRPr="00053B12">
        <w:t>.</w:t>
      </w:r>
      <w:proofErr w:type="spellStart"/>
      <w:r w:rsidRPr="00053B12">
        <w:rPr>
          <w:lang w:val="en-US"/>
        </w:rPr>
        <w:t>isEmpty</w:t>
      </w:r>
      <w:proofErr w:type="spellEnd"/>
      <w:r w:rsidRPr="00053B12">
        <w:t>) {</w:t>
      </w:r>
      <w:bookmarkEnd w:id="56"/>
    </w:p>
    <w:p w14:paraId="60180244" w14:textId="77777777" w:rsidR="00053B12" w:rsidRPr="00053B12" w:rsidRDefault="00053B12" w:rsidP="00163CE6">
      <w:pPr>
        <w:pStyle w:val="1"/>
        <w:numPr>
          <w:ilvl w:val="0"/>
          <w:numId w:val="0"/>
        </w:numPr>
        <w:ind w:left="1775" w:hanging="357"/>
        <w:jc w:val="left"/>
        <w:rPr>
          <w:lang w:val="en-US"/>
        </w:rPr>
      </w:pPr>
      <w:r w:rsidRPr="00946E1F">
        <w:t xml:space="preserve">      </w:t>
      </w:r>
      <w:bookmarkStart w:id="57" w:name="_Toc69069005"/>
      <w:r w:rsidRPr="00053B12">
        <w:rPr>
          <w:lang w:val="en-US"/>
        </w:rPr>
        <w:t>Navigator.of(context</w:t>
      </w:r>
      <w:proofErr w:type="gramStart"/>
      <w:r w:rsidRPr="00053B12">
        <w:rPr>
          <w:lang w:val="en-US"/>
        </w:rPr>
        <w:t>).pushReplacementNamed</w:t>
      </w:r>
      <w:proofErr w:type="gramEnd"/>
      <w:r w:rsidRPr="00053B12">
        <w:rPr>
          <w:lang w:val="en-US"/>
        </w:rPr>
        <w:t>(AuthNameScreen.routeName);</w:t>
      </w:r>
      <w:bookmarkEnd w:id="57"/>
    </w:p>
    <w:p w14:paraId="141BD88D" w14:textId="77777777" w:rsidR="00053B12" w:rsidRPr="00053B12" w:rsidRDefault="00053B12" w:rsidP="00163CE6">
      <w:pPr>
        <w:pStyle w:val="1"/>
        <w:numPr>
          <w:ilvl w:val="0"/>
          <w:numId w:val="0"/>
        </w:numPr>
        <w:ind w:left="1775" w:hanging="357"/>
        <w:jc w:val="left"/>
        <w:rPr>
          <w:lang w:val="en-US"/>
        </w:rPr>
      </w:pPr>
      <w:r w:rsidRPr="00053B12">
        <w:rPr>
          <w:lang w:val="en-US"/>
        </w:rPr>
        <w:t xml:space="preserve">    </w:t>
      </w:r>
      <w:bookmarkStart w:id="58" w:name="_Toc69069006"/>
      <w:r w:rsidRPr="00053B12">
        <w:rPr>
          <w:lang w:val="en-US"/>
        </w:rPr>
        <w:t>}</w:t>
      </w:r>
      <w:bookmarkEnd w:id="58"/>
    </w:p>
    <w:p w14:paraId="0B4F57A4" w14:textId="77777777" w:rsidR="00053B12" w:rsidRPr="00053B12" w:rsidRDefault="00053B12" w:rsidP="00163CE6">
      <w:pPr>
        <w:pStyle w:val="1"/>
        <w:numPr>
          <w:ilvl w:val="0"/>
          <w:numId w:val="0"/>
        </w:numPr>
        <w:ind w:left="1775" w:hanging="357"/>
        <w:jc w:val="left"/>
        <w:rPr>
          <w:lang w:val="en-US"/>
        </w:rPr>
      </w:pPr>
      <w:r w:rsidRPr="00053B12">
        <w:rPr>
          <w:lang w:val="en-US"/>
        </w:rPr>
        <w:t xml:space="preserve">    </w:t>
      </w:r>
      <w:bookmarkStart w:id="59" w:name="_Toc69069007"/>
      <w:r w:rsidRPr="00053B12">
        <w:rPr>
          <w:lang w:val="en-US"/>
        </w:rPr>
        <w:t xml:space="preserve">// </w:t>
      </w:r>
      <w:r>
        <w:t>Если</w:t>
      </w:r>
      <w:r w:rsidRPr="00053B12">
        <w:rPr>
          <w:lang w:val="en-US"/>
        </w:rPr>
        <w:t xml:space="preserve"> </w:t>
      </w:r>
      <w:r>
        <w:t>не</w:t>
      </w:r>
      <w:r w:rsidRPr="00053B12">
        <w:rPr>
          <w:lang w:val="en-US"/>
        </w:rPr>
        <w:t xml:space="preserve"> </w:t>
      </w:r>
      <w:r>
        <w:t>выбран</w:t>
      </w:r>
      <w:r w:rsidRPr="00053B12">
        <w:rPr>
          <w:lang w:val="en-US"/>
        </w:rPr>
        <w:t xml:space="preserve"> </w:t>
      </w:r>
      <w:r>
        <w:t>пол</w:t>
      </w:r>
      <w:bookmarkEnd w:id="59"/>
    </w:p>
    <w:p w14:paraId="7DE1EDD0" w14:textId="6FE3BBCA" w:rsidR="00053B12" w:rsidRPr="00053B12" w:rsidRDefault="00053B12" w:rsidP="00163CE6">
      <w:pPr>
        <w:pStyle w:val="1"/>
        <w:numPr>
          <w:ilvl w:val="0"/>
          <w:numId w:val="0"/>
        </w:numPr>
        <w:ind w:left="1775" w:hanging="357"/>
        <w:jc w:val="left"/>
        <w:rPr>
          <w:lang w:val="en-US"/>
        </w:rPr>
      </w:pPr>
      <w:bookmarkStart w:id="60" w:name="_Toc69069008"/>
      <w:r w:rsidRPr="00053B12">
        <w:rPr>
          <w:lang w:val="en-US"/>
        </w:rPr>
        <w:t xml:space="preserve">else </w:t>
      </w:r>
      <w:proofErr w:type="gramStart"/>
      <w:r w:rsidRPr="00053B12">
        <w:rPr>
          <w:lang w:val="en-US"/>
        </w:rPr>
        <w:t>if(</w:t>
      </w:r>
      <w:proofErr w:type="spellStart"/>
      <w:proofErr w:type="gramEnd"/>
      <w:r w:rsidRPr="00053B12">
        <w:rPr>
          <w:lang w:val="en-US"/>
        </w:rPr>
        <w:t>user.gender</w:t>
      </w:r>
      <w:proofErr w:type="spellEnd"/>
      <w:r w:rsidRPr="00053B12">
        <w:rPr>
          <w:lang w:val="en-US"/>
        </w:rPr>
        <w:t xml:space="preserve"> == null || </w:t>
      </w:r>
      <w:proofErr w:type="spellStart"/>
      <w:r w:rsidRPr="00053B12">
        <w:rPr>
          <w:lang w:val="en-US"/>
        </w:rPr>
        <w:t>user.gender</w:t>
      </w:r>
      <w:proofErr w:type="spellEnd"/>
      <w:r w:rsidRPr="00053B12">
        <w:rPr>
          <w:lang w:val="en-US"/>
        </w:rPr>
        <w:t xml:space="preserve"> == </w:t>
      </w:r>
      <w:proofErr w:type="spellStart"/>
      <w:r w:rsidRPr="00053B12">
        <w:rPr>
          <w:lang w:val="en-US"/>
        </w:rPr>
        <w:t>Gender.NONE</w:t>
      </w:r>
      <w:proofErr w:type="spellEnd"/>
      <w:r w:rsidRPr="00053B12">
        <w:rPr>
          <w:lang w:val="en-US"/>
        </w:rPr>
        <w:t>){</w:t>
      </w:r>
      <w:bookmarkEnd w:id="60"/>
    </w:p>
    <w:p w14:paraId="5F6D5074" w14:textId="0EA8162B" w:rsidR="00053B12" w:rsidRPr="00053B12" w:rsidRDefault="00053B12" w:rsidP="00163CE6">
      <w:pPr>
        <w:pStyle w:val="1"/>
        <w:numPr>
          <w:ilvl w:val="0"/>
          <w:numId w:val="0"/>
        </w:numPr>
        <w:ind w:left="1775" w:hanging="357"/>
        <w:jc w:val="left"/>
        <w:rPr>
          <w:lang w:val="en-US"/>
        </w:rPr>
      </w:pPr>
      <w:r w:rsidRPr="00053B12">
        <w:rPr>
          <w:lang w:val="en-US"/>
        </w:rPr>
        <w:t xml:space="preserve">     </w:t>
      </w:r>
      <w:bookmarkStart w:id="61" w:name="_Toc69069009"/>
      <w:r w:rsidRPr="00053B12">
        <w:rPr>
          <w:lang w:val="en-US"/>
        </w:rPr>
        <w:t>Navigator.of(context</w:t>
      </w:r>
      <w:proofErr w:type="gramStart"/>
      <w:r w:rsidRPr="00053B12">
        <w:rPr>
          <w:lang w:val="en-US"/>
        </w:rPr>
        <w:t>).pushReplacementNamed</w:t>
      </w:r>
      <w:proofErr w:type="gramEnd"/>
      <w:r w:rsidRPr="00053B12">
        <w:rPr>
          <w:lang w:val="en-US"/>
        </w:rPr>
        <w:t>(AuthGenderScreen.routeName);</w:t>
      </w:r>
      <w:bookmarkEnd w:id="61"/>
    </w:p>
    <w:p w14:paraId="1A347048" w14:textId="200BAEA5" w:rsidR="00053B12" w:rsidRDefault="00053B12" w:rsidP="00163CE6">
      <w:pPr>
        <w:pStyle w:val="1"/>
        <w:numPr>
          <w:ilvl w:val="0"/>
          <w:numId w:val="0"/>
        </w:numPr>
        <w:ind w:left="1775" w:hanging="357"/>
        <w:jc w:val="left"/>
      </w:pPr>
      <w:r w:rsidRPr="00053B12">
        <w:rPr>
          <w:lang w:val="en-US"/>
        </w:rPr>
        <w:t xml:space="preserve">    </w:t>
      </w:r>
      <w:bookmarkStart w:id="62" w:name="_Toc69069010"/>
      <w:r>
        <w:t>}</w:t>
      </w:r>
      <w:bookmarkEnd w:id="62"/>
    </w:p>
    <w:p w14:paraId="7B37B9BE" w14:textId="0805AD99" w:rsidR="00163CE6" w:rsidRDefault="00163CE6" w:rsidP="00163CE6">
      <w:pPr>
        <w:pStyle w:val="1"/>
        <w:numPr>
          <w:ilvl w:val="0"/>
          <w:numId w:val="0"/>
        </w:numPr>
        <w:ind w:left="1775" w:hanging="357"/>
        <w:jc w:val="left"/>
      </w:pPr>
      <w:r>
        <w:t>…</w:t>
      </w:r>
    </w:p>
    <w:p w14:paraId="01163D5E" w14:textId="4653C19D" w:rsidR="00C009B6" w:rsidRPr="001154D5" w:rsidRDefault="00C720A5" w:rsidP="00163CE6">
      <w:pPr>
        <w:pStyle w:val="afc"/>
        <w:jc w:val="center"/>
      </w:pPr>
      <w:r>
        <w:t xml:space="preserve">Листинг 1. </w:t>
      </w:r>
      <w:r w:rsidR="007B5681">
        <w:t xml:space="preserve">Код на языке </w:t>
      </w:r>
      <w:r w:rsidR="007B5681">
        <w:rPr>
          <w:lang w:val="en-US"/>
        </w:rPr>
        <w:t>Dart</w:t>
      </w:r>
      <w:r w:rsidR="007B5681" w:rsidRPr="001154D5">
        <w:t>.</w:t>
      </w:r>
      <w:r w:rsidR="001154D5">
        <w:t>Часть кода, демонстрирующая перевод пользователя на нужную страницу в соответствии с данными.</w:t>
      </w:r>
    </w:p>
    <w:p w14:paraId="16AC78DD" w14:textId="77777777" w:rsidR="00A17B60" w:rsidRPr="008A5B6B" w:rsidRDefault="00A17B60" w:rsidP="00A17B60">
      <w:pPr>
        <w:pStyle w:val="1"/>
        <w:numPr>
          <w:ilvl w:val="0"/>
          <w:numId w:val="0"/>
        </w:numPr>
        <w:ind w:left="2836" w:firstLine="709"/>
        <w:jc w:val="left"/>
      </w:pPr>
      <w:bookmarkStart w:id="63" w:name="_Toc69069012"/>
      <w:r>
        <w:rPr>
          <w:noProof/>
        </w:rPr>
        <w:lastRenderedPageBreak/>
        <w:drawing>
          <wp:inline distT="0" distB="0" distL="0" distR="0" wp14:anchorId="7366BD88" wp14:editId="47820CDB">
            <wp:extent cx="1153866" cy="2373735"/>
            <wp:effectExtent l="0" t="0" r="8255" b="762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3239" cy="2454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  <w:r>
        <w:tab/>
      </w:r>
      <w:r>
        <w:tab/>
        <w:t xml:space="preserve"> </w:t>
      </w:r>
      <w:r>
        <w:rPr>
          <w:noProof/>
        </w:rPr>
        <w:drawing>
          <wp:inline distT="0" distB="0" distL="0" distR="0" wp14:anchorId="63341089" wp14:editId="5F6B55F2">
            <wp:extent cx="1159909" cy="2383965"/>
            <wp:effectExtent l="0" t="0" r="254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131" cy="2489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0E84D" w14:textId="776A6947" w:rsidR="00A17B60" w:rsidRDefault="00A17B60" w:rsidP="00A17B60">
      <w:pPr>
        <w:pStyle w:val="afc"/>
        <w:ind w:left="2127"/>
        <w:jc w:val="left"/>
      </w:pPr>
      <w:bookmarkStart w:id="64" w:name="_Hlk70026307"/>
      <w:r>
        <w:t xml:space="preserve">Рисунок </w:t>
      </w:r>
      <w:r w:rsidRPr="00946E1F">
        <w:t>6</w:t>
      </w:r>
      <w:r>
        <w:t xml:space="preserve"> – Страница ввода </w:t>
      </w:r>
      <w:r>
        <w:rPr>
          <w:lang w:val="en-US"/>
        </w:rPr>
        <w:t>Telegram</w:t>
      </w:r>
      <w:r w:rsidRPr="008A5B6B">
        <w:t xml:space="preserve"> </w:t>
      </w:r>
      <w:r>
        <w:t xml:space="preserve">– логина.  Рисунок </w:t>
      </w:r>
      <w:r w:rsidRPr="00946E1F">
        <w:t>7</w:t>
      </w:r>
      <w:r>
        <w:t xml:space="preserve"> – Страница ввода обр. программы.</w:t>
      </w:r>
      <w:r w:rsidRPr="00946E1F">
        <w:t xml:space="preserve">                </w:t>
      </w:r>
      <w:bookmarkEnd w:id="64"/>
    </w:p>
    <w:p w14:paraId="5D6E5956" w14:textId="218DA619" w:rsidR="001154D5" w:rsidRDefault="00C4182F" w:rsidP="005E77B0">
      <w:pPr>
        <w:pStyle w:val="14"/>
      </w:pPr>
      <w:r>
        <w:t xml:space="preserve">После заполнения данных при нажатии на кнопку «Продолжить» происходит локальная валидация данных, если данные валидны, то приложение совершает </w:t>
      </w:r>
      <w:r>
        <w:rPr>
          <w:lang w:val="en-US"/>
        </w:rPr>
        <w:t>HTTP</w:t>
      </w:r>
      <w:r w:rsidR="00946E1F">
        <w:t xml:space="preserve"> </w:t>
      </w:r>
      <w:r>
        <w:rPr>
          <w:lang w:val="en-US"/>
        </w:rPr>
        <w:t>PUT</w:t>
      </w:r>
      <w:r w:rsidRPr="00C4182F">
        <w:t xml:space="preserve"> </w:t>
      </w:r>
      <w:r w:rsidR="00946E1F">
        <w:t xml:space="preserve">запрос к серверу </w:t>
      </w:r>
      <w:r w:rsidR="00946E1F" w:rsidRPr="00484A23">
        <w:t>(“</w:t>
      </w:r>
      <w:r w:rsidR="00946E1F">
        <w:rPr>
          <w:rStyle w:val="pl-s"/>
        </w:rPr>
        <w:t>/</w:t>
      </w:r>
      <w:proofErr w:type="spellStart"/>
      <w:r w:rsidR="00946E1F">
        <w:rPr>
          <w:rStyle w:val="pl-s"/>
        </w:rPr>
        <w:t>api</w:t>
      </w:r>
      <w:proofErr w:type="spellEnd"/>
      <w:r w:rsidR="00946E1F">
        <w:rPr>
          <w:rStyle w:val="pl-s"/>
        </w:rPr>
        <w:t>/</w:t>
      </w:r>
      <w:proofErr w:type="spellStart"/>
      <w:r w:rsidR="00946E1F">
        <w:rPr>
          <w:rStyle w:val="pl-s"/>
        </w:rPr>
        <w:t>user</w:t>
      </w:r>
      <w:proofErr w:type="spellEnd"/>
      <w:r w:rsidR="00946E1F">
        <w:rPr>
          <w:rStyle w:val="pl-s"/>
        </w:rPr>
        <w:t>/</w:t>
      </w:r>
      <w:proofErr w:type="spellStart"/>
      <w:r w:rsidR="00946E1F">
        <w:rPr>
          <w:rStyle w:val="pl-s"/>
        </w:rPr>
        <w:t>settings</w:t>
      </w:r>
      <w:proofErr w:type="spellEnd"/>
      <w:r w:rsidR="00946E1F">
        <w:rPr>
          <w:rStyle w:val="pl-s"/>
        </w:rPr>
        <w:t>/{</w:t>
      </w:r>
      <w:proofErr w:type="spellStart"/>
      <w:r w:rsidR="00946E1F">
        <w:rPr>
          <w:rStyle w:val="pl-s"/>
        </w:rPr>
        <w:t>token</w:t>
      </w:r>
      <w:proofErr w:type="spellEnd"/>
      <w:r w:rsidR="00946E1F">
        <w:rPr>
          <w:rStyle w:val="pl-s"/>
        </w:rPr>
        <w:t>}</w:t>
      </w:r>
      <w:r w:rsidR="00946E1F" w:rsidRPr="00484A23">
        <w:rPr>
          <w:rStyle w:val="pl-s"/>
        </w:rPr>
        <w:t>”</w:t>
      </w:r>
      <w:r w:rsidR="00946E1F" w:rsidRPr="00484A23">
        <w:t>)</w:t>
      </w:r>
      <w:r w:rsidR="00946E1F">
        <w:t>, где вместо</w:t>
      </w:r>
      <w:r w:rsidR="00946E1F" w:rsidRPr="00484A23">
        <w:t xml:space="preserve"> “{</w:t>
      </w:r>
      <w:r w:rsidR="00946E1F">
        <w:rPr>
          <w:lang w:val="en-US"/>
        </w:rPr>
        <w:t>token</w:t>
      </w:r>
      <w:r w:rsidR="00946E1F" w:rsidRPr="00484A23">
        <w:t>}”</w:t>
      </w:r>
      <w:r w:rsidR="00946E1F">
        <w:t xml:space="preserve"> указывается </w:t>
      </w:r>
      <w:r w:rsidR="001154D5">
        <w:rPr>
          <w:lang w:val="en-US"/>
        </w:rPr>
        <w:t>a</w:t>
      </w:r>
      <w:r w:rsidR="00946E1F">
        <w:rPr>
          <w:lang w:val="en-US"/>
        </w:rPr>
        <w:t>ccess</w:t>
      </w:r>
      <w:r w:rsidR="00946E1F">
        <w:t xml:space="preserve">-токен, а в теле запроса передаётся </w:t>
      </w:r>
      <w:commentRangeStart w:id="65"/>
      <w:r w:rsidR="00946E1F">
        <w:t>десериализованный</w:t>
      </w:r>
      <w:commentRangeEnd w:id="65"/>
      <w:r w:rsidR="001154D5">
        <w:rPr>
          <w:rStyle w:val="afd"/>
        </w:rPr>
        <w:commentReference w:id="65"/>
      </w:r>
      <w:r w:rsidR="00946E1F">
        <w:t xml:space="preserve"> в </w:t>
      </w:r>
      <w:r w:rsidR="00946E1F">
        <w:rPr>
          <w:lang w:val="en-US"/>
        </w:rPr>
        <w:t>JSON</w:t>
      </w:r>
      <w:r w:rsidR="00946E1F">
        <w:t xml:space="preserve"> формат экземпляр</w:t>
      </w:r>
      <w:r w:rsidR="001154D5">
        <w:t>а</w:t>
      </w:r>
      <w:r w:rsidR="00946E1F">
        <w:t xml:space="preserve"> класса </w:t>
      </w:r>
      <w:r w:rsidR="00946E1F">
        <w:rPr>
          <w:lang w:val="en-US"/>
        </w:rPr>
        <w:t>User</w:t>
      </w:r>
      <w:r w:rsidR="00946E1F" w:rsidRPr="00946E1F">
        <w:t>.</w:t>
      </w:r>
      <w:r w:rsidR="00946E1F">
        <w:t xml:space="preserve"> Следующая страничка отображается только в том случае, если от код ответа от сервера равен 200.</w:t>
      </w:r>
      <w:bookmarkEnd w:id="63"/>
    </w:p>
    <w:p w14:paraId="040390F0" w14:textId="17DBF379" w:rsidR="001154D5" w:rsidRDefault="00574AC1" w:rsidP="005E77B0">
      <w:pPr>
        <w:pStyle w:val="1"/>
        <w:numPr>
          <w:ilvl w:val="0"/>
          <w:numId w:val="0"/>
        </w:numPr>
        <w:ind w:left="1066" w:hanging="357"/>
        <w:jc w:val="center"/>
        <w:rPr>
          <w:lang w:val="en-US"/>
        </w:rPr>
      </w:pPr>
      <w:bookmarkStart w:id="66" w:name="_Toc69069013"/>
      <w:r>
        <w:rPr>
          <w:noProof/>
        </w:rPr>
        <w:drawing>
          <wp:inline distT="0" distB="0" distL="0" distR="0" wp14:anchorId="11B6851E" wp14:editId="3B68F091">
            <wp:extent cx="1153149" cy="2372264"/>
            <wp:effectExtent l="0" t="0" r="952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491" cy="2416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6"/>
    </w:p>
    <w:p w14:paraId="73452FF8" w14:textId="015B2B02" w:rsidR="00A17B60" w:rsidRPr="00A17B60" w:rsidRDefault="00A17B60" w:rsidP="005E77B0">
      <w:pPr>
        <w:jc w:val="center"/>
        <w:rPr>
          <w:i/>
          <w:iCs/>
          <w:color w:val="1F497D" w:themeColor="text2"/>
          <w:sz w:val="18"/>
          <w:szCs w:val="18"/>
        </w:rPr>
      </w:pPr>
      <w:r w:rsidRPr="00A17B60">
        <w:rPr>
          <w:i/>
          <w:iCs/>
          <w:color w:val="1F497D" w:themeColor="text2"/>
          <w:sz w:val="18"/>
          <w:szCs w:val="18"/>
        </w:rPr>
        <w:t xml:space="preserve">Рисунок </w:t>
      </w:r>
      <w:r>
        <w:rPr>
          <w:i/>
          <w:iCs/>
          <w:color w:val="1F497D" w:themeColor="text2"/>
          <w:sz w:val="18"/>
          <w:szCs w:val="18"/>
        </w:rPr>
        <w:t>8</w:t>
      </w:r>
      <w:r w:rsidRPr="00A17B60">
        <w:rPr>
          <w:i/>
          <w:iCs/>
          <w:color w:val="1F497D" w:themeColor="text2"/>
          <w:sz w:val="18"/>
          <w:szCs w:val="18"/>
        </w:rPr>
        <w:t xml:space="preserve"> – Страница </w:t>
      </w:r>
      <w:r>
        <w:rPr>
          <w:i/>
          <w:iCs/>
          <w:color w:val="1F497D" w:themeColor="text2"/>
          <w:sz w:val="18"/>
          <w:szCs w:val="18"/>
        </w:rPr>
        <w:t>загрузки изображения.</w:t>
      </w:r>
    </w:p>
    <w:p w14:paraId="1589933D" w14:textId="7F5AB56E" w:rsidR="00A17B60" w:rsidRDefault="00A17B60" w:rsidP="00EB1727">
      <w:pPr>
        <w:ind w:left="2127"/>
        <w:rPr>
          <w:i/>
          <w:iCs/>
          <w:color w:val="1F497D" w:themeColor="text2"/>
          <w:sz w:val="18"/>
          <w:szCs w:val="18"/>
        </w:rPr>
      </w:pPr>
      <w:r>
        <w:rPr>
          <w:i/>
          <w:iCs/>
          <w:color w:val="1F497D" w:themeColor="text2"/>
          <w:sz w:val="18"/>
          <w:szCs w:val="18"/>
        </w:rPr>
        <w:tab/>
      </w:r>
      <w:r>
        <w:rPr>
          <w:i/>
          <w:iCs/>
          <w:color w:val="1F497D" w:themeColor="text2"/>
          <w:sz w:val="18"/>
          <w:szCs w:val="18"/>
        </w:rPr>
        <w:tab/>
      </w:r>
    </w:p>
    <w:p w14:paraId="4176F432" w14:textId="5229D3AA" w:rsidR="00EB1727" w:rsidRDefault="001154D5" w:rsidP="005E77B0">
      <w:pPr>
        <w:pStyle w:val="14"/>
      </w:pPr>
      <w:r>
        <w:t xml:space="preserve">После выбора фотографии пользователем и при нажатии на кнопку «Продолжить» будет выполнен </w:t>
      </w:r>
      <w:r>
        <w:rPr>
          <w:lang w:val="en-US"/>
        </w:rPr>
        <w:t>POST</w:t>
      </w:r>
      <w:r>
        <w:t xml:space="preserve"> запрос (</w:t>
      </w:r>
      <w:r w:rsidRPr="001154D5">
        <w:t>“</w:t>
      </w:r>
      <w:proofErr w:type="spellStart"/>
      <w:r>
        <w:rPr>
          <w:lang w:val="en-US"/>
        </w:rPr>
        <w:t>api</w:t>
      </w:r>
      <w:proofErr w:type="spellEnd"/>
      <w:r w:rsidRPr="001154D5">
        <w:t>/</w:t>
      </w:r>
      <w:r>
        <w:rPr>
          <w:lang w:val="en-US"/>
        </w:rPr>
        <w:t>user</w:t>
      </w:r>
      <w:r w:rsidRPr="001154D5">
        <w:t>/</w:t>
      </w:r>
      <w:r>
        <w:rPr>
          <w:lang w:val="en-US"/>
        </w:rPr>
        <w:t>image</w:t>
      </w:r>
      <w:r w:rsidRPr="001154D5">
        <w:t>/{</w:t>
      </w:r>
      <w:r>
        <w:rPr>
          <w:lang w:val="en-US"/>
        </w:rPr>
        <w:t>token</w:t>
      </w:r>
      <w:r>
        <w:rPr>
          <w:rStyle w:val="pl-s"/>
        </w:rPr>
        <w:t>}</w:t>
      </w:r>
      <w:r w:rsidRPr="00484A23">
        <w:rPr>
          <w:rStyle w:val="pl-s"/>
        </w:rPr>
        <w:t>”</w:t>
      </w:r>
      <w:r w:rsidRPr="00484A23">
        <w:t>)</w:t>
      </w:r>
      <w:r>
        <w:t>, где вместо</w:t>
      </w:r>
      <w:r w:rsidRPr="00484A23">
        <w:t xml:space="preserve"> “{</w:t>
      </w:r>
      <w:r>
        <w:rPr>
          <w:lang w:val="en-US"/>
        </w:rPr>
        <w:t>token</w:t>
      </w:r>
      <w:r w:rsidRPr="00484A23">
        <w:t>}”</w:t>
      </w:r>
      <w:r>
        <w:t xml:space="preserve"> указывается </w:t>
      </w:r>
      <w:r>
        <w:rPr>
          <w:lang w:val="en-US"/>
        </w:rPr>
        <w:t>access</w:t>
      </w:r>
      <w:r>
        <w:t>-токен. В теле запроса</w:t>
      </w:r>
      <w:r w:rsidR="00EB1727">
        <w:t xml:space="preserve"> с содержимым в формате </w:t>
      </w:r>
      <w:r w:rsidR="00EB1727" w:rsidRPr="00EB1727">
        <w:t>“</w:t>
      </w:r>
      <w:r w:rsidR="00EB1727" w:rsidRPr="00EB1727">
        <w:rPr>
          <w:lang w:val="en-US"/>
        </w:rPr>
        <w:t>multipart</w:t>
      </w:r>
      <w:r w:rsidR="00EB1727" w:rsidRPr="00EB1727">
        <w:t>/</w:t>
      </w:r>
      <w:r w:rsidR="00EB1727" w:rsidRPr="00EB1727">
        <w:rPr>
          <w:lang w:val="en-US"/>
        </w:rPr>
        <w:t>form</w:t>
      </w:r>
      <w:r w:rsidR="00EB1727" w:rsidRPr="00EB1727">
        <w:t>-</w:t>
      </w:r>
      <w:r w:rsidR="00EB1727" w:rsidRPr="00EB1727">
        <w:rPr>
          <w:lang w:val="en-US"/>
        </w:rPr>
        <w:t>data</w:t>
      </w:r>
      <w:r w:rsidR="00EB1727" w:rsidRPr="00EB1727">
        <w:t>”</w:t>
      </w:r>
      <w:r w:rsidR="00EB1727">
        <w:t xml:space="preserve"> указывается выбранная пользователем фотография с ключом </w:t>
      </w:r>
      <w:r w:rsidR="00EB1727" w:rsidRPr="00EB1727">
        <w:t>“</w:t>
      </w:r>
      <w:r w:rsidR="00EB1727">
        <w:rPr>
          <w:lang w:val="en-US"/>
        </w:rPr>
        <w:t>image</w:t>
      </w:r>
      <w:r w:rsidR="00EB1727" w:rsidRPr="00EB1727">
        <w:t>”</w:t>
      </w:r>
      <w:r w:rsidR="005E77B0">
        <w:t>.</w:t>
      </w:r>
    </w:p>
    <w:p w14:paraId="7C0C0AB1" w14:textId="75031026" w:rsidR="00EB1727" w:rsidRDefault="00EB1727" w:rsidP="00EB1727">
      <w:pPr>
        <w:ind w:left="2127"/>
      </w:pPr>
    </w:p>
    <w:p w14:paraId="2BE68B8F" w14:textId="77777777" w:rsidR="00EB1727" w:rsidRPr="00EB1727" w:rsidRDefault="00EB1727" w:rsidP="00EB1727">
      <w:pPr>
        <w:ind w:left="2127"/>
        <w:rPr>
          <w:lang w:val="en-US"/>
        </w:rPr>
      </w:pPr>
      <w:r w:rsidRPr="000C5BD9">
        <w:t xml:space="preserve">    </w:t>
      </w:r>
      <w:proofErr w:type="spellStart"/>
      <w:proofErr w:type="gramStart"/>
      <w:r w:rsidRPr="00EB1727">
        <w:rPr>
          <w:lang w:val="en-US"/>
        </w:rPr>
        <w:t>dio.FormData</w:t>
      </w:r>
      <w:proofErr w:type="spellEnd"/>
      <w:proofErr w:type="gramEnd"/>
      <w:r w:rsidRPr="00EB1727">
        <w:rPr>
          <w:lang w:val="en-US"/>
        </w:rPr>
        <w:t xml:space="preserve"> </w:t>
      </w:r>
      <w:proofErr w:type="spellStart"/>
      <w:r w:rsidRPr="00EB1727">
        <w:rPr>
          <w:lang w:val="en-US"/>
        </w:rPr>
        <w:t>formData</w:t>
      </w:r>
      <w:proofErr w:type="spellEnd"/>
      <w:r w:rsidRPr="00EB1727">
        <w:rPr>
          <w:lang w:val="en-US"/>
        </w:rPr>
        <w:t xml:space="preserve"> = new </w:t>
      </w:r>
      <w:proofErr w:type="spellStart"/>
      <w:r w:rsidRPr="00EB1727">
        <w:rPr>
          <w:lang w:val="en-US"/>
        </w:rPr>
        <w:t>dio.FormData.fromMap</w:t>
      </w:r>
      <w:proofErr w:type="spellEnd"/>
      <w:r w:rsidRPr="00EB1727">
        <w:rPr>
          <w:lang w:val="en-US"/>
        </w:rPr>
        <w:t>(</w:t>
      </w:r>
    </w:p>
    <w:p w14:paraId="4684C90A" w14:textId="3A33782A" w:rsidR="00EB1727" w:rsidRPr="00EB1727" w:rsidRDefault="00EB1727" w:rsidP="00EB1727">
      <w:pPr>
        <w:ind w:left="2127"/>
        <w:rPr>
          <w:lang w:val="en-US"/>
        </w:rPr>
      </w:pPr>
      <w:r w:rsidRPr="00EB1727">
        <w:rPr>
          <w:lang w:val="en-US"/>
        </w:rPr>
        <w:t xml:space="preserve">        {"image": await </w:t>
      </w:r>
      <w:proofErr w:type="spellStart"/>
      <w:proofErr w:type="gramStart"/>
      <w:r w:rsidRPr="00EB1727">
        <w:rPr>
          <w:lang w:val="en-US"/>
        </w:rPr>
        <w:t>dio.MultipartFile.fromFile</w:t>
      </w:r>
      <w:proofErr w:type="spellEnd"/>
      <w:proofErr w:type="gramEnd"/>
      <w:r w:rsidRPr="00EB1727">
        <w:rPr>
          <w:lang w:val="en-US"/>
        </w:rPr>
        <w:t>(</w:t>
      </w:r>
      <w:proofErr w:type="spellStart"/>
      <w:r>
        <w:rPr>
          <w:lang w:val="en-US"/>
        </w:rPr>
        <w:t>image</w:t>
      </w:r>
      <w:r w:rsidRPr="00EB1727">
        <w:rPr>
          <w:lang w:val="en-US"/>
        </w:rPr>
        <w:t>.path</w:t>
      </w:r>
      <w:proofErr w:type="spellEnd"/>
      <w:r w:rsidRPr="00EB1727">
        <w:rPr>
          <w:lang w:val="en-US"/>
        </w:rPr>
        <w:t>)});</w:t>
      </w:r>
    </w:p>
    <w:p w14:paraId="6F214CAC" w14:textId="77777777" w:rsidR="00EB1727" w:rsidRPr="00EB1727" w:rsidRDefault="00EB1727" w:rsidP="00EB1727">
      <w:pPr>
        <w:ind w:left="2127"/>
        <w:rPr>
          <w:lang w:val="en-US"/>
        </w:rPr>
      </w:pPr>
    </w:p>
    <w:p w14:paraId="6B87684E" w14:textId="77777777" w:rsidR="00EB1727" w:rsidRPr="00EB1727" w:rsidRDefault="00EB1727" w:rsidP="00EB1727">
      <w:pPr>
        <w:ind w:left="2127"/>
        <w:rPr>
          <w:lang w:val="en-US"/>
        </w:rPr>
      </w:pPr>
      <w:r w:rsidRPr="00EB1727">
        <w:rPr>
          <w:lang w:val="en-US"/>
        </w:rPr>
        <w:t xml:space="preserve">    final response = await </w:t>
      </w:r>
      <w:proofErr w:type="spellStart"/>
      <w:proofErr w:type="gramStart"/>
      <w:r w:rsidRPr="00EB1727">
        <w:rPr>
          <w:lang w:val="en-US"/>
        </w:rPr>
        <w:t>dio.Dio</w:t>
      </w:r>
      <w:proofErr w:type="spellEnd"/>
      <w:proofErr w:type="gramEnd"/>
      <w:r w:rsidRPr="00EB1727">
        <w:rPr>
          <w:lang w:val="en-US"/>
        </w:rPr>
        <w:t>()</w:t>
      </w:r>
    </w:p>
    <w:p w14:paraId="118F78B8" w14:textId="7ADF86A2" w:rsidR="00EB1727" w:rsidRDefault="00EB1727" w:rsidP="00EB1727">
      <w:pPr>
        <w:ind w:left="2127"/>
        <w:rPr>
          <w:lang w:val="en-US"/>
        </w:rPr>
      </w:pPr>
      <w:r w:rsidRPr="00EB1727">
        <w:rPr>
          <w:lang w:val="en-US"/>
        </w:rPr>
        <w:t xml:space="preserve">        </w:t>
      </w:r>
      <w:proofErr w:type="gramStart"/>
      <w:r w:rsidRPr="00EB1727">
        <w:rPr>
          <w:lang w:val="en-US"/>
        </w:rPr>
        <w:t>.post</w:t>
      </w:r>
      <w:proofErr w:type="gramEnd"/>
      <w:r w:rsidRPr="00EB1727">
        <w:rPr>
          <w:lang w:val="en-US"/>
        </w:rPr>
        <w:t>("$_Ip/</w:t>
      </w:r>
      <w:proofErr w:type="spellStart"/>
      <w:r w:rsidRPr="00EB1727">
        <w:rPr>
          <w:lang w:val="en-US"/>
        </w:rPr>
        <w:t>api</w:t>
      </w:r>
      <w:proofErr w:type="spellEnd"/>
      <w:r w:rsidRPr="00EB1727">
        <w:rPr>
          <w:lang w:val="en-US"/>
        </w:rPr>
        <w:t>/user/image/$</w:t>
      </w:r>
      <w:proofErr w:type="spellStart"/>
      <w:r w:rsidRPr="00EB1727">
        <w:rPr>
          <w:lang w:val="en-US"/>
        </w:rPr>
        <w:t>accessToken</w:t>
      </w:r>
      <w:proofErr w:type="spellEnd"/>
      <w:r w:rsidRPr="00EB1727">
        <w:rPr>
          <w:lang w:val="en-US"/>
        </w:rPr>
        <w:t xml:space="preserve">", data: </w:t>
      </w:r>
      <w:proofErr w:type="spellStart"/>
      <w:r w:rsidRPr="00EB1727">
        <w:rPr>
          <w:lang w:val="en-US"/>
        </w:rPr>
        <w:t>formData</w:t>
      </w:r>
      <w:proofErr w:type="spellEnd"/>
      <w:r w:rsidRPr="00EB1727">
        <w:rPr>
          <w:lang w:val="en-US"/>
        </w:rPr>
        <w:t>);</w:t>
      </w:r>
    </w:p>
    <w:p w14:paraId="6C3CE863" w14:textId="77777777" w:rsidR="00EB1727" w:rsidRPr="00EB1727" w:rsidRDefault="00EB1727" w:rsidP="00EB1727">
      <w:pPr>
        <w:ind w:left="2127"/>
        <w:rPr>
          <w:lang w:val="en-US"/>
        </w:rPr>
      </w:pPr>
    </w:p>
    <w:p w14:paraId="2BB93E2D" w14:textId="770AC4BF" w:rsidR="00EB1727" w:rsidRPr="00EB1727" w:rsidRDefault="00EB1727" w:rsidP="00EB1727">
      <w:pPr>
        <w:pStyle w:val="afc"/>
        <w:ind w:left="2127"/>
        <w:jc w:val="left"/>
      </w:pPr>
      <w:r w:rsidRPr="00A96D83">
        <w:rPr>
          <w:lang w:val="en-US"/>
        </w:rPr>
        <w:t xml:space="preserve">                                     </w:t>
      </w:r>
      <w:ins w:id="67" w:author="Горденко Мария Константиновна" w:date="2021-04-17T21:38:00Z">
        <w:r w:rsidR="00C720A5">
          <w:t xml:space="preserve">Листинг 2. </w:t>
        </w:r>
      </w:ins>
      <w:r w:rsidRPr="00C720A5">
        <w:rPr>
          <w:rPrChange w:id="68" w:author="Горденко Мария Константиновна" w:date="2021-04-17T21:38:00Z">
            <w:rPr>
              <w:lang w:val="en-US"/>
            </w:rPr>
          </w:rPrChange>
        </w:rPr>
        <w:t xml:space="preserve"> </w:t>
      </w:r>
      <w:r>
        <w:t xml:space="preserve">Код на языке </w:t>
      </w:r>
      <w:r>
        <w:rPr>
          <w:lang w:val="en-US"/>
        </w:rPr>
        <w:t>Dart</w:t>
      </w:r>
      <w:r w:rsidRPr="000C5BD9">
        <w:t>.</w:t>
      </w:r>
      <w:r w:rsidRPr="00946E1F">
        <w:t xml:space="preserve">                 </w:t>
      </w:r>
    </w:p>
    <w:p w14:paraId="6A9A45EF" w14:textId="1B6B47FE" w:rsidR="00EB1727" w:rsidRPr="00202923" w:rsidRDefault="00EB1727" w:rsidP="005E77B0">
      <w:pPr>
        <w:pStyle w:val="14"/>
      </w:pPr>
      <w:bookmarkStart w:id="69" w:name="_Toc69069014"/>
      <w:r>
        <w:t xml:space="preserve">Для выполнения запроса использовалась библиотека </w:t>
      </w:r>
      <w:commentRangeStart w:id="70"/>
      <w:proofErr w:type="spellStart"/>
      <w:r>
        <w:rPr>
          <w:lang w:val="en-US"/>
        </w:rPr>
        <w:t>Dio</w:t>
      </w:r>
      <w:proofErr w:type="spellEnd"/>
      <w:r w:rsidR="00202923" w:rsidRPr="00202923">
        <w:t xml:space="preserve"> (</w:t>
      </w:r>
      <w:hyperlink r:id="rId24" w:history="1">
        <w:r w:rsidR="00202923" w:rsidRPr="00675B65">
          <w:rPr>
            <w:rStyle w:val="af4"/>
            <w:lang w:val="en-US"/>
          </w:rPr>
          <w:t>https</w:t>
        </w:r>
        <w:r w:rsidR="00202923" w:rsidRPr="00675B65">
          <w:rPr>
            <w:rStyle w:val="af4"/>
          </w:rPr>
          <w:t>://</w:t>
        </w:r>
        <w:r w:rsidR="00202923" w:rsidRPr="00675B65">
          <w:rPr>
            <w:rStyle w:val="af4"/>
            <w:lang w:val="en-US"/>
          </w:rPr>
          <w:t>pub</w:t>
        </w:r>
        <w:r w:rsidR="00202923" w:rsidRPr="00675B65">
          <w:rPr>
            <w:rStyle w:val="af4"/>
          </w:rPr>
          <w:t>.</w:t>
        </w:r>
        <w:r w:rsidR="00202923" w:rsidRPr="00675B65">
          <w:rPr>
            <w:rStyle w:val="af4"/>
            <w:lang w:val="en-US"/>
          </w:rPr>
          <w:t>dev</w:t>
        </w:r>
        <w:r w:rsidR="00202923" w:rsidRPr="00675B65">
          <w:rPr>
            <w:rStyle w:val="af4"/>
          </w:rPr>
          <w:t>/</w:t>
        </w:r>
        <w:r w:rsidR="00202923" w:rsidRPr="00675B65">
          <w:rPr>
            <w:rStyle w:val="af4"/>
            <w:lang w:val="en-US"/>
          </w:rPr>
          <w:t>packages</w:t>
        </w:r>
        <w:r w:rsidR="00202923" w:rsidRPr="00675B65">
          <w:rPr>
            <w:rStyle w:val="af4"/>
          </w:rPr>
          <w:t>/</w:t>
        </w:r>
        <w:r w:rsidR="00202923" w:rsidRPr="00675B65">
          <w:rPr>
            <w:rStyle w:val="af4"/>
            <w:lang w:val="en-US"/>
          </w:rPr>
          <w:t>dio</w:t>
        </w:r>
      </w:hyperlink>
      <w:r w:rsidR="00202923" w:rsidRPr="00202923">
        <w:t>)</w:t>
      </w:r>
      <w:r>
        <w:t xml:space="preserve"> </w:t>
      </w:r>
      <w:commentRangeEnd w:id="70"/>
      <w:r w:rsidR="00C720A5">
        <w:rPr>
          <w:rStyle w:val="afd"/>
          <w:bCs/>
        </w:rPr>
        <w:commentReference w:id="70"/>
      </w:r>
      <w:r>
        <w:t xml:space="preserve">для удобного взаимодействия с </w:t>
      </w:r>
      <w:commentRangeStart w:id="71"/>
      <w:r>
        <w:rPr>
          <w:lang w:val="en-US"/>
        </w:rPr>
        <w:t>Multipart</w:t>
      </w:r>
      <w:r w:rsidR="00202923" w:rsidRPr="00202923">
        <w:t xml:space="preserve"> (</w:t>
      </w:r>
      <w:hyperlink r:id="rId25" w:history="1">
        <w:r w:rsidR="00202923" w:rsidRPr="00675B65">
          <w:rPr>
            <w:rStyle w:val="af4"/>
            <w:lang w:val="en-US"/>
          </w:rPr>
          <w:t>https</w:t>
        </w:r>
        <w:r w:rsidR="00202923" w:rsidRPr="00675B65">
          <w:rPr>
            <w:rStyle w:val="af4"/>
          </w:rPr>
          <w:t>://</w:t>
        </w:r>
        <w:r w:rsidR="00202923" w:rsidRPr="00675B65">
          <w:rPr>
            <w:rStyle w:val="af4"/>
            <w:lang w:val="en-US"/>
          </w:rPr>
          <w:t>tools</w:t>
        </w:r>
        <w:r w:rsidR="00202923" w:rsidRPr="00675B65">
          <w:rPr>
            <w:rStyle w:val="af4"/>
          </w:rPr>
          <w:t>.</w:t>
        </w:r>
        <w:r w:rsidR="00202923" w:rsidRPr="00675B65">
          <w:rPr>
            <w:rStyle w:val="af4"/>
            <w:lang w:val="en-US"/>
          </w:rPr>
          <w:t>ietf</w:t>
        </w:r>
        <w:r w:rsidR="00202923" w:rsidRPr="00675B65">
          <w:rPr>
            <w:rStyle w:val="af4"/>
          </w:rPr>
          <w:t>.</w:t>
        </w:r>
        <w:r w:rsidR="00202923" w:rsidRPr="00675B65">
          <w:rPr>
            <w:rStyle w:val="af4"/>
            <w:lang w:val="en-US"/>
          </w:rPr>
          <w:t>org</w:t>
        </w:r>
        <w:r w:rsidR="00202923" w:rsidRPr="00675B65">
          <w:rPr>
            <w:rStyle w:val="af4"/>
          </w:rPr>
          <w:t>/</w:t>
        </w:r>
        <w:r w:rsidR="00202923" w:rsidRPr="00675B65">
          <w:rPr>
            <w:rStyle w:val="af4"/>
            <w:lang w:val="en-US"/>
          </w:rPr>
          <w:t>html</w:t>
        </w:r>
        <w:r w:rsidR="00202923" w:rsidRPr="00675B65">
          <w:rPr>
            <w:rStyle w:val="af4"/>
          </w:rPr>
          <w:t>/</w:t>
        </w:r>
        <w:r w:rsidR="00202923" w:rsidRPr="00675B65">
          <w:rPr>
            <w:rStyle w:val="af4"/>
            <w:lang w:val="en-US"/>
          </w:rPr>
          <w:t>rfc</w:t>
        </w:r>
        <w:r w:rsidR="00202923" w:rsidRPr="00675B65">
          <w:rPr>
            <w:rStyle w:val="af4"/>
          </w:rPr>
          <w:t>7578</w:t>
        </w:r>
      </w:hyperlink>
      <w:r w:rsidR="00202923" w:rsidRPr="00202923">
        <w:t>)</w:t>
      </w:r>
      <w:r>
        <w:t xml:space="preserve"> </w:t>
      </w:r>
      <w:commentRangeEnd w:id="71"/>
      <w:r w:rsidR="00C720A5">
        <w:rPr>
          <w:rStyle w:val="afd"/>
          <w:bCs/>
        </w:rPr>
        <w:commentReference w:id="71"/>
      </w:r>
      <w:r>
        <w:t xml:space="preserve">форматом, которого не предоставляет стандартная библиотека </w:t>
      </w:r>
      <w:r>
        <w:rPr>
          <w:lang w:val="en-US"/>
        </w:rPr>
        <w:t>Dart</w:t>
      </w:r>
      <w:r w:rsidRPr="00EB1727">
        <w:t xml:space="preserve"> </w:t>
      </w:r>
      <w:r>
        <w:rPr>
          <w:lang w:val="en-US"/>
        </w:rPr>
        <w:t>Http</w:t>
      </w:r>
      <w:r w:rsidR="00202923" w:rsidRPr="00202923">
        <w:t xml:space="preserve"> (</w:t>
      </w:r>
      <w:hyperlink r:id="rId26" w:history="1">
        <w:r w:rsidR="00202923" w:rsidRPr="00675B65">
          <w:rPr>
            <w:rStyle w:val="af4"/>
            <w:lang w:val="en-US"/>
          </w:rPr>
          <w:t>https</w:t>
        </w:r>
        <w:r w:rsidR="00202923" w:rsidRPr="00675B65">
          <w:rPr>
            <w:rStyle w:val="af4"/>
          </w:rPr>
          <w:t>://</w:t>
        </w:r>
        <w:r w:rsidR="00202923" w:rsidRPr="00675B65">
          <w:rPr>
            <w:rStyle w:val="af4"/>
            <w:lang w:val="en-US"/>
          </w:rPr>
          <w:t>pub</w:t>
        </w:r>
        <w:r w:rsidR="00202923" w:rsidRPr="00675B65">
          <w:rPr>
            <w:rStyle w:val="af4"/>
          </w:rPr>
          <w:t>.</w:t>
        </w:r>
        <w:r w:rsidR="00202923" w:rsidRPr="00675B65">
          <w:rPr>
            <w:rStyle w:val="af4"/>
            <w:lang w:val="en-US"/>
          </w:rPr>
          <w:t>dev</w:t>
        </w:r>
        <w:r w:rsidR="00202923" w:rsidRPr="00675B65">
          <w:rPr>
            <w:rStyle w:val="af4"/>
          </w:rPr>
          <w:t>/</w:t>
        </w:r>
        <w:r w:rsidR="00202923" w:rsidRPr="00675B65">
          <w:rPr>
            <w:rStyle w:val="af4"/>
            <w:lang w:val="en-US"/>
          </w:rPr>
          <w:t>packages</w:t>
        </w:r>
        <w:r w:rsidR="00202923" w:rsidRPr="00675B65">
          <w:rPr>
            <w:rStyle w:val="af4"/>
          </w:rPr>
          <w:t>/</w:t>
        </w:r>
        <w:r w:rsidR="00202923" w:rsidRPr="00675B65">
          <w:rPr>
            <w:rStyle w:val="af4"/>
            <w:lang w:val="en-US"/>
          </w:rPr>
          <w:t>http</w:t>
        </w:r>
      </w:hyperlink>
      <w:bookmarkEnd w:id="69"/>
      <w:r w:rsidR="00202923" w:rsidRPr="00202923">
        <w:t>).</w:t>
      </w:r>
    </w:p>
    <w:p w14:paraId="1CB4EB08" w14:textId="650DA28D" w:rsidR="00574AC1" w:rsidRDefault="002F71B1" w:rsidP="00574AC1">
      <w:pPr>
        <w:pStyle w:val="1"/>
        <w:numPr>
          <w:ilvl w:val="0"/>
          <w:numId w:val="26"/>
        </w:numPr>
      </w:pPr>
      <w:bookmarkStart w:id="72" w:name="_Toc69069015"/>
      <w:r>
        <w:t>Главн</w:t>
      </w:r>
      <w:r w:rsidR="00F53D00">
        <w:t>ый экран</w:t>
      </w:r>
      <w:bookmarkEnd w:id="72"/>
    </w:p>
    <w:p w14:paraId="4D769D00" w14:textId="1D8592C8" w:rsidR="00EB1727" w:rsidRDefault="00EB1727" w:rsidP="00EB1727">
      <w:pPr>
        <w:pStyle w:val="1"/>
        <w:numPr>
          <w:ilvl w:val="0"/>
          <w:numId w:val="0"/>
        </w:numPr>
        <w:ind w:left="1066" w:hanging="357"/>
      </w:pPr>
    </w:p>
    <w:p w14:paraId="4812165A" w14:textId="34FABEEE" w:rsidR="00EB1727" w:rsidRDefault="00EB1727" w:rsidP="00EB1727">
      <w:pPr>
        <w:pStyle w:val="1"/>
        <w:numPr>
          <w:ilvl w:val="0"/>
          <w:numId w:val="0"/>
        </w:numPr>
        <w:ind w:left="1066" w:hanging="357"/>
        <w:jc w:val="center"/>
      </w:pPr>
      <w:bookmarkStart w:id="73" w:name="_Toc69069016"/>
      <w:r>
        <w:rPr>
          <w:noProof/>
        </w:rPr>
        <w:drawing>
          <wp:inline distT="0" distB="0" distL="0" distR="0" wp14:anchorId="6353040E" wp14:editId="02CF7C35">
            <wp:extent cx="1406222" cy="2892056"/>
            <wp:effectExtent l="0" t="0" r="3810" b="381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001" cy="290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3"/>
    </w:p>
    <w:p w14:paraId="4D52BB4E" w14:textId="09D507A8" w:rsidR="00EB1727" w:rsidRPr="00F53D00" w:rsidRDefault="00EB1727" w:rsidP="00EB1727">
      <w:pPr>
        <w:pStyle w:val="afc"/>
        <w:ind w:left="2127"/>
        <w:jc w:val="left"/>
      </w:pPr>
      <w:r w:rsidRPr="00F53D00">
        <w:t xml:space="preserve">         </w:t>
      </w:r>
      <w:r w:rsidR="008D26A1">
        <w:t xml:space="preserve">             </w:t>
      </w:r>
      <w:r w:rsidRPr="00F53D00">
        <w:t xml:space="preserve">   </w:t>
      </w:r>
      <w:r w:rsidR="00A17B60">
        <w:t>Рисунок</w:t>
      </w:r>
      <w:r>
        <w:t xml:space="preserve"> 9</w:t>
      </w:r>
      <w:r w:rsidR="00A17B60">
        <w:t xml:space="preserve"> - </w:t>
      </w:r>
      <w:r w:rsidR="008D26A1">
        <w:t>Страница загрузки встреч</w:t>
      </w:r>
      <w:r w:rsidR="00A17B60">
        <w:t>и</w:t>
      </w:r>
      <w:r w:rsidR="008D26A1">
        <w:t>.</w:t>
      </w:r>
      <w:r w:rsidRPr="00946E1F">
        <w:t xml:space="preserve">      </w:t>
      </w:r>
    </w:p>
    <w:p w14:paraId="7AD3DD20" w14:textId="7241246F" w:rsidR="00F53D00" w:rsidRDefault="00EB1727" w:rsidP="005E77B0">
      <w:pPr>
        <w:pStyle w:val="14"/>
      </w:pPr>
      <w:bookmarkStart w:id="74" w:name="_Toc69069017"/>
      <w:r>
        <w:t xml:space="preserve">При открытии страницы «Поиск» будет выполнен </w:t>
      </w:r>
      <w:r>
        <w:rPr>
          <w:lang w:val="en-US"/>
        </w:rPr>
        <w:t>HTTP</w:t>
      </w:r>
      <w:r w:rsidRPr="00EB1727">
        <w:t>-</w:t>
      </w:r>
      <w:r>
        <w:rPr>
          <w:lang w:val="en-US"/>
        </w:rPr>
        <w:t>GET</w:t>
      </w:r>
      <w:r>
        <w:t xml:space="preserve"> запрос </w:t>
      </w:r>
      <w:r w:rsidR="00F53D00" w:rsidRPr="00F53D00">
        <w:t>(“</w:t>
      </w:r>
      <w:proofErr w:type="spellStart"/>
      <w:r w:rsidR="00F53D00">
        <w:rPr>
          <w:lang w:val="en-US"/>
        </w:rPr>
        <w:t>api</w:t>
      </w:r>
      <w:proofErr w:type="spellEnd"/>
      <w:r w:rsidR="00F53D00" w:rsidRPr="00F53D00">
        <w:t>/</w:t>
      </w:r>
      <w:r w:rsidR="00F53D00">
        <w:rPr>
          <w:lang w:val="en-US"/>
        </w:rPr>
        <w:t>meet</w:t>
      </w:r>
      <w:r w:rsidR="00F53D00" w:rsidRPr="00F53D00">
        <w:t>/{</w:t>
      </w:r>
      <w:r w:rsidR="00F53D00">
        <w:rPr>
          <w:lang w:val="en-US"/>
        </w:rPr>
        <w:t>token</w:t>
      </w:r>
      <w:r w:rsidR="00F53D00" w:rsidRPr="00F53D00">
        <w:t>}”)</w:t>
      </w:r>
      <w:r w:rsidR="00F53D00">
        <w:t>,</w:t>
      </w:r>
      <w:r w:rsidR="00F53D00" w:rsidRPr="00F53D00">
        <w:t xml:space="preserve"> </w:t>
      </w:r>
      <w:r w:rsidR="00F53D00">
        <w:t>ответом от сервера послужит</w:t>
      </w:r>
      <w:r w:rsidR="00F53D00" w:rsidRPr="00F53D00">
        <w:t xml:space="preserve"> </w:t>
      </w:r>
      <w:r w:rsidR="00F53D00">
        <w:t xml:space="preserve">ответ в текстовом формате </w:t>
      </w:r>
      <w:r w:rsidR="00F53D00">
        <w:rPr>
          <w:lang w:val="en-US"/>
        </w:rPr>
        <w:t>JSON</w:t>
      </w:r>
      <w:r w:rsidR="00F53D00">
        <w:t>, содержащий данные о текущей встреч</w:t>
      </w:r>
      <w:r w:rsidR="00C05254">
        <w:t>е</w:t>
      </w:r>
      <w:r w:rsidR="00F53D00">
        <w:t>. В соответствии с этими данными отображается нужный экран: экран для начала поиска, экран ожидания поиска, экран встречи.</w:t>
      </w:r>
      <w:bookmarkEnd w:id="74"/>
    </w:p>
    <w:p w14:paraId="4533D57E" w14:textId="54BAE48D" w:rsidR="00F53D00" w:rsidRDefault="008D26A1" w:rsidP="005E77B0">
      <w:pPr>
        <w:pStyle w:val="1"/>
        <w:numPr>
          <w:ilvl w:val="0"/>
          <w:numId w:val="0"/>
        </w:numPr>
        <w:jc w:val="center"/>
      </w:pPr>
      <w:bookmarkStart w:id="75" w:name="_Toc69069018"/>
      <w:r>
        <w:rPr>
          <w:noProof/>
        </w:rPr>
        <w:lastRenderedPageBreak/>
        <w:drawing>
          <wp:inline distT="0" distB="0" distL="0" distR="0" wp14:anchorId="0AA4FA6C" wp14:editId="7627BEBF">
            <wp:extent cx="1226255" cy="2521931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5191" cy="256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77B0">
        <w:tab/>
      </w:r>
      <w:r w:rsidR="005E77B0">
        <w:tab/>
      </w:r>
      <w:r w:rsidR="005E77B0">
        <w:tab/>
      </w:r>
      <w:r>
        <w:rPr>
          <w:noProof/>
        </w:rPr>
        <w:drawing>
          <wp:inline distT="0" distB="0" distL="0" distR="0" wp14:anchorId="4C403946" wp14:editId="56E20586">
            <wp:extent cx="1227277" cy="2524038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1652" cy="2553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5"/>
    </w:p>
    <w:p w14:paraId="686BBD15" w14:textId="454082F1" w:rsidR="008D26A1" w:rsidRPr="00F53D00" w:rsidRDefault="00A17B60" w:rsidP="005E77B0">
      <w:pPr>
        <w:pStyle w:val="afc"/>
        <w:ind w:firstLine="0"/>
        <w:jc w:val="center"/>
      </w:pPr>
      <w:r>
        <w:t>Рисунок</w:t>
      </w:r>
      <w:r w:rsidR="008D26A1">
        <w:t xml:space="preserve"> 10</w:t>
      </w:r>
      <w:r>
        <w:t xml:space="preserve"> – </w:t>
      </w:r>
      <w:r w:rsidR="006C255B">
        <w:t>С</w:t>
      </w:r>
      <w:r>
        <w:t>траница поиска встреч.</w:t>
      </w:r>
      <w:r w:rsidR="008D26A1">
        <w:t xml:space="preserve">  </w:t>
      </w:r>
      <w:r>
        <w:t xml:space="preserve"> </w:t>
      </w:r>
      <w:r w:rsidR="008D26A1">
        <w:t xml:space="preserve">     </w:t>
      </w:r>
      <w:r>
        <w:t>Рисунок</w:t>
      </w:r>
      <w:r w:rsidR="008D26A1">
        <w:t xml:space="preserve"> 11</w:t>
      </w:r>
      <w:r>
        <w:t xml:space="preserve"> – </w:t>
      </w:r>
      <w:r w:rsidR="006C255B">
        <w:t>Страница в</w:t>
      </w:r>
      <w:r>
        <w:t>ыбор</w:t>
      </w:r>
      <w:r w:rsidR="006C255B">
        <w:t>а</w:t>
      </w:r>
      <w:r>
        <w:t xml:space="preserve"> критериев поиска.</w:t>
      </w:r>
    </w:p>
    <w:p w14:paraId="126DE64D" w14:textId="229BF532" w:rsidR="00A00A15" w:rsidRDefault="008D26A1" w:rsidP="005E77B0">
      <w:pPr>
        <w:pStyle w:val="14"/>
      </w:pPr>
      <w:bookmarkStart w:id="76" w:name="_Toc69069019"/>
      <w:r>
        <w:t xml:space="preserve">Страницы </w:t>
      </w:r>
      <w:r w:rsidR="00A00A15">
        <w:t>№10–№11</w:t>
      </w:r>
      <w:r>
        <w:t xml:space="preserve"> – страницы поиска встречи. При нажатии на кнопку «Найти встречу» происходит открытие компонента </w:t>
      </w:r>
      <w:proofErr w:type="spellStart"/>
      <w:r>
        <w:rPr>
          <w:lang w:val="en-US"/>
        </w:rPr>
        <w:t>BottomSheet</w:t>
      </w:r>
      <w:proofErr w:type="spellEnd"/>
      <w:r w:rsidR="00A00A15">
        <w:t xml:space="preserve">, предоставляемый библиотекой </w:t>
      </w:r>
      <w:commentRangeStart w:id="77"/>
      <w:r w:rsidR="00A00A15">
        <w:rPr>
          <w:lang w:val="en-US"/>
        </w:rPr>
        <w:t>Flutter</w:t>
      </w:r>
      <w:r w:rsidR="00A00A15" w:rsidRPr="00A00A15">
        <w:t xml:space="preserve"> </w:t>
      </w:r>
      <w:r w:rsidR="00A00A15">
        <w:rPr>
          <w:lang w:val="en-US"/>
        </w:rPr>
        <w:t>Material</w:t>
      </w:r>
      <w:r w:rsidR="00202923" w:rsidRPr="00202923">
        <w:t xml:space="preserve"> (</w:t>
      </w:r>
      <w:hyperlink r:id="rId30" w:history="1">
        <w:r w:rsidR="00202923" w:rsidRPr="00675B65">
          <w:rPr>
            <w:rStyle w:val="af4"/>
            <w:lang w:val="en-US"/>
          </w:rPr>
          <w:t>https</w:t>
        </w:r>
        <w:r w:rsidR="00202923" w:rsidRPr="00675B65">
          <w:rPr>
            <w:rStyle w:val="af4"/>
          </w:rPr>
          <w:t>://</w:t>
        </w:r>
        <w:r w:rsidR="00202923" w:rsidRPr="00675B65">
          <w:rPr>
            <w:rStyle w:val="af4"/>
            <w:lang w:val="en-US"/>
          </w:rPr>
          <w:t>flutter</w:t>
        </w:r>
        <w:r w:rsidR="00202923" w:rsidRPr="00675B65">
          <w:rPr>
            <w:rStyle w:val="af4"/>
          </w:rPr>
          <w:t>.</w:t>
        </w:r>
        <w:r w:rsidR="00202923" w:rsidRPr="00675B65">
          <w:rPr>
            <w:rStyle w:val="af4"/>
            <w:lang w:val="en-US"/>
          </w:rPr>
          <w:t>dev</w:t>
        </w:r>
        <w:r w:rsidR="00202923" w:rsidRPr="00675B65">
          <w:rPr>
            <w:rStyle w:val="af4"/>
          </w:rPr>
          <w:t>/</w:t>
        </w:r>
        <w:r w:rsidR="00202923" w:rsidRPr="00675B65">
          <w:rPr>
            <w:rStyle w:val="af4"/>
            <w:lang w:val="en-US"/>
          </w:rPr>
          <w:t>docs</w:t>
        </w:r>
        <w:r w:rsidR="00202923" w:rsidRPr="00675B65">
          <w:rPr>
            <w:rStyle w:val="af4"/>
          </w:rPr>
          <w:t>/</w:t>
        </w:r>
        <w:r w:rsidR="00202923" w:rsidRPr="00675B65">
          <w:rPr>
            <w:rStyle w:val="af4"/>
            <w:lang w:val="en-US"/>
          </w:rPr>
          <w:t>development</w:t>
        </w:r>
        <w:r w:rsidR="00202923" w:rsidRPr="00675B65">
          <w:rPr>
            <w:rStyle w:val="af4"/>
          </w:rPr>
          <w:t>/</w:t>
        </w:r>
        <w:proofErr w:type="spellStart"/>
        <w:r w:rsidR="00202923" w:rsidRPr="00675B65">
          <w:rPr>
            <w:rStyle w:val="af4"/>
            <w:lang w:val="en-US"/>
          </w:rPr>
          <w:t>ui</w:t>
        </w:r>
        <w:proofErr w:type="spellEnd"/>
        <w:r w:rsidR="00202923" w:rsidRPr="00675B65">
          <w:rPr>
            <w:rStyle w:val="af4"/>
          </w:rPr>
          <w:t>/</w:t>
        </w:r>
        <w:r w:rsidR="00202923" w:rsidRPr="00675B65">
          <w:rPr>
            <w:rStyle w:val="af4"/>
            <w:lang w:val="en-US"/>
          </w:rPr>
          <w:t>widgets</w:t>
        </w:r>
        <w:r w:rsidR="00202923" w:rsidRPr="00675B65">
          <w:rPr>
            <w:rStyle w:val="af4"/>
          </w:rPr>
          <w:t>/</w:t>
        </w:r>
        <w:r w:rsidR="00202923" w:rsidRPr="00675B65">
          <w:rPr>
            <w:rStyle w:val="af4"/>
            <w:lang w:val="en-US"/>
          </w:rPr>
          <w:t>material</w:t>
        </w:r>
      </w:hyperlink>
      <w:bookmarkEnd w:id="76"/>
      <w:commentRangeEnd w:id="77"/>
      <w:r w:rsidR="00202923" w:rsidRPr="00202923">
        <w:t>).</w:t>
      </w:r>
      <w:r w:rsidR="00C720A5">
        <w:rPr>
          <w:rStyle w:val="afd"/>
          <w:bCs/>
        </w:rPr>
        <w:commentReference w:id="77"/>
      </w:r>
    </w:p>
    <w:p w14:paraId="704CBBD4" w14:textId="20950DA6" w:rsidR="00A00A15" w:rsidRDefault="00A00A15" w:rsidP="005E77B0">
      <w:pPr>
        <w:pStyle w:val="14"/>
      </w:pPr>
      <w:bookmarkStart w:id="78" w:name="_Toc69069020"/>
      <w:r>
        <w:t>При нажатии на кнопку «Поиск» происходит валидация на выбранные элементы фильтрации: образовательные программы и степень образования. Валидация считается успешной в случае, если выбрана хотя бы одна образовательная программа и хотя бы одна степень образования.</w:t>
      </w:r>
      <w:bookmarkEnd w:id="78"/>
      <w:r>
        <w:t xml:space="preserve"> </w:t>
      </w:r>
    </w:p>
    <w:p w14:paraId="4B88F786" w14:textId="11396150" w:rsidR="00C05254" w:rsidRDefault="00A00A15" w:rsidP="005E77B0">
      <w:pPr>
        <w:pStyle w:val="14"/>
      </w:pPr>
      <w:bookmarkStart w:id="79" w:name="_Toc69069021"/>
      <w:r>
        <w:t xml:space="preserve">После успешной валидации приложение совершает </w:t>
      </w:r>
      <w:r>
        <w:rPr>
          <w:lang w:val="en-US"/>
        </w:rPr>
        <w:t>HTTP</w:t>
      </w:r>
      <w:r>
        <w:t>-</w:t>
      </w:r>
      <w:r>
        <w:rPr>
          <w:lang w:val="en-US"/>
        </w:rPr>
        <w:t>POST</w:t>
      </w:r>
      <w:r>
        <w:t xml:space="preserve"> запрос (</w:t>
      </w:r>
      <w:r w:rsidRPr="00A00A15">
        <w:t>/</w:t>
      </w:r>
      <w:proofErr w:type="spellStart"/>
      <w:r w:rsidRPr="00A00A15">
        <w:t>api</w:t>
      </w:r>
      <w:proofErr w:type="spellEnd"/>
      <w:r w:rsidRPr="00A00A15">
        <w:t>/</w:t>
      </w:r>
      <w:proofErr w:type="spellStart"/>
      <w:r w:rsidRPr="00A00A15">
        <w:t>search</w:t>
      </w:r>
      <w:proofErr w:type="spellEnd"/>
      <w:r w:rsidRPr="00A00A15">
        <w:t>/{</w:t>
      </w:r>
      <w:proofErr w:type="spellStart"/>
      <w:r w:rsidRPr="00A00A15">
        <w:t>token</w:t>
      </w:r>
      <w:proofErr w:type="spellEnd"/>
      <w:r w:rsidRPr="00A00A15">
        <w:t>}</w:t>
      </w:r>
      <w:r>
        <w:t>) с телом, в котором в формате «ключ-значение» представлены данные для фильтрации: список полов, список факультетов, список степеней образования, целое значение минимального курса, целое значение максимального курса.</w:t>
      </w:r>
      <w:bookmarkEnd w:id="79"/>
      <w:r>
        <w:t xml:space="preserve"> </w:t>
      </w:r>
    </w:p>
    <w:p w14:paraId="3101C410" w14:textId="3F5C6577" w:rsidR="00A00A15" w:rsidRDefault="00A00A15" w:rsidP="005E77B0">
      <w:pPr>
        <w:pStyle w:val="14"/>
      </w:pPr>
      <w:bookmarkStart w:id="80" w:name="_Toc69069022"/>
      <w:r>
        <w:t>Ответом от сервера служит информация о встреч</w:t>
      </w:r>
      <w:r w:rsidR="00C05254">
        <w:t>е</w:t>
      </w:r>
      <w:r>
        <w:t>, эта встреча может быть активной или быть в состоянии поиска. Активной встреча может быть в том случае, если пользователь начал поиск встречи и ему сразу же подобрался оппонент, в этом случае ему сразу отобразится информация о встреч</w:t>
      </w:r>
      <w:r w:rsidR="00C05254">
        <w:t>е</w:t>
      </w:r>
      <w:r>
        <w:t>. В противном случае – отобразится страница с ожиданием встреч</w:t>
      </w:r>
      <w:r w:rsidR="00C05254">
        <w:t>е</w:t>
      </w:r>
      <w:r>
        <w:t>.</w:t>
      </w:r>
      <w:bookmarkEnd w:id="80"/>
    </w:p>
    <w:p w14:paraId="56AD64A4" w14:textId="54FABC52" w:rsidR="00C05254" w:rsidRDefault="00C05254" w:rsidP="00A00A15">
      <w:pPr>
        <w:pStyle w:val="1"/>
        <w:numPr>
          <w:ilvl w:val="0"/>
          <w:numId w:val="0"/>
        </w:numPr>
        <w:ind w:left="2126" w:firstLine="709"/>
      </w:pPr>
    </w:p>
    <w:p w14:paraId="6C71494B" w14:textId="2F1531A2" w:rsidR="00C05254" w:rsidRDefault="004D487A" w:rsidP="00C05254">
      <w:pPr>
        <w:pStyle w:val="1"/>
        <w:numPr>
          <w:ilvl w:val="0"/>
          <w:numId w:val="0"/>
        </w:numPr>
        <w:ind w:left="4254"/>
      </w:pPr>
      <w:r>
        <w:lastRenderedPageBreak/>
        <w:t xml:space="preserve">       </w:t>
      </w:r>
      <w:bookmarkStart w:id="81" w:name="_Toc69069023"/>
      <w:r w:rsidR="00C05254">
        <w:rPr>
          <w:noProof/>
        </w:rPr>
        <w:drawing>
          <wp:inline distT="0" distB="0" distL="0" distR="0" wp14:anchorId="751A4CE6" wp14:editId="0D050EF7">
            <wp:extent cx="1088067" cy="2238375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0748" cy="2243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1"/>
    </w:p>
    <w:p w14:paraId="5115A108" w14:textId="64FC3CA5" w:rsidR="00C05254" w:rsidRDefault="00C05254" w:rsidP="00C05254">
      <w:pPr>
        <w:pStyle w:val="afc"/>
        <w:ind w:left="2127"/>
        <w:jc w:val="left"/>
      </w:pPr>
      <w:r>
        <w:t xml:space="preserve"> </w:t>
      </w:r>
      <w:r w:rsidRPr="00F53D00">
        <w:t xml:space="preserve">         </w:t>
      </w:r>
      <w:r>
        <w:t xml:space="preserve">            </w:t>
      </w:r>
      <w:r w:rsidR="00A17B60">
        <w:t>Рисунок</w:t>
      </w:r>
      <w:r>
        <w:t xml:space="preserve"> 12</w:t>
      </w:r>
      <w:r w:rsidR="00A17B60">
        <w:t xml:space="preserve"> – Страница о</w:t>
      </w:r>
      <w:r>
        <w:t>жидани</w:t>
      </w:r>
      <w:r w:rsidR="00A17B60">
        <w:t>я</w:t>
      </w:r>
      <w:r w:rsidR="004D487A">
        <w:t xml:space="preserve"> поиска</w:t>
      </w:r>
      <w:r>
        <w:t xml:space="preserve"> встречи.</w:t>
      </w:r>
    </w:p>
    <w:p w14:paraId="269D2F66" w14:textId="20DECD31" w:rsidR="00C05254" w:rsidRDefault="00C05254" w:rsidP="005E77B0">
      <w:pPr>
        <w:pStyle w:val="14"/>
      </w:pPr>
      <w:r>
        <w:t>При ожидании встречи каждые 15 секунд приложение выполняет</w:t>
      </w:r>
      <w:r w:rsidRPr="00C05254">
        <w:t xml:space="preserve"> </w:t>
      </w:r>
      <w:r>
        <w:rPr>
          <w:lang w:val="en-US"/>
        </w:rPr>
        <w:t>HTTP</w:t>
      </w:r>
      <w:r>
        <w:t>-</w:t>
      </w:r>
      <w:r>
        <w:rPr>
          <w:lang w:val="en-US"/>
        </w:rPr>
        <w:t>GET</w:t>
      </w:r>
      <w:r w:rsidRPr="00C05254">
        <w:t xml:space="preserve"> </w:t>
      </w:r>
      <w:r>
        <w:t xml:space="preserve">запросы о состоянии встречи (описание этого запроса описаны </w:t>
      </w:r>
      <w:r w:rsidR="006F1565">
        <w:t>ранее</w:t>
      </w:r>
      <w:r>
        <w:t>). Так как пользователю не требуется получить данную информацию быстро, то технология «</w:t>
      </w:r>
      <w:r>
        <w:rPr>
          <w:lang w:val="en-US"/>
        </w:rPr>
        <w:t>long</w:t>
      </w:r>
      <w:r w:rsidRPr="00C05254">
        <w:t>-</w:t>
      </w:r>
      <w:r>
        <w:rPr>
          <w:lang w:val="en-US"/>
        </w:rPr>
        <w:t>polling</w:t>
      </w:r>
      <w:r>
        <w:t>» и технология «</w:t>
      </w:r>
      <w:proofErr w:type="spellStart"/>
      <w:r>
        <w:t>сокетного</w:t>
      </w:r>
      <w:proofErr w:type="spellEnd"/>
      <w:r>
        <w:t xml:space="preserve"> соединения» </w:t>
      </w:r>
      <w:r w:rsidR="00D04395">
        <w:t>избыточны и поэтому не были реализованы.</w:t>
      </w:r>
    </w:p>
    <w:p w14:paraId="77C0CA69" w14:textId="7A3B4CA9" w:rsidR="004D487A" w:rsidRDefault="00D04395" w:rsidP="005E77B0">
      <w:pPr>
        <w:pStyle w:val="14"/>
      </w:pPr>
      <w:bookmarkStart w:id="82" w:name="_Toc69069024"/>
      <w:r>
        <w:t>При нажатии на кнопку «Отмена встречи» приложение выполнит</w:t>
      </w:r>
      <w:r w:rsidR="004D487A">
        <w:t xml:space="preserve"> </w:t>
      </w:r>
      <w:r>
        <w:rPr>
          <w:lang w:val="en-US"/>
        </w:rPr>
        <w:t>HTTP</w:t>
      </w:r>
      <w:r w:rsidRPr="00D04395">
        <w:t>-</w:t>
      </w:r>
      <w:r>
        <w:rPr>
          <w:lang w:val="en-US"/>
        </w:rPr>
        <w:t>DELETE</w:t>
      </w:r>
      <w:r w:rsidRPr="00D04395">
        <w:t xml:space="preserve"> </w:t>
      </w:r>
      <w:r>
        <w:t>запрос (</w:t>
      </w:r>
      <w:r w:rsidRPr="00D04395">
        <w:t>/</w:t>
      </w:r>
      <w:proofErr w:type="spellStart"/>
      <w:r w:rsidRPr="00D04395">
        <w:t>api</w:t>
      </w:r>
      <w:proofErr w:type="spellEnd"/>
      <w:r w:rsidRPr="00D04395">
        <w:t>/</w:t>
      </w:r>
      <w:proofErr w:type="spellStart"/>
      <w:r w:rsidRPr="00D04395">
        <w:t>meet</w:t>
      </w:r>
      <w:proofErr w:type="spellEnd"/>
      <w:r w:rsidRPr="00D04395">
        <w:t>/{</w:t>
      </w:r>
      <w:proofErr w:type="spellStart"/>
      <w:r w:rsidRPr="00D04395">
        <w:t>token</w:t>
      </w:r>
      <w:proofErr w:type="spellEnd"/>
      <w:r w:rsidRPr="00D04395">
        <w:t>}</w:t>
      </w:r>
      <w:r>
        <w:t>)</w:t>
      </w:r>
      <w:r w:rsidR="004D487A">
        <w:t>.</w:t>
      </w:r>
      <w:r w:rsidR="004D487A" w:rsidRPr="004D487A">
        <w:t xml:space="preserve"> </w:t>
      </w:r>
      <w:r w:rsidR="004D487A">
        <w:t>В случае если код ответа от сервера будет равен 200 – поиск завершится и вернётся страница с поиском встречи.</w:t>
      </w:r>
      <w:bookmarkEnd w:id="82"/>
    </w:p>
    <w:p w14:paraId="4644387F" w14:textId="14736A34" w:rsidR="004D487A" w:rsidRDefault="004D487A" w:rsidP="005E77B0">
      <w:pPr>
        <w:pStyle w:val="1"/>
        <w:numPr>
          <w:ilvl w:val="0"/>
          <w:numId w:val="0"/>
        </w:numPr>
        <w:ind w:left="1066" w:hanging="357"/>
        <w:jc w:val="center"/>
      </w:pPr>
      <w:bookmarkStart w:id="83" w:name="_Toc69069025"/>
      <w:r>
        <w:rPr>
          <w:noProof/>
        </w:rPr>
        <w:drawing>
          <wp:inline distT="0" distB="0" distL="0" distR="0" wp14:anchorId="3B27FB4E" wp14:editId="07E0AF23">
            <wp:extent cx="1581150" cy="3250192"/>
            <wp:effectExtent l="0" t="0" r="0" b="762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667" cy="32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3"/>
    </w:p>
    <w:p w14:paraId="006C5E7A" w14:textId="381B7CF3" w:rsidR="004D487A" w:rsidRDefault="00A17B60" w:rsidP="005E77B0">
      <w:pPr>
        <w:pStyle w:val="afc"/>
        <w:ind w:firstLine="0"/>
        <w:jc w:val="center"/>
      </w:pPr>
      <w:r>
        <w:t>Рисунок</w:t>
      </w:r>
      <w:r w:rsidR="004D487A">
        <w:t xml:space="preserve"> 13</w:t>
      </w:r>
      <w:r>
        <w:t xml:space="preserve"> – Страница п</w:t>
      </w:r>
      <w:r w:rsidR="004D487A">
        <w:t>росмотр</w:t>
      </w:r>
      <w:r>
        <w:t>а</w:t>
      </w:r>
      <w:r w:rsidR="004D487A">
        <w:t xml:space="preserve"> активной встречи</w:t>
      </w:r>
      <w:r>
        <w:t>.</w:t>
      </w:r>
    </w:p>
    <w:p w14:paraId="4E1292A2" w14:textId="4FF8E555" w:rsidR="00AD0710" w:rsidRDefault="004D487A" w:rsidP="005E77B0">
      <w:pPr>
        <w:pStyle w:val="14"/>
      </w:pPr>
      <w:r>
        <w:lastRenderedPageBreak/>
        <w:t xml:space="preserve">Состояние встречи содержит и дату её окончания, поэтому при просмотре встречи запросы на сервер выполнятся не будут. Устанавливается таймер на </w:t>
      </w:r>
      <w:r w:rsidR="00701BD8">
        <w:t>разницу текущего времени и дату окончания встречи в миллисекундах, и после завершения таймера страница просмотра встречи сменится на страницу для поиска новой встречи.</w:t>
      </w:r>
    </w:p>
    <w:p w14:paraId="262C7329" w14:textId="60301A7F" w:rsidR="00701BD8" w:rsidRPr="00701BD8" w:rsidRDefault="00701BD8" w:rsidP="00701BD8">
      <w:pPr>
        <w:ind w:left="2126"/>
        <w:rPr>
          <w:lang w:val="en-US"/>
        </w:rPr>
      </w:pPr>
      <w:r w:rsidRPr="00C36D01">
        <w:t xml:space="preserve"> </w:t>
      </w:r>
      <w:r w:rsidRPr="00701BD8">
        <w:rPr>
          <w:lang w:val="en-US"/>
        </w:rPr>
        <w:t>if (</w:t>
      </w:r>
      <w:proofErr w:type="spellStart"/>
      <w:proofErr w:type="gramStart"/>
      <w:r w:rsidRPr="00701BD8">
        <w:rPr>
          <w:lang w:val="en-US"/>
        </w:rPr>
        <w:t>value.getData</w:t>
      </w:r>
      <w:proofErr w:type="spellEnd"/>
      <w:proofErr w:type="gramEnd"/>
      <w:r w:rsidRPr="00701BD8">
        <w:rPr>
          <w:lang w:val="en-US"/>
        </w:rPr>
        <w:t>().</w:t>
      </w:r>
      <w:proofErr w:type="spellStart"/>
      <w:r w:rsidRPr="00701BD8">
        <w:rPr>
          <w:lang w:val="en-US"/>
        </w:rPr>
        <w:t>meetStatus</w:t>
      </w:r>
      <w:proofErr w:type="spellEnd"/>
      <w:r w:rsidRPr="00701BD8">
        <w:rPr>
          <w:lang w:val="en-US"/>
        </w:rPr>
        <w:t xml:space="preserve"> == </w:t>
      </w:r>
      <w:proofErr w:type="spellStart"/>
      <w:r w:rsidRPr="00701BD8">
        <w:rPr>
          <w:lang w:val="en-US"/>
        </w:rPr>
        <w:t>MeetStatus.ACTIVE</w:t>
      </w:r>
      <w:proofErr w:type="spellEnd"/>
      <w:r w:rsidRPr="00701BD8">
        <w:rPr>
          <w:lang w:val="en-US"/>
        </w:rPr>
        <w:t>)</w:t>
      </w:r>
    </w:p>
    <w:p w14:paraId="54692A54" w14:textId="3DFCB72A" w:rsidR="00701BD8" w:rsidRPr="00701BD8" w:rsidRDefault="00701BD8" w:rsidP="00701BD8">
      <w:pPr>
        <w:ind w:left="2126"/>
        <w:rPr>
          <w:lang w:val="en-US"/>
        </w:rPr>
      </w:pPr>
      <w:r w:rsidRPr="00701BD8">
        <w:rPr>
          <w:lang w:val="en-US"/>
        </w:rPr>
        <w:t xml:space="preserve">                    {</w:t>
      </w:r>
    </w:p>
    <w:p w14:paraId="6189BDAB" w14:textId="77777777" w:rsidR="00701BD8" w:rsidRPr="00701BD8" w:rsidRDefault="00701BD8" w:rsidP="00701BD8">
      <w:pPr>
        <w:ind w:left="2126"/>
        <w:rPr>
          <w:lang w:val="en-US"/>
        </w:rPr>
      </w:pPr>
      <w:r w:rsidRPr="00701BD8">
        <w:rPr>
          <w:lang w:val="en-US"/>
        </w:rPr>
        <w:t xml:space="preserve">                      </w:t>
      </w:r>
      <w:proofErr w:type="gramStart"/>
      <w:r w:rsidRPr="00701BD8">
        <w:rPr>
          <w:lang w:val="en-US"/>
        </w:rPr>
        <w:t>Timer(</w:t>
      </w:r>
      <w:proofErr w:type="gramEnd"/>
    </w:p>
    <w:p w14:paraId="7C3E2B33" w14:textId="77777777" w:rsidR="00701BD8" w:rsidRPr="00701BD8" w:rsidRDefault="00701BD8" w:rsidP="00701BD8">
      <w:pPr>
        <w:ind w:left="2126"/>
        <w:rPr>
          <w:lang w:val="en-US"/>
        </w:rPr>
      </w:pPr>
      <w:r w:rsidRPr="00701BD8">
        <w:rPr>
          <w:lang w:val="en-US"/>
        </w:rPr>
        <w:t xml:space="preserve">                          </w:t>
      </w:r>
      <w:proofErr w:type="gramStart"/>
      <w:r w:rsidRPr="00701BD8">
        <w:rPr>
          <w:lang w:val="en-US"/>
        </w:rPr>
        <w:t>Duration(</w:t>
      </w:r>
      <w:proofErr w:type="gramEnd"/>
    </w:p>
    <w:p w14:paraId="780C3ACF" w14:textId="77777777" w:rsidR="00701BD8" w:rsidRPr="00701BD8" w:rsidRDefault="00701BD8" w:rsidP="00701BD8">
      <w:pPr>
        <w:ind w:left="2126"/>
        <w:rPr>
          <w:lang w:val="en-US"/>
        </w:rPr>
      </w:pPr>
      <w:r w:rsidRPr="00701BD8">
        <w:rPr>
          <w:lang w:val="en-US"/>
        </w:rPr>
        <w:t xml:space="preserve">                              milliseconds:</w:t>
      </w:r>
    </w:p>
    <w:p w14:paraId="08391E00" w14:textId="77777777" w:rsidR="00701BD8" w:rsidRPr="00701BD8" w:rsidRDefault="00701BD8" w:rsidP="00701BD8">
      <w:pPr>
        <w:ind w:left="2126"/>
        <w:rPr>
          <w:lang w:val="en-US"/>
        </w:rPr>
      </w:pPr>
      <w:r w:rsidRPr="00701BD8">
        <w:rPr>
          <w:lang w:val="en-US"/>
        </w:rPr>
        <w:t xml:space="preserve">                                  </w:t>
      </w:r>
      <w:proofErr w:type="spellStart"/>
      <w:proofErr w:type="gramStart"/>
      <w:r w:rsidRPr="00701BD8">
        <w:rPr>
          <w:lang w:val="en-US"/>
        </w:rPr>
        <w:t>value.getData</w:t>
      </w:r>
      <w:proofErr w:type="spellEnd"/>
      <w:proofErr w:type="gramEnd"/>
      <w:r w:rsidRPr="00701BD8">
        <w:rPr>
          <w:lang w:val="en-US"/>
        </w:rPr>
        <w:t>().</w:t>
      </w:r>
      <w:proofErr w:type="spellStart"/>
      <w:r w:rsidRPr="00701BD8">
        <w:rPr>
          <w:lang w:val="en-US"/>
        </w:rPr>
        <w:t>expiresDate.microsecond</w:t>
      </w:r>
      <w:proofErr w:type="spellEnd"/>
      <w:r w:rsidRPr="00701BD8">
        <w:rPr>
          <w:lang w:val="en-US"/>
        </w:rPr>
        <w:t xml:space="preserve"> -</w:t>
      </w:r>
    </w:p>
    <w:p w14:paraId="124090CA" w14:textId="77777777" w:rsidR="00701BD8" w:rsidRPr="00701BD8" w:rsidRDefault="00701BD8" w:rsidP="00701BD8">
      <w:pPr>
        <w:ind w:left="2126"/>
        <w:rPr>
          <w:lang w:val="en-US"/>
        </w:rPr>
      </w:pPr>
      <w:r w:rsidRPr="00701BD8">
        <w:rPr>
          <w:lang w:val="en-US"/>
        </w:rPr>
        <w:t xml:space="preserve">                                      </w:t>
      </w:r>
      <w:proofErr w:type="spellStart"/>
      <w:r w:rsidRPr="00701BD8">
        <w:rPr>
          <w:lang w:val="en-US"/>
        </w:rPr>
        <w:t>DateTime.now</w:t>
      </w:r>
      <w:proofErr w:type="spellEnd"/>
      <w:r w:rsidRPr="00701BD8">
        <w:rPr>
          <w:lang w:val="en-US"/>
        </w:rPr>
        <w:t>(</w:t>
      </w:r>
      <w:proofErr w:type="gramStart"/>
      <w:r w:rsidRPr="00701BD8">
        <w:rPr>
          <w:lang w:val="en-US"/>
        </w:rPr>
        <w:t>).millisecond</w:t>
      </w:r>
      <w:proofErr w:type="gramEnd"/>
      <w:r w:rsidRPr="00701BD8">
        <w:rPr>
          <w:lang w:val="en-US"/>
        </w:rPr>
        <w:t>), () {</w:t>
      </w:r>
    </w:p>
    <w:p w14:paraId="51FF3DFE" w14:textId="146233DA" w:rsidR="00701BD8" w:rsidRPr="00701BD8" w:rsidRDefault="00701BD8" w:rsidP="00701BD8">
      <w:pPr>
        <w:ind w:left="2126"/>
        <w:rPr>
          <w:lang w:val="en-US"/>
        </w:rPr>
      </w:pPr>
      <w:r w:rsidRPr="00701BD8">
        <w:rPr>
          <w:lang w:val="en-US"/>
        </w:rPr>
        <w:t xml:space="preserve">                           _</w:t>
      </w:r>
      <w:proofErr w:type="spellStart"/>
      <w:proofErr w:type="gramStart"/>
      <w:r w:rsidRPr="00701BD8">
        <w:rPr>
          <w:lang w:val="en-US"/>
        </w:rPr>
        <w:t>updByMeet</w:t>
      </w:r>
      <w:proofErr w:type="spellEnd"/>
      <w:r w:rsidRPr="00701BD8">
        <w:rPr>
          <w:lang w:val="en-US"/>
        </w:rPr>
        <w:t>(</w:t>
      </w:r>
      <w:proofErr w:type="gramEnd"/>
      <w:r w:rsidRPr="00701BD8">
        <w:rPr>
          <w:lang w:val="en-US"/>
        </w:rPr>
        <w:t>)</w:t>
      </w:r>
    </w:p>
    <w:p w14:paraId="47FA2459" w14:textId="77777777" w:rsidR="00701BD8" w:rsidRPr="00701BD8" w:rsidRDefault="00701BD8" w:rsidP="00701BD8">
      <w:pPr>
        <w:ind w:left="2126"/>
        <w:rPr>
          <w:lang w:val="en-US"/>
        </w:rPr>
      </w:pPr>
      <w:r w:rsidRPr="00701BD8">
        <w:rPr>
          <w:lang w:val="en-US"/>
        </w:rPr>
        <w:t xml:space="preserve">                      })</w:t>
      </w:r>
    </w:p>
    <w:p w14:paraId="7C3FAC7B" w14:textId="62513376" w:rsidR="00701BD8" w:rsidRPr="00701BD8" w:rsidRDefault="00701BD8" w:rsidP="00701BD8">
      <w:pPr>
        <w:ind w:left="2126"/>
        <w:rPr>
          <w:lang w:val="en-US"/>
        </w:rPr>
      </w:pPr>
      <w:r w:rsidRPr="00701BD8">
        <w:rPr>
          <w:lang w:val="en-US"/>
        </w:rPr>
        <w:t xml:space="preserve">                    }</w:t>
      </w:r>
    </w:p>
    <w:p w14:paraId="5695EAFC" w14:textId="77777777" w:rsidR="00701BD8" w:rsidRPr="000C5BD9" w:rsidRDefault="00701BD8" w:rsidP="00701BD8">
      <w:pPr>
        <w:pStyle w:val="afc"/>
        <w:ind w:left="3545"/>
        <w:jc w:val="left"/>
        <w:rPr>
          <w:lang w:val="en-US"/>
        </w:rPr>
      </w:pPr>
    </w:p>
    <w:p w14:paraId="485BDADB" w14:textId="2AD18C62" w:rsidR="00701BD8" w:rsidRPr="00A96D83" w:rsidRDefault="00C720A5" w:rsidP="00701BD8">
      <w:pPr>
        <w:pStyle w:val="afc"/>
        <w:ind w:left="3545"/>
        <w:jc w:val="left"/>
        <w:rPr>
          <w:lang w:val="en-US"/>
        </w:rPr>
      </w:pPr>
      <w:ins w:id="84" w:author="Горденко Мария Константиновна" w:date="2021-04-17T21:39:00Z">
        <w:r>
          <w:t>Листинг</w:t>
        </w:r>
        <w:r w:rsidRPr="00A96D83">
          <w:rPr>
            <w:lang w:val="en-US"/>
            <w:rPrChange w:id="85" w:author="Andrew Romanyuk" w:date="2021-04-18T17:29:00Z">
              <w:rPr/>
            </w:rPrChange>
          </w:rPr>
          <w:t xml:space="preserve"> 3. </w:t>
        </w:r>
      </w:ins>
      <w:r w:rsidR="00701BD8">
        <w:t>Код</w:t>
      </w:r>
      <w:r w:rsidR="00701BD8" w:rsidRPr="00A96D83">
        <w:rPr>
          <w:lang w:val="en-US"/>
        </w:rPr>
        <w:t xml:space="preserve"> </w:t>
      </w:r>
      <w:r w:rsidR="00701BD8">
        <w:t>на</w:t>
      </w:r>
      <w:r w:rsidR="00701BD8" w:rsidRPr="00A96D83">
        <w:rPr>
          <w:lang w:val="en-US"/>
        </w:rPr>
        <w:t xml:space="preserve"> </w:t>
      </w:r>
      <w:r w:rsidR="00701BD8">
        <w:t>языке</w:t>
      </w:r>
      <w:r w:rsidR="00701BD8" w:rsidRPr="00A96D83">
        <w:rPr>
          <w:lang w:val="en-US"/>
        </w:rPr>
        <w:t xml:space="preserve"> </w:t>
      </w:r>
      <w:r w:rsidR="00701BD8">
        <w:rPr>
          <w:lang w:val="en-US"/>
        </w:rPr>
        <w:t>Dart</w:t>
      </w:r>
      <w:r w:rsidR="00701BD8" w:rsidRPr="00A96D83">
        <w:rPr>
          <w:lang w:val="en-US"/>
        </w:rPr>
        <w:t xml:space="preserve">.                 </w:t>
      </w:r>
    </w:p>
    <w:p w14:paraId="4DE936EB" w14:textId="237A2D03" w:rsidR="008D26A1" w:rsidRDefault="00701BD8" w:rsidP="005E77B0">
      <w:pPr>
        <w:pStyle w:val="1"/>
        <w:numPr>
          <w:ilvl w:val="0"/>
          <w:numId w:val="0"/>
        </w:numPr>
        <w:ind w:left="1066" w:hanging="357"/>
        <w:jc w:val="center"/>
        <w:rPr>
          <w:lang w:val="en-US"/>
        </w:rPr>
      </w:pPr>
      <w:bookmarkStart w:id="86" w:name="_Toc69069026"/>
      <w:r>
        <w:rPr>
          <w:noProof/>
        </w:rPr>
        <w:drawing>
          <wp:inline distT="0" distB="0" distL="0" distR="0" wp14:anchorId="4E037D58" wp14:editId="76EC6B63">
            <wp:extent cx="1476375" cy="3037204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9342" cy="3043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77B0">
        <w:rPr>
          <w:lang w:val="en-US"/>
        </w:rPr>
        <w:tab/>
      </w:r>
      <w:r w:rsidR="005E77B0">
        <w:rPr>
          <w:lang w:val="en-US"/>
        </w:rPr>
        <w:tab/>
      </w:r>
      <w:r>
        <w:rPr>
          <w:noProof/>
        </w:rPr>
        <w:drawing>
          <wp:inline distT="0" distB="0" distL="0" distR="0" wp14:anchorId="4708D30E" wp14:editId="1487D922">
            <wp:extent cx="1552353" cy="3032866"/>
            <wp:effectExtent l="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5489" cy="3078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6"/>
    </w:p>
    <w:p w14:paraId="2B07E037" w14:textId="185A88DA" w:rsidR="00701BD8" w:rsidRDefault="00A17B60" w:rsidP="005E77B0">
      <w:pPr>
        <w:pStyle w:val="afc"/>
        <w:jc w:val="center"/>
      </w:pPr>
      <w:r>
        <w:t>Рисунок</w:t>
      </w:r>
      <w:r w:rsidR="00701BD8">
        <w:t xml:space="preserve"> 14</w:t>
      </w:r>
      <w:r>
        <w:t xml:space="preserve"> – Страница истории встреч. </w:t>
      </w:r>
      <w:r w:rsidR="00701BD8">
        <w:t xml:space="preserve">  </w:t>
      </w:r>
      <w:r>
        <w:t>Рисунок</w:t>
      </w:r>
      <w:r w:rsidR="00701BD8">
        <w:t xml:space="preserve"> 15</w:t>
      </w:r>
      <w:r>
        <w:t xml:space="preserve"> – Страница просмотра встречи.</w:t>
      </w:r>
    </w:p>
    <w:p w14:paraId="38AB9F37" w14:textId="778133C3" w:rsidR="00701BD8" w:rsidRDefault="00DB16A7" w:rsidP="005E77B0">
      <w:pPr>
        <w:pStyle w:val="14"/>
      </w:pPr>
      <w:bookmarkStart w:id="87" w:name="_Toc69069027"/>
      <w:r>
        <w:t xml:space="preserve">Для получения оконченных встреч выполняется </w:t>
      </w:r>
      <w:r>
        <w:rPr>
          <w:lang w:val="en-US"/>
        </w:rPr>
        <w:t>HTTP</w:t>
      </w:r>
      <w:r w:rsidRPr="00DB16A7">
        <w:t>-</w:t>
      </w:r>
      <w:r>
        <w:rPr>
          <w:lang w:val="en-US"/>
        </w:rPr>
        <w:t>GET</w:t>
      </w:r>
      <w:r w:rsidRPr="00DB16A7">
        <w:t xml:space="preserve"> </w:t>
      </w:r>
      <w:r>
        <w:t>запрос (</w:t>
      </w:r>
      <w:r w:rsidRPr="00DB16A7">
        <w:t>“/</w:t>
      </w:r>
      <w:proofErr w:type="spellStart"/>
      <w:r w:rsidRPr="00DB16A7">
        <w:t>api</w:t>
      </w:r>
      <w:proofErr w:type="spellEnd"/>
      <w:r w:rsidRPr="00DB16A7">
        <w:t>/</w:t>
      </w:r>
      <w:proofErr w:type="spellStart"/>
      <w:r w:rsidRPr="00DB16A7">
        <w:t>meets</w:t>
      </w:r>
      <w:proofErr w:type="spellEnd"/>
      <w:r w:rsidRPr="00DB16A7">
        <w:t>/{</w:t>
      </w:r>
      <w:proofErr w:type="spellStart"/>
      <w:r w:rsidRPr="00DB16A7">
        <w:t>token</w:t>
      </w:r>
      <w:proofErr w:type="spellEnd"/>
      <w:r w:rsidRPr="00DB16A7">
        <w:t>}”</w:t>
      </w:r>
      <w:r>
        <w:t>),</w:t>
      </w:r>
      <w:r w:rsidRPr="00DB16A7">
        <w:t xml:space="preserve"> </w:t>
      </w:r>
      <w:r>
        <w:t>ответом от сервера послужит</w:t>
      </w:r>
      <w:r w:rsidRPr="00F53D00">
        <w:t xml:space="preserve"> </w:t>
      </w:r>
      <w:r>
        <w:t xml:space="preserve">ответ в текстовом формате </w:t>
      </w:r>
      <w:r>
        <w:rPr>
          <w:lang w:val="en-US"/>
        </w:rPr>
        <w:t>JSON</w:t>
      </w:r>
      <w:r>
        <w:t>, содержащий данные о каждой законченной встрече. При открытии встречи по нажатию на карточку дополнительный запрос не выполняется.</w:t>
      </w:r>
      <w:bookmarkEnd w:id="87"/>
    </w:p>
    <w:p w14:paraId="32ABBEB2" w14:textId="3B582BE8" w:rsidR="00DB16A7" w:rsidRDefault="00DB16A7" w:rsidP="005E77B0">
      <w:pPr>
        <w:pStyle w:val="1"/>
        <w:numPr>
          <w:ilvl w:val="0"/>
          <w:numId w:val="0"/>
        </w:numPr>
        <w:ind w:left="1066" w:hanging="357"/>
        <w:jc w:val="center"/>
      </w:pPr>
      <w:bookmarkStart w:id="88" w:name="_Toc69069028"/>
      <w:r>
        <w:rPr>
          <w:noProof/>
        </w:rPr>
        <w:lastRenderedPageBreak/>
        <w:drawing>
          <wp:inline distT="0" distB="0" distL="0" distR="0" wp14:anchorId="6B25368F" wp14:editId="20F9C46B">
            <wp:extent cx="1324425" cy="2720012"/>
            <wp:effectExtent l="0" t="0" r="9525" b="444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9707" cy="2751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77B0">
        <w:tab/>
      </w:r>
      <w:r w:rsidR="005E77B0">
        <w:tab/>
      </w:r>
      <w:r w:rsidR="005E77B0">
        <w:tab/>
      </w:r>
      <w:r w:rsidR="005E77B0">
        <w:tab/>
      </w:r>
      <w:r>
        <w:rPr>
          <w:noProof/>
        </w:rPr>
        <w:drawing>
          <wp:inline distT="0" distB="0" distL="0" distR="0" wp14:anchorId="0005D74F" wp14:editId="5A08B2E4">
            <wp:extent cx="1330144" cy="2731754"/>
            <wp:effectExtent l="0" t="0" r="381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9996" cy="2772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8"/>
    </w:p>
    <w:p w14:paraId="649E2783" w14:textId="79AFE446" w:rsidR="00DB16A7" w:rsidRDefault="00AB1F23" w:rsidP="005E77B0">
      <w:pPr>
        <w:pStyle w:val="afc"/>
        <w:ind w:firstLine="0"/>
        <w:jc w:val="center"/>
      </w:pPr>
      <w:r>
        <w:t>Рисунок</w:t>
      </w:r>
      <w:r w:rsidR="00DB16A7">
        <w:t xml:space="preserve"> 16</w:t>
      </w:r>
      <w:r>
        <w:t xml:space="preserve"> – Страница редактирования информации.     </w:t>
      </w:r>
      <w:r w:rsidR="00DB16A7">
        <w:t xml:space="preserve"> </w:t>
      </w:r>
      <w:r>
        <w:t xml:space="preserve">Рисунок </w:t>
      </w:r>
      <w:r w:rsidR="00DB16A7">
        <w:t>17</w:t>
      </w:r>
      <w:r>
        <w:t xml:space="preserve"> – Диалоговое окно о загрузке.</w:t>
      </w:r>
    </w:p>
    <w:p w14:paraId="63F13F97" w14:textId="77777777" w:rsidR="006F1565" w:rsidRDefault="006F1565" w:rsidP="005E77B0">
      <w:pPr>
        <w:pStyle w:val="14"/>
      </w:pPr>
      <w:bookmarkStart w:id="89" w:name="_Toc69069029"/>
      <w:r>
        <w:t xml:space="preserve">Страница редактирования настроек пользователя идентична с обновлением информацией при первом заполнении. При нажатии пользователем на кнопку «Подтвердить изменения» выполняется </w:t>
      </w:r>
      <w:r>
        <w:rPr>
          <w:lang w:val="en-US"/>
        </w:rPr>
        <w:t>HTTP</w:t>
      </w:r>
      <w:r>
        <w:t>-</w:t>
      </w:r>
      <w:r>
        <w:rPr>
          <w:lang w:val="en-US"/>
        </w:rPr>
        <w:t>PUT</w:t>
      </w:r>
      <w:r>
        <w:t xml:space="preserve"> запрос </w:t>
      </w:r>
      <w:r w:rsidRPr="00484A23">
        <w:t>(“</w:t>
      </w:r>
      <w:r>
        <w:rPr>
          <w:rStyle w:val="pl-s"/>
        </w:rPr>
        <w:t>/</w:t>
      </w:r>
      <w:proofErr w:type="spellStart"/>
      <w:r>
        <w:rPr>
          <w:rStyle w:val="pl-s"/>
        </w:rPr>
        <w:t>api</w:t>
      </w:r>
      <w:proofErr w:type="spellEnd"/>
      <w:r>
        <w:rPr>
          <w:rStyle w:val="pl-s"/>
        </w:rPr>
        <w:t>/</w:t>
      </w:r>
      <w:proofErr w:type="spellStart"/>
      <w:r>
        <w:rPr>
          <w:rStyle w:val="pl-s"/>
        </w:rPr>
        <w:t>user</w:t>
      </w:r>
      <w:proofErr w:type="spellEnd"/>
      <w:r>
        <w:rPr>
          <w:rStyle w:val="pl-s"/>
        </w:rPr>
        <w:t>/</w:t>
      </w:r>
      <w:proofErr w:type="spellStart"/>
      <w:r>
        <w:rPr>
          <w:rStyle w:val="pl-s"/>
        </w:rPr>
        <w:t>settings</w:t>
      </w:r>
      <w:proofErr w:type="spellEnd"/>
      <w:r>
        <w:rPr>
          <w:rStyle w:val="pl-s"/>
        </w:rPr>
        <w:t>/{</w:t>
      </w:r>
      <w:proofErr w:type="spellStart"/>
      <w:r>
        <w:rPr>
          <w:rStyle w:val="pl-s"/>
        </w:rPr>
        <w:t>token</w:t>
      </w:r>
      <w:proofErr w:type="spellEnd"/>
      <w:r>
        <w:rPr>
          <w:rStyle w:val="pl-s"/>
        </w:rPr>
        <w:t>}</w:t>
      </w:r>
      <w:r w:rsidRPr="00484A23">
        <w:rPr>
          <w:rStyle w:val="pl-s"/>
        </w:rPr>
        <w:t>”</w:t>
      </w:r>
      <w:r w:rsidRPr="00484A23">
        <w:t>)</w:t>
      </w:r>
      <w:r w:rsidRPr="006F1565">
        <w:t xml:space="preserve"> </w:t>
      </w:r>
      <w:r>
        <w:t>для обновления информации о пользователе.</w:t>
      </w:r>
      <w:bookmarkEnd w:id="89"/>
      <w:r>
        <w:t xml:space="preserve"> </w:t>
      </w:r>
    </w:p>
    <w:p w14:paraId="62AEE288" w14:textId="40992871" w:rsidR="00AD0710" w:rsidRPr="00DB16A7" w:rsidRDefault="006F1565" w:rsidP="005E77B0">
      <w:pPr>
        <w:pStyle w:val="14"/>
      </w:pPr>
      <w:bookmarkStart w:id="90" w:name="_Toc69069030"/>
      <w:r>
        <w:t xml:space="preserve">При загрузке новой фотографии выполняется запрос </w:t>
      </w:r>
      <w:r w:rsidRPr="006F1565">
        <w:t>HTTP-</w:t>
      </w:r>
      <w:r>
        <w:rPr>
          <w:lang w:val="en-US"/>
        </w:rPr>
        <w:t>POST</w:t>
      </w:r>
      <w:r w:rsidRPr="006F1565">
        <w:t xml:space="preserve"> </w:t>
      </w:r>
      <w:r>
        <w:t>(</w:t>
      </w:r>
      <w:r w:rsidRPr="001154D5">
        <w:t>“</w:t>
      </w:r>
      <w:proofErr w:type="spellStart"/>
      <w:r>
        <w:rPr>
          <w:lang w:val="en-US"/>
        </w:rPr>
        <w:t>api</w:t>
      </w:r>
      <w:proofErr w:type="spellEnd"/>
      <w:r w:rsidRPr="001154D5">
        <w:t>/</w:t>
      </w:r>
      <w:r>
        <w:rPr>
          <w:lang w:val="en-US"/>
        </w:rPr>
        <w:t>user</w:t>
      </w:r>
      <w:r w:rsidRPr="001154D5">
        <w:t>/</w:t>
      </w:r>
      <w:r>
        <w:rPr>
          <w:lang w:val="en-US"/>
        </w:rPr>
        <w:t>image</w:t>
      </w:r>
      <w:r w:rsidRPr="001154D5">
        <w:t>/{</w:t>
      </w:r>
      <w:r>
        <w:rPr>
          <w:lang w:val="en-US"/>
        </w:rPr>
        <w:t>token</w:t>
      </w:r>
      <w:r>
        <w:rPr>
          <w:rStyle w:val="pl-s"/>
        </w:rPr>
        <w:t>}</w:t>
      </w:r>
      <w:r w:rsidRPr="00484A23">
        <w:rPr>
          <w:rStyle w:val="pl-s"/>
        </w:rPr>
        <w:t>”</w:t>
      </w:r>
      <w:r w:rsidRPr="00484A23">
        <w:t>)</w:t>
      </w:r>
      <w:r>
        <w:t>. Более подробная информация об этих запросах описана ранее.</w:t>
      </w:r>
      <w:bookmarkEnd w:id="90"/>
    </w:p>
    <w:p w14:paraId="3842D671" w14:textId="248451BC" w:rsidR="00AD0710" w:rsidRDefault="00574AC1" w:rsidP="005E77B0">
      <w:pPr>
        <w:pStyle w:val="5"/>
      </w:pPr>
      <w:r w:rsidRPr="00701BD8">
        <w:t xml:space="preserve"> </w:t>
      </w:r>
      <w:r>
        <w:t>Получение изображения из локального хранилища и его обработка</w:t>
      </w:r>
    </w:p>
    <w:p w14:paraId="43B3A11F" w14:textId="72388BC9" w:rsidR="00AD0710" w:rsidRPr="00AD0710" w:rsidRDefault="00072F86" w:rsidP="005E77B0">
      <w:pPr>
        <w:pStyle w:val="14"/>
        <w:ind w:left="2127"/>
        <w:rPr>
          <w:lang w:eastAsia="en-US"/>
        </w:rPr>
      </w:pPr>
      <w:r>
        <w:rPr>
          <w:noProof/>
        </w:rPr>
        <w:drawing>
          <wp:inline distT="0" distB="0" distL="0" distR="0" wp14:anchorId="6B97B129" wp14:editId="0362588B">
            <wp:extent cx="1371600" cy="2821659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0952" cy="2840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77B0">
        <w:rPr>
          <w:lang w:eastAsia="en-US"/>
        </w:rPr>
        <w:tab/>
      </w:r>
      <w:r w:rsidR="005E77B0">
        <w:rPr>
          <w:lang w:eastAsia="en-US"/>
        </w:rPr>
        <w:tab/>
      </w:r>
      <w:r w:rsidR="00574AC1">
        <w:rPr>
          <w:noProof/>
        </w:rPr>
        <w:drawing>
          <wp:inline distT="0" distB="0" distL="0" distR="0" wp14:anchorId="73E26BCD" wp14:editId="2BCCFF1B">
            <wp:extent cx="1400175" cy="2877205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1322" cy="2941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91CB5" w14:textId="0F15483C" w:rsidR="00072F86" w:rsidRPr="00072F86" w:rsidRDefault="00AD0710" w:rsidP="005E77B0">
      <w:pPr>
        <w:pStyle w:val="afc"/>
        <w:ind w:left="709"/>
        <w:jc w:val="center"/>
      </w:pPr>
      <w:r>
        <w:t>Рисунок</w:t>
      </w:r>
      <w:r w:rsidR="00072F86">
        <w:t xml:space="preserve"> </w:t>
      </w:r>
      <w:r w:rsidR="00242432" w:rsidRPr="000C5BD9">
        <w:t>18</w:t>
      </w:r>
      <w:r>
        <w:t xml:space="preserve"> – Диалоговое окно о выборе метода загрузки.      Рисунок</w:t>
      </w:r>
      <w:r w:rsidR="00574AC1">
        <w:t xml:space="preserve"> </w:t>
      </w:r>
      <w:r w:rsidR="00574AC1" w:rsidRPr="00574AC1">
        <w:t>1</w:t>
      </w:r>
      <w:r w:rsidR="00242432" w:rsidRPr="000C5BD9">
        <w:t>9</w:t>
      </w:r>
      <w:r>
        <w:t xml:space="preserve"> – Экран редактирования изображения.</w:t>
      </w:r>
    </w:p>
    <w:p w14:paraId="1FA21A48" w14:textId="2204C7C0" w:rsidR="00DE3AEE" w:rsidRDefault="00072F86" w:rsidP="005E77B0">
      <w:pPr>
        <w:pStyle w:val="14"/>
      </w:pPr>
      <w:r>
        <w:lastRenderedPageBreak/>
        <w:t>Получение изображения</w:t>
      </w:r>
      <w:r w:rsidR="00DE3AEE">
        <w:t xml:space="preserve"> происходит прямиком из локального хранилища, но также дополнительно поддерживается получение изображения средствами камеры </w:t>
      </w:r>
      <w:r w:rsidR="006F41FA">
        <w:t>при наличие аппаратной поддержки.</w:t>
      </w:r>
    </w:p>
    <w:p w14:paraId="20E66F6C" w14:textId="3E9CCE79" w:rsidR="00DE3AEE" w:rsidRDefault="00DE3AEE" w:rsidP="005E77B0">
      <w:pPr>
        <w:pStyle w:val="14"/>
      </w:pPr>
      <w:r>
        <w:t xml:space="preserve">Для получения изображения используется библиотека </w:t>
      </w:r>
      <w:r>
        <w:rPr>
          <w:lang w:val="en-US"/>
        </w:rPr>
        <w:t>Image</w:t>
      </w:r>
      <w:r w:rsidRPr="00DE3AEE">
        <w:t xml:space="preserve"> </w:t>
      </w:r>
      <w:r>
        <w:rPr>
          <w:lang w:val="en-US"/>
        </w:rPr>
        <w:t>Picker</w:t>
      </w:r>
      <w:r>
        <w:t>.</w:t>
      </w:r>
      <w:r w:rsidR="00E60DF3">
        <w:t xml:space="preserve"> </w:t>
      </w:r>
      <w:r>
        <w:t>Библиотека в зависимости от платформы обращается к внутренним компонентам системы, таких как галерея или камера, и запрашивает у них результат выполнения.</w:t>
      </w:r>
    </w:p>
    <w:p w14:paraId="2F4D893A" w14:textId="77777777" w:rsidR="006F41FA" w:rsidRDefault="006F41FA" w:rsidP="00AD0710">
      <w:pPr>
        <w:ind w:left="709"/>
      </w:pPr>
    </w:p>
    <w:p w14:paraId="0CA96298" w14:textId="236734A3" w:rsidR="006F41FA" w:rsidRPr="000C5BD9" w:rsidRDefault="006F41FA" w:rsidP="00D606C4">
      <w:pPr>
        <w:ind w:left="2127"/>
        <w:rPr>
          <w:lang w:val="en-US"/>
        </w:rPr>
      </w:pPr>
      <w:r w:rsidRPr="000C5BD9">
        <w:rPr>
          <w:lang w:val="en-US"/>
        </w:rPr>
        <w:t xml:space="preserve">final picker = </w:t>
      </w:r>
      <w:proofErr w:type="spellStart"/>
      <w:proofErr w:type="gramStart"/>
      <w:r w:rsidRPr="000C5BD9">
        <w:rPr>
          <w:lang w:val="en-US"/>
        </w:rPr>
        <w:t>ImagePicker</w:t>
      </w:r>
      <w:proofErr w:type="spellEnd"/>
      <w:r w:rsidRPr="000C5BD9">
        <w:rPr>
          <w:lang w:val="en-US"/>
        </w:rPr>
        <w:t>(</w:t>
      </w:r>
      <w:proofErr w:type="gramEnd"/>
      <w:r w:rsidRPr="000C5BD9">
        <w:rPr>
          <w:lang w:val="en-US"/>
        </w:rPr>
        <w:t>);</w:t>
      </w:r>
    </w:p>
    <w:p w14:paraId="495B2343" w14:textId="62894744" w:rsidR="006F41FA" w:rsidRDefault="006F41FA" w:rsidP="00D606C4">
      <w:pPr>
        <w:ind w:left="2127"/>
        <w:rPr>
          <w:lang w:val="en-US"/>
        </w:rPr>
      </w:pPr>
      <w:r w:rsidRPr="006F41FA">
        <w:rPr>
          <w:lang w:val="en-US"/>
        </w:rPr>
        <w:t xml:space="preserve">final </w:t>
      </w:r>
      <w:proofErr w:type="spellStart"/>
      <w:r w:rsidRPr="006F41FA">
        <w:rPr>
          <w:lang w:val="en-US"/>
        </w:rPr>
        <w:t>pickedFile</w:t>
      </w:r>
      <w:proofErr w:type="spellEnd"/>
      <w:r w:rsidRPr="006F41FA">
        <w:rPr>
          <w:lang w:val="en-US"/>
        </w:rPr>
        <w:t xml:space="preserve"> = await </w:t>
      </w:r>
      <w:proofErr w:type="spellStart"/>
      <w:proofErr w:type="gramStart"/>
      <w:r w:rsidRPr="006F41FA">
        <w:rPr>
          <w:lang w:val="en-US"/>
        </w:rPr>
        <w:t>picker.getImage</w:t>
      </w:r>
      <w:proofErr w:type="spellEnd"/>
      <w:proofErr w:type="gramEnd"/>
      <w:r w:rsidRPr="006F41FA">
        <w:rPr>
          <w:lang w:val="en-US"/>
        </w:rPr>
        <w:t>(source: source);</w:t>
      </w:r>
    </w:p>
    <w:p w14:paraId="477FE234" w14:textId="77777777" w:rsidR="006F41FA" w:rsidRDefault="006F41FA" w:rsidP="00D606C4">
      <w:pPr>
        <w:ind w:left="2127"/>
        <w:rPr>
          <w:lang w:val="en-US"/>
        </w:rPr>
      </w:pPr>
    </w:p>
    <w:p w14:paraId="410B545F" w14:textId="19424892" w:rsidR="006F41FA" w:rsidRPr="006F41FA" w:rsidRDefault="006F41FA" w:rsidP="00D606C4">
      <w:pPr>
        <w:pStyle w:val="afc"/>
        <w:ind w:left="2128"/>
        <w:jc w:val="left"/>
      </w:pPr>
      <w:r w:rsidRPr="00C36D01">
        <w:rPr>
          <w:lang w:val="en-US"/>
        </w:rPr>
        <w:t xml:space="preserve">                                      </w:t>
      </w:r>
      <w:r w:rsidR="006C255B">
        <w:t xml:space="preserve">Листинг 4. </w:t>
      </w:r>
      <w:r>
        <w:t xml:space="preserve">Код на языке </w:t>
      </w:r>
      <w:r>
        <w:rPr>
          <w:lang w:val="en-US"/>
        </w:rPr>
        <w:t>Dart</w:t>
      </w:r>
      <w:r w:rsidRPr="000C5BD9">
        <w:t>.</w:t>
      </w:r>
      <w:r w:rsidRPr="00946E1F">
        <w:t xml:space="preserve">                 </w:t>
      </w:r>
    </w:p>
    <w:p w14:paraId="69440CBF" w14:textId="6360EA7A" w:rsidR="006F41FA" w:rsidRPr="006F41FA" w:rsidRDefault="006F41FA" w:rsidP="005E77B0">
      <w:pPr>
        <w:pStyle w:val="14"/>
      </w:pPr>
      <w:r>
        <w:t xml:space="preserve">В качестве принимаемого аргумента </w:t>
      </w:r>
      <w:r>
        <w:rPr>
          <w:lang w:val="en-US"/>
        </w:rPr>
        <w:t>source</w:t>
      </w:r>
      <w:r>
        <w:t xml:space="preserve"> требуется указать источник, для получения изображения с локального хранилища – </w:t>
      </w:r>
      <w:proofErr w:type="spellStart"/>
      <w:r>
        <w:rPr>
          <w:lang w:val="en-US"/>
        </w:rPr>
        <w:t>ImageSource</w:t>
      </w:r>
      <w:proofErr w:type="spellEnd"/>
      <w:r w:rsidRPr="006F41FA">
        <w:t>.</w:t>
      </w:r>
      <w:r>
        <w:rPr>
          <w:lang w:val="en-US"/>
        </w:rPr>
        <w:t>gallery</w:t>
      </w:r>
      <w:r>
        <w:t xml:space="preserve">, а для получения изображения с камеры – </w:t>
      </w:r>
      <w:proofErr w:type="spellStart"/>
      <w:r>
        <w:rPr>
          <w:lang w:val="en-US"/>
        </w:rPr>
        <w:t>ImageSource</w:t>
      </w:r>
      <w:proofErr w:type="spellEnd"/>
      <w:r w:rsidRPr="006F41FA">
        <w:t>.</w:t>
      </w:r>
      <w:r>
        <w:rPr>
          <w:lang w:val="en-US"/>
        </w:rPr>
        <w:t>camera</w:t>
      </w:r>
      <w:r w:rsidRPr="006F41FA">
        <w:t>.</w:t>
      </w:r>
      <w:r w:rsidRPr="006F41FA">
        <w:tab/>
      </w:r>
      <w:r w:rsidRPr="006F41FA">
        <w:tab/>
      </w:r>
      <w:r w:rsidRPr="006F41FA">
        <w:tab/>
      </w:r>
    </w:p>
    <w:p w14:paraId="0AEF7DF6" w14:textId="1810310D" w:rsidR="006F41FA" w:rsidRDefault="00574AC1" w:rsidP="005E77B0">
      <w:pPr>
        <w:pStyle w:val="14"/>
      </w:pPr>
      <w:r>
        <w:t>Обработка фотографии поддерживает три метода редактирования: обрезка</w:t>
      </w:r>
      <w:r w:rsidR="00072F86">
        <w:t xml:space="preserve"> по соотношению сторон</w:t>
      </w:r>
      <w:r>
        <w:t xml:space="preserve">, поворот и масштабирование. Данный функционал предоставляет библиотека </w:t>
      </w:r>
      <w:r>
        <w:rPr>
          <w:lang w:val="en-US"/>
        </w:rPr>
        <w:t>Image</w:t>
      </w:r>
      <w:r w:rsidRPr="00574AC1">
        <w:t xml:space="preserve"> </w:t>
      </w:r>
      <w:r>
        <w:rPr>
          <w:lang w:val="en-US"/>
        </w:rPr>
        <w:t>Cropper</w:t>
      </w:r>
      <w:r>
        <w:t xml:space="preserve">. </w:t>
      </w:r>
    </w:p>
    <w:p w14:paraId="527D0E5D" w14:textId="77777777" w:rsidR="00574AC1" w:rsidRPr="000C5BD9" w:rsidRDefault="00574AC1" w:rsidP="00D606C4">
      <w:pPr>
        <w:ind w:left="2127"/>
      </w:pPr>
      <w:r w:rsidRPr="000C5BD9">
        <w:t>_</w:t>
      </w:r>
      <w:r w:rsidRPr="00574AC1">
        <w:rPr>
          <w:lang w:val="en-US"/>
        </w:rPr>
        <w:t>image</w:t>
      </w:r>
      <w:r w:rsidRPr="000C5BD9">
        <w:t xml:space="preserve"> = </w:t>
      </w:r>
      <w:r w:rsidRPr="00574AC1">
        <w:rPr>
          <w:lang w:val="en-US"/>
        </w:rPr>
        <w:t>await</w:t>
      </w:r>
      <w:r w:rsidRPr="000C5BD9">
        <w:t xml:space="preserve"> </w:t>
      </w:r>
      <w:proofErr w:type="spellStart"/>
      <w:r w:rsidRPr="00574AC1">
        <w:rPr>
          <w:lang w:val="en-US"/>
        </w:rPr>
        <w:t>ImageCropper</w:t>
      </w:r>
      <w:proofErr w:type="spellEnd"/>
      <w:r w:rsidRPr="000C5BD9">
        <w:t>.</w:t>
      </w:r>
      <w:proofErr w:type="spellStart"/>
      <w:r w:rsidRPr="00574AC1">
        <w:rPr>
          <w:lang w:val="en-US"/>
        </w:rPr>
        <w:t>cropImage</w:t>
      </w:r>
      <w:proofErr w:type="spellEnd"/>
      <w:r w:rsidRPr="000C5BD9">
        <w:t>(</w:t>
      </w:r>
    </w:p>
    <w:p w14:paraId="229CEDA3" w14:textId="77777777" w:rsidR="00574AC1" w:rsidRPr="00574AC1" w:rsidRDefault="00574AC1" w:rsidP="00D606C4">
      <w:pPr>
        <w:ind w:left="2127"/>
        <w:rPr>
          <w:lang w:val="en-US"/>
        </w:rPr>
      </w:pPr>
      <w:r w:rsidRPr="000C5BD9">
        <w:t xml:space="preserve">          </w:t>
      </w:r>
      <w:proofErr w:type="spellStart"/>
      <w:r w:rsidRPr="00574AC1">
        <w:rPr>
          <w:lang w:val="en-US"/>
        </w:rPr>
        <w:t>sourcePath</w:t>
      </w:r>
      <w:proofErr w:type="spellEnd"/>
      <w:r w:rsidRPr="00574AC1">
        <w:rPr>
          <w:lang w:val="en-US"/>
        </w:rPr>
        <w:t xml:space="preserve">: </w:t>
      </w:r>
      <w:proofErr w:type="spellStart"/>
      <w:r w:rsidRPr="00574AC1">
        <w:rPr>
          <w:lang w:val="en-US"/>
        </w:rPr>
        <w:t>pickedFile.path</w:t>
      </w:r>
      <w:proofErr w:type="spellEnd"/>
      <w:r w:rsidRPr="00574AC1">
        <w:rPr>
          <w:lang w:val="en-US"/>
        </w:rPr>
        <w:t>,</w:t>
      </w:r>
    </w:p>
    <w:p w14:paraId="7955569C" w14:textId="77777777" w:rsidR="00574AC1" w:rsidRPr="00574AC1" w:rsidRDefault="00574AC1" w:rsidP="00D606C4">
      <w:pPr>
        <w:ind w:left="2127"/>
        <w:rPr>
          <w:lang w:val="en-US"/>
        </w:rPr>
      </w:pPr>
      <w:r w:rsidRPr="00574AC1">
        <w:rPr>
          <w:lang w:val="en-US"/>
        </w:rPr>
        <w:t xml:space="preserve">          </w:t>
      </w:r>
      <w:proofErr w:type="spellStart"/>
      <w:r w:rsidRPr="00574AC1">
        <w:rPr>
          <w:lang w:val="en-US"/>
        </w:rPr>
        <w:t>aspectRatioPresets</w:t>
      </w:r>
      <w:proofErr w:type="spellEnd"/>
      <w:r w:rsidRPr="00574AC1">
        <w:rPr>
          <w:lang w:val="en-US"/>
        </w:rPr>
        <w:t>: [</w:t>
      </w:r>
    </w:p>
    <w:p w14:paraId="59E89B0D" w14:textId="77777777" w:rsidR="00574AC1" w:rsidRPr="00574AC1" w:rsidRDefault="00574AC1" w:rsidP="00D606C4">
      <w:pPr>
        <w:ind w:left="2127"/>
        <w:rPr>
          <w:lang w:val="en-US"/>
        </w:rPr>
      </w:pPr>
      <w:r w:rsidRPr="00574AC1">
        <w:rPr>
          <w:lang w:val="en-US"/>
        </w:rPr>
        <w:t xml:space="preserve">            </w:t>
      </w:r>
      <w:proofErr w:type="spellStart"/>
      <w:r w:rsidRPr="00574AC1">
        <w:rPr>
          <w:lang w:val="en-US"/>
        </w:rPr>
        <w:t>CropAspectRatioPreset.square</w:t>
      </w:r>
      <w:proofErr w:type="spellEnd"/>
      <w:r w:rsidRPr="00574AC1">
        <w:rPr>
          <w:lang w:val="en-US"/>
        </w:rPr>
        <w:t>,</w:t>
      </w:r>
    </w:p>
    <w:p w14:paraId="4B912FA4" w14:textId="77777777" w:rsidR="00574AC1" w:rsidRPr="00574AC1" w:rsidRDefault="00574AC1" w:rsidP="00D606C4">
      <w:pPr>
        <w:ind w:left="2127"/>
        <w:rPr>
          <w:lang w:val="en-US"/>
        </w:rPr>
      </w:pPr>
      <w:r w:rsidRPr="00574AC1">
        <w:rPr>
          <w:lang w:val="en-US"/>
        </w:rPr>
        <w:t xml:space="preserve">            CropAspectRatioPreset.ratio4x3,</w:t>
      </w:r>
    </w:p>
    <w:p w14:paraId="1BDD9254" w14:textId="77777777" w:rsidR="00574AC1" w:rsidRPr="00574AC1" w:rsidRDefault="00574AC1" w:rsidP="00D606C4">
      <w:pPr>
        <w:ind w:left="2127"/>
        <w:rPr>
          <w:lang w:val="en-US"/>
        </w:rPr>
      </w:pPr>
      <w:r w:rsidRPr="00574AC1">
        <w:rPr>
          <w:lang w:val="en-US"/>
        </w:rPr>
        <w:t xml:space="preserve">            </w:t>
      </w:r>
      <w:proofErr w:type="spellStart"/>
      <w:r w:rsidRPr="00574AC1">
        <w:rPr>
          <w:lang w:val="en-US"/>
        </w:rPr>
        <w:t>CropAspectRatioPreset.original</w:t>
      </w:r>
      <w:proofErr w:type="spellEnd"/>
    </w:p>
    <w:p w14:paraId="1E435BA3" w14:textId="77777777" w:rsidR="00574AC1" w:rsidRPr="00574AC1" w:rsidRDefault="00574AC1" w:rsidP="00D606C4">
      <w:pPr>
        <w:ind w:left="2127"/>
        <w:rPr>
          <w:lang w:val="en-US"/>
        </w:rPr>
      </w:pPr>
      <w:r w:rsidRPr="00574AC1">
        <w:rPr>
          <w:lang w:val="en-US"/>
        </w:rPr>
        <w:t xml:space="preserve">          ],</w:t>
      </w:r>
    </w:p>
    <w:p w14:paraId="4FE6C890" w14:textId="5E443626" w:rsidR="00574AC1" w:rsidRDefault="00574AC1" w:rsidP="00D606C4">
      <w:pPr>
        <w:ind w:left="2127"/>
        <w:rPr>
          <w:lang w:val="en-US"/>
        </w:rPr>
      </w:pPr>
      <w:r w:rsidRPr="00574AC1">
        <w:rPr>
          <w:lang w:val="en-US"/>
        </w:rPr>
        <w:t xml:space="preserve">          </w:t>
      </w:r>
      <w:proofErr w:type="spellStart"/>
      <w:r w:rsidRPr="00574AC1">
        <w:rPr>
          <w:lang w:val="en-US"/>
        </w:rPr>
        <w:t>maxWidth</w:t>
      </w:r>
      <w:proofErr w:type="spellEnd"/>
      <w:r w:rsidRPr="00574AC1">
        <w:rPr>
          <w:lang w:val="en-US"/>
        </w:rPr>
        <w:t>: 800</w:t>
      </w:r>
      <w:proofErr w:type="gramStart"/>
      <w:r w:rsidRPr="00574AC1">
        <w:rPr>
          <w:lang w:val="en-US"/>
        </w:rPr>
        <w:t>);</w:t>
      </w:r>
      <w:proofErr w:type="gramEnd"/>
    </w:p>
    <w:p w14:paraId="79DE443D" w14:textId="5EECE2B3" w:rsidR="00574AC1" w:rsidRDefault="00574AC1" w:rsidP="00D606C4">
      <w:pPr>
        <w:ind w:left="2127"/>
        <w:rPr>
          <w:lang w:val="en-US"/>
        </w:rPr>
      </w:pPr>
    </w:p>
    <w:p w14:paraId="40C1E7AF" w14:textId="37722873" w:rsidR="00574AC1" w:rsidRPr="006C255B" w:rsidRDefault="00072F86" w:rsidP="00D606C4">
      <w:pPr>
        <w:pStyle w:val="afc"/>
        <w:ind w:left="2128"/>
        <w:jc w:val="left"/>
      </w:pPr>
      <w:r w:rsidRPr="00C36D01">
        <w:rPr>
          <w:lang w:val="en-US"/>
        </w:rPr>
        <w:t xml:space="preserve">                                      </w:t>
      </w:r>
      <w:r w:rsidR="006C255B">
        <w:t xml:space="preserve">Листинг 5. </w:t>
      </w:r>
      <w:r>
        <w:t>Код</w:t>
      </w:r>
      <w:r w:rsidRPr="006C255B">
        <w:t xml:space="preserve"> </w:t>
      </w:r>
      <w:r>
        <w:t>на</w:t>
      </w:r>
      <w:r w:rsidRPr="006C255B">
        <w:t xml:space="preserve"> </w:t>
      </w:r>
      <w:r>
        <w:t>языке</w:t>
      </w:r>
      <w:r w:rsidRPr="006C255B">
        <w:t xml:space="preserve"> </w:t>
      </w:r>
      <w:r>
        <w:rPr>
          <w:lang w:val="en-US"/>
        </w:rPr>
        <w:t>Dart</w:t>
      </w:r>
      <w:r w:rsidRPr="006C255B">
        <w:t xml:space="preserve">.                  </w:t>
      </w:r>
    </w:p>
    <w:p w14:paraId="0EE9270B" w14:textId="40367453" w:rsidR="002F71B1" w:rsidRPr="00072F86" w:rsidRDefault="00072F86" w:rsidP="005E77B0">
      <w:pPr>
        <w:pStyle w:val="14"/>
      </w:pPr>
      <w:r>
        <w:t xml:space="preserve">Метод принимает в качестве параметра </w:t>
      </w:r>
      <w:proofErr w:type="spellStart"/>
      <w:r>
        <w:rPr>
          <w:lang w:val="en-US"/>
        </w:rPr>
        <w:t>sourcePath</w:t>
      </w:r>
      <w:proofErr w:type="spellEnd"/>
      <w:r w:rsidRPr="00072F86">
        <w:t xml:space="preserve"> </w:t>
      </w:r>
      <w:r>
        <w:t xml:space="preserve">путь до фотографии, в качестве </w:t>
      </w:r>
      <w:proofErr w:type="spellStart"/>
      <w:r>
        <w:rPr>
          <w:lang w:val="en-US"/>
        </w:rPr>
        <w:t>aspectRatioPresets</w:t>
      </w:r>
      <w:proofErr w:type="spellEnd"/>
      <w:r w:rsidRPr="00072F86">
        <w:t xml:space="preserve"> </w:t>
      </w:r>
      <w:r>
        <w:t>принимает параметры уже ранее заготовленных шаблонов для выставления отношения длины к высоте фотографии, а также максимальную ширину фотографии в пикселях.</w:t>
      </w:r>
    </w:p>
    <w:p w14:paraId="500A3748" w14:textId="57E1A9E5" w:rsidR="00E1762B" w:rsidRDefault="00E1762B" w:rsidP="00E1762B">
      <w:pPr>
        <w:pStyle w:val="5"/>
      </w:pPr>
      <w:r w:rsidRPr="00072F86">
        <w:t xml:space="preserve"> </w:t>
      </w:r>
      <w:r>
        <w:t>Взаимодействие с защищённым хранилищем</w:t>
      </w:r>
    </w:p>
    <w:p w14:paraId="406A0C05" w14:textId="7BCE77EA" w:rsidR="00E1762B" w:rsidRPr="005E77B0" w:rsidRDefault="00E1762B" w:rsidP="005E77B0">
      <w:pPr>
        <w:pStyle w:val="14"/>
      </w:pPr>
      <w:r w:rsidRPr="005E77B0">
        <w:t xml:space="preserve">Взаимодействие с защищённым хранилищем производится с помощью библиотеки </w:t>
      </w:r>
      <w:proofErr w:type="spellStart"/>
      <w:r w:rsidRPr="005E77B0">
        <w:t>Flutter</w:t>
      </w:r>
      <w:proofErr w:type="spellEnd"/>
      <w:r w:rsidRPr="005E77B0">
        <w:t xml:space="preserve"> </w:t>
      </w:r>
      <w:proofErr w:type="spellStart"/>
      <w:r w:rsidRPr="005E77B0">
        <w:t>Secure</w:t>
      </w:r>
      <w:proofErr w:type="spellEnd"/>
      <w:r w:rsidRPr="005E77B0">
        <w:t xml:space="preserve"> </w:t>
      </w:r>
      <w:proofErr w:type="spellStart"/>
      <w:r w:rsidRPr="005E77B0">
        <w:t>Storage</w:t>
      </w:r>
      <w:proofErr w:type="spellEnd"/>
      <w:r w:rsidRPr="005E77B0">
        <w:t xml:space="preserve">. </w:t>
      </w:r>
    </w:p>
    <w:p w14:paraId="46D44535" w14:textId="65F662C1" w:rsidR="007B5681" w:rsidRPr="005E77B0" w:rsidRDefault="00E1762B" w:rsidP="005E77B0">
      <w:pPr>
        <w:pStyle w:val="14"/>
      </w:pPr>
      <w:r w:rsidRPr="005E77B0">
        <w:lastRenderedPageBreak/>
        <w:t>В хранилище данные хранятся в формате ключ-значение. В процессе работы приложени</w:t>
      </w:r>
      <w:r w:rsidR="007B5681" w:rsidRPr="005E77B0">
        <w:t xml:space="preserve">я </w:t>
      </w:r>
      <w:r w:rsidRPr="005E77B0">
        <w:t>сохранению и обновлению подвергают</w:t>
      </w:r>
      <w:r w:rsidR="007B5681" w:rsidRPr="005E77B0">
        <w:t>ся</w:t>
      </w:r>
      <w:r w:rsidRPr="005E77B0">
        <w:t xml:space="preserve"> только три ключа: </w:t>
      </w:r>
      <w:proofErr w:type="spellStart"/>
      <w:r w:rsidRPr="005E77B0">
        <w:t>refreshToken</w:t>
      </w:r>
      <w:proofErr w:type="spellEnd"/>
      <w:r w:rsidRPr="005E77B0">
        <w:t xml:space="preserve">, </w:t>
      </w:r>
      <w:proofErr w:type="spellStart"/>
      <w:r w:rsidRPr="005E77B0">
        <w:t>accessToken</w:t>
      </w:r>
      <w:proofErr w:type="spellEnd"/>
      <w:r w:rsidRPr="005E77B0">
        <w:t xml:space="preserve">, </w:t>
      </w:r>
      <w:proofErr w:type="spellStart"/>
      <w:r w:rsidRPr="005E77B0">
        <w:t>email</w:t>
      </w:r>
      <w:proofErr w:type="spellEnd"/>
      <w:r w:rsidR="00DD41D6" w:rsidRPr="005E77B0">
        <w:t>, значения которых хранятся в строковом формате.</w:t>
      </w:r>
    </w:p>
    <w:p w14:paraId="1A0DEC4F" w14:textId="28EE1AAC" w:rsidR="00E1762B" w:rsidRDefault="00E1762B" w:rsidP="005E77B0">
      <w:pPr>
        <w:pStyle w:val="a"/>
        <w:numPr>
          <w:ilvl w:val="0"/>
          <w:numId w:val="37"/>
        </w:numPr>
      </w:pPr>
      <w:proofErr w:type="spellStart"/>
      <w:r w:rsidRPr="005E77B0">
        <w:rPr>
          <w:lang w:val="en-US"/>
        </w:rPr>
        <w:t>refreshToken</w:t>
      </w:r>
      <w:proofErr w:type="spellEnd"/>
      <w:r w:rsidRPr="00E1762B">
        <w:t>.</w:t>
      </w:r>
      <w:r>
        <w:t xml:space="preserve"> Ключ для хранения</w:t>
      </w:r>
      <w:r w:rsidR="007B5681">
        <w:t xml:space="preserve"> значения</w:t>
      </w:r>
      <w:r>
        <w:t xml:space="preserve"> </w:t>
      </w:r>
      <w:r w:rsidR="007B5681" w:rsidRPr="005E77B0">
        <w:rPr>
          <w:lang w:val="en-US"/>
        </w:rPr>
        <w:t>r</w:t>
      </w:r>
      <w:r w:rsidRPr="005E77B0">
        <w:rPr>
          <w:lang w:val="en-US"/>
        </w:rPr>
        <w:t>efresh</w:t>
      </w:r>
      <w:r w:rsidRPr="00E1762B">
        <w:t>-</w:t>
      </w:r>
      <w:r>
        <w:t>токена.</w:t>
      </w:r>
    </w:p>
    <w:p w14:paraId="5AE38861" w14:textId="13CB1BD1" w:rsidR="00E1762B" w:rsidRDefault="00E1762B" w:rsidP="005E77B0">
      <w:pPr>
        <w:pStyle w:val="a"/>
        <w:numPr>
          <w:ilvl w:val="0"/>
          <w:numId w:val="37"/>
        </w:numPr>
      </w:pPr>
      <w:proofErr w:type="spellStart"/>
      <w:r w:rsidRPr="005E77B0">
        <w:rPr>
          <w:lang w:val="en-US"/>
        </w:rPr>
        <w:t>accessToken</w:t>
      </w:r>
      <w:proofErr w:type="spellEnd"/>
      <w:r w:rsidRPr="00E1762B">
        <w:t>.</w:t>
      </w:r>
      <w:r>
        <w:t xml:space="preserve"> Ключ для хранения </w:t>
      </w:r>
      <w:r w:rsidR="007B5681">
        <w:t xml:space="preserve">значения </w:t>
      </w:r>
      <w:r w:rsidR="007B5681" w:rsidRPr="005E77B0">
        <w:rPr>
          <w:lang w:val="en-US"/>
        </w:rPr>
        <w:t>a</w:t>
      </w:r>
      <w:r w:rsidRPr="005E77B0">
        <w:rPr>
          <w:lang w:val="en-US"/>
        </w:rPr>
        <w:t>ccess</w:t>
      </w:r>
      <w:r w:rsidRPr="00E1762B">
        <w:t>-</w:t>
      </w:r>
      <w:r>
        <w:t>токена.</w:t>
      </w:r>
    </w:p>
    <w:p w14:paraId="2C777ACF" w14:textId="2D82B584" w:rsidR="005F0815" w:rsidRPr="00946E1F" w:rsidRDefault="00E1762B" w:rsidP="005E77B0">
      <w:pPr>
        <w:pStyle w:val="a"/>
        <w:numPr>
          <w:ilvl w:val="0"/>
          <w:numId w:val="37"/>
        </w:numPr>
      </w:pPr>
      <w:r w:rsidRPr="005E77B0">
        <w:rPr>
          <w:lang w:val="en-US"/>
        </w:rPr>
        <w:t>email</w:t>
      </w:r>
      <w:r w:rsidRPr="00E1762B">
        <w:t>.</w:t>
      </w:r>
      <w:r>
        <w:t xml:space="preserve"> Ключ для хранения</w:t>
      </w:r>
      <w:r w:rsidR="007B5681">
        <w:t xml:space="preserve"> значения</w:t>
      </w:r>
      <w:r>
        <w:t xml:space="preserve"> </w:t>
      </w:r>
      <w:r w:rsidR="007B5681" w:rsidRPr="005E77B0">
        <w:rPr>
          <w:lang w:val="en-US"/>
        </w:rPr>
        <w:t>e</w:t>
      </w:r>
      <w:r w:rsidRPr="005E77B0">
        <w:rPr>
          <w:lang w:val="en-US"/>
        </w:rPr>
        <w:t>mail</w:t>
      </w:r>
      <w:r w:rsidRPr="006011C3">
        <w:t>.</w:t>
      </w:r>
    </w:p>
    <w:p w14:paraId="1C3DAB83" w14:textId="77777777" w:rsidR="00E1762B" w:rsidRPr="00946E1F" w:rsidRDefault="00E1762B" w:rsidP="005F0815">
      <w:pPr>
        <w:ind w:firstLine="0"/>
        <w:rPr>
          <w:lang w:eastAsia="ru-RU"/>
        </w:rPr>
      </w:pPr>
    </w:p>
    <w:p w14:paraId="07D36FBD" w14:textId="71667615" w:rsidR="00DD41D6" w:rsidRDefault="00E1762B" w:rsidP="00DD41D6">
      <w:pPr>
        <w:pStyle w:val="5"/>
      </w:pPr>
      <w:r w:rsidRPr="00946E1F">
        <w:t xml:space="preserve"> </w:t>
      </w:r>
      <w:r>
        <w:t>Получение уникального идентификатора устройства</w:t>
      </w:r>
    </w:p>
    <w:p w14:paraId="1705ED92" w14:textId="7A78AC83" w:rsidR="00DD41D6" w:rsidRPr="00202923" w:rsidRDefault="00107231" w:rsidP="008A5B6B">
      <w:pPr>
        <w:pStyle w:val="14"/>
      </w:pPr>
      <w:r>
        <w:t xml:space="preserve">Получение уникального идентификатора устройства выполняется с помощью библиотеки </w:t>
      </w:r>
      <w:r>
        <w:rPr>
          <w:lang w:val="en-US"/>
        </w:rPr>
        <w:t>Flutter</w:t>
      </w:r>
      <w:r w:rsidRPr="00107231">
        <w:t xml:space="preserve"> </w:t>
      </w:r>
      <w:r w:rsidR="00DD41D6">
        <w:rPr>
          <w:lang w:val="en-US"/>
        </w:rPr>
        <w:t>Device</w:t>
      </w:r>
      <w:r w:rsidR="00DD41D6" w:rsidRPr="00107231">
        <w:t xml:space="preserve"> </w:t>
      </w:r>
      <w:commentRangeStart w:id="91"/>
      <w:r w:rsidR="00DD41D6">
        <w:rPr>
          <w:lang w:val="en-US"/>
        </w:rPr>
        <w:t>Info</w:t>
      </w:r>
      <w:commentRangeEnd w:id="91"/>
      <w:r w:rsidR="00C720A5">
        <w:rPr>
          <w:rStyle w:val="afd"/>
          <w:rFonts w:eastAsiaTheme="minorHAnsi" w:cstheme="minorBidi"/>
          <w:lang w:eastAsia="en-US"/>
        </w:rPr>
        <w:commentReference w:id="91"/>
      </w:r>
      <w:r w:rsidR="00202923" w:rsidRPr="00202923">
        <w:t xml:space="preserve"> (</w:t>
      </w:r>
      <w:hyperlink r:id="rId39" w:history="1">
        <w:r w:rsidR="00202923" w:rsidRPr="00675B65">
          <w:rPr>
            <w:rStyle w:val="af4"/>
            <w:lang w:val="en-US"/>
          </w:rPr>
          <w:t>https</w:t>
        </w:r>
        <w:r w:rsidR="00202923" w:rsidRPr="00675B65">
          <w:rPr>
            <w:rStyle w:val="af4"/>
          </w:rPr>
          <w:t>://</w:t>
        </w:r>
        <w:r w:rsidR="00202923" w:rsidRPr="00675B65">
          <w:rPr>
            <w:rStyle w:val="af4"/>
            <w:lang w:val="en-US"/>
          </w:rPr>
          <w:t>pub</w:t>
        </w:r>
        <w:r w:rsidR="00202923" w:rsidRPr="00675B65">
          <w:rPr>
            <w:rStyle w:val="af4"/>
          </w:rPr>
          <w:t>.</w:t>
        </w:r>
        <w:r w:rsidR="00202923" w:rsidRPr="00675B65">
          <w:rPr>
            <w:rStyle w:val="af4"/>
            <w:lang w:val="en-US"/>
          </w:rPr>
          <w:t>dev</w:t>
        </w:r>
        <w:r w:rsidR="00202923" w:rsidRPr="00675B65">
          <w:rPr>
            <w:rStyle w:val="af4"/>
          </w:rPr>
          <w:t>/</w:t>
        </w:r>
        <w:r w:rsidR="00202923" w:rsidRPr="00675B65">
          <w:rPr>
            <w:rStyle w:val="af4"/>
            <w:lang w:val="en-US"/>
          </w:rPr>
          <w:t>packages</w:t>
        </w:r>
        <w:r w:rsidR="00202923" w:rsidRPr="00675B65">
          <w:rPr>
            <w:rStyle w:val="af4"/>
          </w:rPr>
          <w:t>/</w:t>
        </w:r>
        <w:r w:rsidR="00202923" w:rsidRPr="00675B65">
          <w:rPr>
            <w:rStyle w:val="af4"/>
            <w:lang w:val="en-US"/>
          </w:rPr>
          <w:t>device</w:t>
        </w:r>
        <w:r w:rsidR="00202923" w:rsidRPr="00675B65">
          <w:rPr>
            <w:rStyle w:val="af4"/>
          </w:rPr>
          <w:t>_</w:t>
        </w:r>
        <w:r w:rsidR="00202923" w:rsidRPr="00675B65">
          <w:rPr>
            <w:rStyle w:val="af4"/>
            <w:lang w:val="en-US"/>
          </w:rPr>
          <w:t>info</w:t>
        </w:r>
      </w:hyperlink>
      <w:r w:rsidR="00202923" w:rsidRPr="00202923">
        <w:t xml:space="preserve">). </w:t>
      </w:r>
    </w:p>
    <w:p w14:paraId="7F482C52" w14:textId="77777777" w:rsidR="005F0815" w:rsidRPr="005F0815" w:rsidRDefault="005F0815" w:rsidP="005F0815">
      <w:pPr>
        <w:ind w:left="2126"/>
        <w:rPr>
          <w:lang w:val="en-US" w:eastAsia="ru-RU"/>
        </w:rPr>
      </w:pPr>
      <w:r w:rsidRPr="000C5BD9">
        <w:rPr>
          <w:lang w:eastAsia="ru-RU"/>
        </w:rPr>
        <w:t xml:space="preserve">  </w:t>
      </w:r>
      <w:r w:rsidRPr="005F0815">
        <w:rPr>
          <w:lang w:val="en-US" w:eastAsia="ru-RU"/>
        </w:rPr>
        <w:t xml:space="preserve">static Future&lt;String&gt; </w:t>
      </w:r>
      <w:proofErr w:type="spellStart"/>
      <w:proofErr w:type="gramStart"/>
      <w:r w:rsidRPr="005F0815">
        <w:rPr>
          <w:lang w:val="en-US" w:eastAsia="ru-RU"/>
        </w:rPr>
        <w:t>getFingerprint</w:t>
      </w:r>
      <w:proofErr w:type="spellEnd"/>
      <w:r w:rsidRPr="005F0815">
        <w:rPr>
          <w:lang w:val="en-US" w:eastAsia="ru-RU"/>
        </w:rPr>
        <w:t>(</w:t>
      </w:r>
      <w:proofErr w:type="gramEnd"/>
      <w:r w:rsidRPr="005F0815">
        <w:rPr>
          <w:lang w:val="en-US" w:eastAsia="ru-RU"/>
        </w:rPr>
        <w:t>) async {</w:t>
      </w:r>
    </w:p>
    <w:p w14:paraId="0ED93C2E" w14:textId="77777777" w:rsidR="005F0815" w:rsidRPr="005F0815" w:rsidRDefault="005F0815" w:rsidP="005F0815">
      <w:pPr>
        <w:ind w:left="2126"/>
        <w:rPr>
          <w:lang w:val="en-US" w:eastAsia="ru-RU"/>
        </w:rPr>
      </w:pPr>
      <w:r w:rsidRPr="005F0815">
        <w:rPr>
          <w:lang w:val="en-US" w:eastAsia="ru-RU"/>
        </w:rPr>
        <w:t xml:space="preserve">    var </w:t>
      </w:r>
      <w:proofErr w:type="spellStart"/>
      <w:r w:rsidRPr="005F0815">
        <w:rPr>
          <w:lang w:val="en-US" w:eastAsia="ru-RU"/>
        </w:rPr>
        <w:t>deviceInfo</w:t>
      </w:r>
      <w:proofErr w:type="spellEnd"/>
      <w:r w:rsidRPr="005F0815">
        <w:rPr>
          <w:lang w:val="en-US" w:eastAsia="ru-RU"/>
        </w:rPr>
        <w:t xml:space="preserve"> = </w:t>
      </w:r>
      <w:proofErr w:type="spellStart"/>
      <w:proofErr w:type="gramStart"/>
      <w:r w:rsidRPr="005F0815">
        <w:rPr>
          <w:lang w:val="en-US" w:eastAsia="ru-RU"/>
        </w:rPr>
        <w:t>DeviceInfoPlugin</w:t>
      </w:r>
      <w:proofErr w:type="spellEnd"/>
      <w:r w:rsidRPr="005F0815">
        <w:rPr>
          <w:lang w:val="en-US" w:eastAsia="ru-RU"/>
        </w:rPr>
        <w:t>(</w:t>
      </w:r>
      <w:proofErr w:type="gramEnd"/>
      <w:r w:rsidRPr="005F0815">
        <w:rPr>
          <w:lang w:val="en-US" w:eastAsia="ru-RU"/>
        </w:rPr>
        <w:t>);</w:t>
      </w:r>
    </w:p>
    <w:p w14:paraId="3EE663E3" w14:textId="77777777" w:rsidR="005F0815" w:rsidRPr="005F0815" w:rsidRDefault="005F0815" w:rsidP="005F0815">
      <w:pPr>
        <w:ind w:left="2126"/>
        <w:rPr>
          <w:lang w:val="en-US" w:eastAsia="ru-RU"/>
        </w:rPr>
      </w:pPr>
      <w:r w:rsidRPr="005F0815">
        <w:rPr>
          <w:lang w:val="en-US" w:eastAsia="ru-RU"/>
        </w:rPr>
        <w:t xml:space="preserve">    if (</w:t>
      </w:r>
      <w:proofErr w:type="spellStart"/>
      <w:r w:rsidRPr="005F0815">
        <w:rPr>
          <w:lang w:val="en-US" w:eastAsia="ru-RU"/>
        </w:rPr>
        <w:t>Platform.isIOS</w:t>
      </w:r>
      <w:proofErr w:type="spellEnd"/>
      <w:r w:rsidRPr="005F0815">
        <w:rPr>
          <w:lang w:val="en-US" w:eastAsia="ru-RU"/>
        </w:rPr>
        <w:t>) {</w:t>
      </w:r>
    </w:p>
    <w:p w14:paraId="4766FF00" w14:textId="77777777" w:rsidR="005F0815" w:rsidRPr="005F0815" w:rsidRDefault="005F0815" w:rsidP="005F0815">
      <w:pPr>
        <w:ind w:left="2126"/>
        <w:rPr>
          <w:lang w:val="en-US" w:eastAsia="ru-RU"/>
        </w:rPr>
      </w:pPr>
      <w:r w:rsidRPr="005F0815">
        <w:rPr>
          <w:lang w:val="en-US" w:eastAsia="ru-RU"/>
        </w:rPr>
        <w:t xml:space="preserve">      var </w:t>
      </w:r>
      <w:proofErr w:type="spellStart"/>
      <w:r w:rsidRPr="005F0815">
        <w:rPr>
          <w:lang w:val="en-US" w:eastAsia="ru-RU"/>
        </w:rPr>
        <w:t>iosDeviceInfo</w:t>
      </w:r>
      <w:proofErr w:type="spellEnd"/>
      <w:r w:rsidRPr="005F0815">
        <w:rPr>
          <w:lang w:val="en-US" w:eastAsia="ru-RU"/>
        </w:rPr>
        <w:t xml:space="preserve"> = await </w:t>
      </w:r>
      <w:proofErr w:type="spellStart"/>
      <w:r w:rsidRPr="005F0815">
        <w:rPr>
          <w:lang w:val="en-US" w:eastAsia="ru-RU"/>
        </w:rPr>
        <w:t>deviceInfo.</w:t>
      </w:r>
      <w:proofErr w:type="gramStart"/>
      <w:r w:rsidRPr="005F0815">
        <w:rPr>
          <w:lang w:val="en-US" w:eastAsia="ru-RU"/>
        </w:rPr>
        <w:t>iosInfo</w:t>
      </w:r>
      <w:proofErr w:type="spellEnd"/>
      <w:r w:rsidRPr="005F0815">
        <w:rPr>
          <w:lang w:val="en-US" w:eastAsia="ru-RU"/>
        </w:rPr>
        <w:t>;</w:t>
      </w:r>
      <w:proofErr w:type="gramEnd"/>
    </w:p>
    <w:p w14:paraId="55516FBA" w14:textId="77777777" w:rsidR="005F0815" w:rsidRPr="005F0815" w:rsidRDefault="005F0815" w:rsidP="005F0815">
      <w:pPr>
        <w:ind w:left="2126"/>
        <w:rPr>
          <w:lang w:val="en-US" w:eastAsia="ru-RU"/>
        </w:rPr>
      </w:pPr>
      <w:r w:rsidRPr="005F0815">
        <w:rPr>
          <w:lang w:val="en-US" w:eastAsia="ru-RU"/>
        </w:rPr>
        <w:t xml:space="preserve">      return </w:t>
      </w:r>
      <w:proofErr w:type="spellStart"/>
      <w:r w:rsidRPr="005F0815">
        <w:rPr>
          <w:lang w:val="en-US" w:eastAsia="ru-RU"/>
        </w:rPr>
        <w:t>iosDeviceInfo.identifierForVendor</w:t>
      </w:r>
      <w:proofErr w:type="spellEnd"/>
      <w:r w:rsidRPr="005F0815">
        <w:rPr>
          <w:lang w:val="en-US" w:eastAsia="ru-RU"/>
        </w:rPr>
        <w:t xml:space="preserve">; // unique ID on </w:t>
      </w:r>
      <w:proofErr w:type="gramStart"/>
      <w:r w:rsidRPr="005F0815">
        <w:rPr>
          <w:lang w:val="en-US" w:eastAsia="ru-RU"/>
        </w:rPr>
        <w:t>iOS</w:t>
      </w:r>
      <w:proofErr w:type="gramEnd"/>
    </w:p>
    <w:p w14:paraId="30380C69" w14:textId="125D7DE8" w:rsidR="005F0815" w:rsidRPr="005F0815" w:rsidRDefault="005F0815" w:rsidP="005F0815">
      <w:pPr>
        <w:ind w:left="2126"/>
        <w:rPr>
          <w:lang w:val="en-US" w:eastAsia="ru-RU"/>
        </w:rPr>
      </w:pPr>
      <w:r w:rsidRPr="005F0815">
        <w:rPr>
          <w:lang w:val="en-US" w:eastAsia="ru-RU"/>
        </w:rPr>
        <w:t xml:space="preserve">    } else {</w:t>
      </w:r>
    </w:p>
    <w:p w14:paraId="7140E9D0" w14:textId="77777777" w:rsidR="005F0815" w:rsidRPr="005F0815" w:rsidRDefault="005F0815" w:rsidP="005F0815">
      <w:pPr>
        <w:ind w:left="2126"/>
        <w:rPr>
          <w:lang w:val="en-US" w:eastAsia="ru-RU"/>
        </w:rPr>
      </w:pPr>
      <w:r w:rsidRPr="005F0815">
        <w:rPr>
          <w:lang w:val="en-US" w:eastAsia="ru-RU"/>
        </w:rPr>
        <w:t xml:space="preserve">      var </w:t>
      </w:r>
      <w:proofErr w:type="spellStart"/>
      <w:r w:rsidRPr="005F0815">
        <w:rPr>
          <w:lang w:val="en-US" w:eastAsia="ru-RU"/>
        </w:rPr>
        <w:t>androidDeviceInfo</w:t>
      </w:r>
      <w:proofErr w:type="spellEnd"/>
      <w:r w:rsidRPr="005F0815">
        <w:rPr>
          <w:lang w:val="en-US" w:eastAsia="ru-RU"/>
        </w:rPr>
        <w:t xml:space="preserve"> = await </w:t>
      </w:r>
      <w:proofErr w:type="spellStart"/>
      <w:r w:rsidRPr="005F0815">
        <w:rPr>
          <w:lang w:val="en-US" w:eastAsia="ru-RU"/>
        </w:rPr>
        <w:t>deviceInfo.</w:t>
      </w:r>
      <w:proofErr w:type="gramStart"/>
      <w:r w:rsidRPr="005F0815">
        <w:rPr>
          <w:lang w:val="en-US" w:eastAsia="ru-RU"/>
        </w:rPr>
        <w:t>androidInfo</w:t>
      </w:r>
      <w:proofErr w:type="spellEnd"/>
      <w:r w:rsidRPr="005F0815">
        <w:rPr>
          <w:lang w:val="en-US" w:eastAsia="ru-RU"/>
        </w:rPr>
        <w:t>;</w:t>
      </w:r>
      <w:proofErr w:type="gramEnd"/>
    </w:p>
    <w:p w14:paraId="6256D050" w14:textId="77777777" w:rsidR="005F0815" w:rsidRPr="005F0815" w:rsidRDefault="005F0815" w:rsidP="005F0815">
      <w:pPr>
        <w:ind w:left="2126"/>
        <w:rPr>
          <w:lang w:val="en-US" w:eastAsia="ru-RU"/>
        </w:rPr>
      </w:pPr>
      <w:r w:rsidRPr="005F0815">
        <w:rPr>
          <w:lang w:val="en-US" w:eastAsia="ru-RU"/>
        </w:rPr>
        <w:t xml:space="preserve">      return </w:t>
      </w:r>
      <w:proofErr w:type="spellStart"/>
      <w:r w:rsidRPr="005F0815">
        <w:rPr>
          <w:lang w:val="en-US" w:eastAsia="ru-RU"/>
        </w:rPr>
        <w:t>androidDeviceInfo.androidId</w:t>
      </w:r>
      <w:proofErr w:type="spellEnd"/>
      <w:r w:rsidRPr="005F0815">
        <w:rPr>
          <w:lang w:val="en-US" w:eastAsia="ru-RU"/>
        </w:rPr>
        <w:t xml:space="preserve">; // unique ID on </w:t>
      </w:r>
      <w:proofErr w:type="gramStart"/>
      <w:r w:rsidRPr="005F0815">
        <w:rPr>
          <w:lang w:val="en-US" w:eastAsia="ru-RU"/>
        </w:rPr>
        <w:t>Android</w:t>
      </w:r>
      <w:proofErr w:type="gramEnd"/>
    </w:p>
    <w:p w14:paraId="378281BA" w14:textId="77777777" w:rsidR="005F0815" w:rsidRDefault="005F0815" w:rsidP="005F0815">
      <w:pPr>
        <w:ind w:left="2126"/>
        <w:rPr>
          <w:lang w:eastAsia="ru-RU"/>
        </w:rPr>
      </w:pPr>
      <w:r w:rsidRPr="005F0815">
        <w:rPr>
          <w:lang w:val="en-US" w:eastAsia="ru-RU"/>
        </w:rPr>
        <w:t xml:space="preserve">    </w:t>
      </w:r>
      <w:r>
        <w:rPr>
          <w:lang w:eastAsia="ru-RU"/>
        </w:rPr>
        <w:t>}</w:t>
      </w:r>
    </w:p>
    <w:p w14:paraId="1419ACAB" w14:textId="04A15BDD" w:rsidR="005F0815" w:rsidRDefault="005F0815" w:rsidP="005F0815">
      <w:pPr>
        <w:ind w:left="2126"/>
        <w:rPr>
          <w:lang w:eastAsia="ru-RU"/>
        </w:rPr>
      </w:pPr>
      <w:r>
        <w:rPr>
          <w:lang w:eastAsia="ru-RU"/>
        </w:rPr>
        <w:t xml:space="preserve">  }</w:t>
      </w:r>
    </w:p>
    <w:p w14:paraId="22A22990" w14:textId="13795229" w:rsidR="005F0815" w:rsidRDefault="007B5681" w:rsidP="007B5681">
      <w:pPr>
        <w:pStyle w:val="afc"/>
        <w:ind w:left="2127"/>
        <w:jc w:val="left"/>
      </w:pPr>
      <w:r w:rsidRPr="000C5BD9">
        <w:t xml:space="preserve">                                     </w:t>
      </w:r>
      <w:r w:rsidRPr="00946E1F">
        <w:t xml:space="preserve"> </w:t>
      </w:r>
      <w:r w:rsidR="006C255B">
        <w:t xml:space="preserve">Листинг 6. </w:t>
      </w:r>
      <w:r>
        <w:t xml:space="preserve">Код на языке </w:t>
      </w:r>
      <w:r>
        <w:rPr>
          <w:lang w:val="en-US"/>
        </w:rPr>
        <w:t>Dart</w:t>
      </w:r>
      <w:r w:rsidRPr="000C5BD9">
        <w:t>.</w:t>
      </w:r>
      <w:r w:rsidRPr="00946E1F">
        <w:t xml:space="preserve">                  </w:t>
      </w:r>
    </w:p>
    <w:p w14:paraId="23C86978" w14:textId="060F3E96" w:rsidR="00107231" w:rsidRPr="00107231" w:rsidRDefault="005F0815" w:rsidP="005E77B0">
      <w:pPr>
        <w:pStyle w:val="14"/>
      </w:pPr>
      <w:r>
        <w:t>В соответствие с платформой (</w:t>
      </w:r>
      <w:r>
        <w:rPr>
          <w:lang w:val="en-US"/>
        </w:rPr>
        <w:t>Android</w:t>
      </w:r>
      <w:r w:rsidRPr="005F0815">
        <w:t xml:space="preserve"> </w:t>
      </w:r>
      <w:r>
        <w:t xml:space="preserve">или </w:t>
      </w:r>
      <w:r>
        <w:rPr>
          <w:lang w:val="en-US"/>
        </w:rPr>
        <w:t>iOS</w:t>
      </w:r>
      <w:r w:rsidRPr="005F0815">
        <w:t>)</w:t>
      </w:r>
      <w:r>
        <w:t xml:space="preserve"> у библиотеки запрашивается информация об устройстве, и от этой информации забирается уникальный идентификатор. Для </w:t>
      </w:r>
      <w:r>
        <w:rPr>
          <w:lang w:val="en-US"/>
        </w:rPr>
        <w:t>iOS</w:t>
      </w:r>
      <w:r>
        <w:t xml:space="preserve"> это </w:t>
      </w:r>
      <w:proofErr w:type="spellStart"/>
      <w:r w:rsidRPr="005F0815">
        <w:rPr>
          <w:lang w:val="en-US"/>
        </w:rPr>
        <w:t>identifierForVendor</w:t>
      </w:r>
      <w:proofErr w:type="spellEnd"/>
      <w:r w:rsidRPr="005F0815">
        <w:t xml:space="preserve"> (</w:t>
      </w:r>
      <w:proofErr w:type="spellStart"/>
      <w:r>
        <w:rPr>
          <w:lang w:val="en-US"/>
        </w:rPr>
        <w:t>UIDevice</w:t>
      </w:r>
      <w:proofErr w:type="spellEnd"/>
      <w:r w:rsidRPr="005F0815">
        <w:t>)</w:t>
      </w:r>
      <w:r>
        <w:t xml:space="preserve">, а для </w:t>
      </w:r>
      <w:r>
        <w:rPr>
          <w:lang w:val="en-US"/>
        </w:rPr>
        <w:t>Android</w:t>
      </w:r>
      <w:r w:rsidRPr="005F0815">
        <w:t xml:space="preserve"> </w:t>
      </w:r>
      <w:proofErr w:type="spellStart"/>
      <w:r w:rsidRPr="005F0815">
        <w:rPr>
          <w:lang w:val="en-US"/>
        </w:rPr>
        <w:t>androidId</w:t>
      </w:r>
      <w:proofErr w:type="spellEnd"/>
      <w:r w:rsidRPr="005F0815">
        <w:t>.</w:t>
      </w:r>
    </w:p>
    <w:p w14:paraId="190727F3" w14:textId="4A5A484E" w:rsidR="006011C3" w:rsidRDefault="00976FB6" w:rsidP="006011C3">
      <w:pPr>
        <w:pStyle w:val="5"/>
      </w:pPr>
      <w:r w:rsidRPr="00107231">
        <w:t xml:space="preserve"> </w:t>
      </w:r>
      <w:r>
        <w:t xml:space="preserve">Обновление </w:t>
      </w:r>
      <w:r>
        <w:rPr>
          <w:lang w:val="en-US"/>
        </w:rPr>
        <w:t>Access</w:t>
      </w:r>
      <w:r w:rsidRPr="00107231">
        <w:t>-</w:t>
      </w:r>
      <w:r>
        <w:t>токена.</w:t>
      </w:r>
    </w:p>
    <w:p w14:paraId="262AF780" w14:textId="77777777" w:rsidR="001154D5" w:rsidRPr="005E77B0" w:rsidRDefault="006011C3" w:rsidP="005E77B0">
      <w:pPr>
        <w:pStyle w:val="14"/>
      </w:pPr>
      <w:r w:rsidRPr="005E77B0">
        <w:t>При обращении к серверу приложение может получить код ответа равным 403 (</w:t>
      </w:r>
      <w:proofErr w:type="spellStart"/>
      <w:r w:rsidRPr="005E77B0">
        <w:t>Forbidden</w:t>
      </w:r>
      <w:proofErr w:type="spellEnd"/>
      <w:r w:rsidRPr="005E77B0">
        <w:t xml:space="preserve">). Этот код ошибки указывает на истечение срока действия </w:t>
      </w:r>
      <w:proofErr w:type="spellStart"/>
      <w:r w:rsidR="001154D5" w:rsidRPr="005E77B0">
        <w:t>a</w:t>
      </w:r>
      <w:r w:rsidRPr="005E77B0">
        <w:t>ccess</w:t>
      </w:r>
      <w:proofErr w:type="spellEnd"/>
      <w:r w:rsidRPr="005E77B0">
        <w:t xml:space="preserve">-токена. В этом случае </w:t>
      </w:r>
      <w:r w:rsidR="00196B7F" w:rsidRPr="005E77B0">
        <w:t xml:space="preserve">приложение на основе сохранённых в хранилище данных: </w:t>
      </w:r>
      <w:proofErr w:type="spellStart"/>
      <w:r w:rsidR="00196B7F" w:rsidRPr="005E77B0">
        <w:t>email</w:t>
      </w:r>
      <w:proofErr w:type="spellEnd"/>
      <w:r w:rsidR="00196B7F" w:rsidRPr="005E77B0">
        <w:t xml:space="preserve"> </w:t>
      </w:r>
      <w:r w:rsidR="007B5681" w:rsidRPr="005E77B0">
        <w:t>адреса и</w:t>
      </w:r>
      <w:r w:rsidR="00196B7F" w:rsidRPr="005E77B0">
        <w:t xml:space="preserve"> </w:t>
      </w:r>
      <w:proofErr w:type="spellStart"/>
      <w:r w:rsidR="00196B7F" w:rsidRPr="005E77B0">
        <w:t>refresh</w:t>
      </w:r>
      <w:proofErr w:type="spellEnd"/>
      <w:r w:rsidR="00196B7F" w:rsidRPr="005E77B0">
        <w:t>-токена, а также уникального идентификатора устройства выполняет POST запрос (“</w:t>
      </w:r>
      <w:proofErr w:type="spellStart"/>
      <w:r w:rsidR="00196B7F" w:rsidRPr="005E77B0">
        <w:t>api</w:t>
      </w:r>
      <w:proofErr w:type="spellEnd"/>
      <w:r w:rsidR="00196B7F" w:rsidRPr="005E77B0">
        <w:t>/</w:t>
      </w:r>
      <w:proofErr w:type="spellStart"/>
      <w:r w:rsidR="00196B7F" w:rsidRPr="005E77B0">
        <w:t>refresh</w:t>
      </w:r>
      <w:proofErr w:type="spellEnd"/>
      <w:r w:rsidR="00196B7F" w:rsidRPr="005E77B0">
        <w:t xml:space="preserve">”) с телом в формате «ключ-значение». </w:t>
      </w:r>
    </w:p>
    <w:p w14:paraId="2419F06F" w14:textId="7D6EFE9E" w:rsidR="006011C3" w:rsidRPr="005E77B0" w:rsidRDefault="00196B7F" w:rsidP="005E77B0">
      <w:pPr>
        <w:pStyle w:val="14"/>
      </w:pPr>
      <w:r w:rsidRPr="005E77B0">
        <w:t xml:space="preserve">При условии корректных данных, </w:t>
      </w:r>
      <w:r w:rsidR="00107231" w:rsidRPr="005E77B0">
        <w:t xml:space="preserve">от сервера поступит сообщение в формате JSON, содержащее данные в формате ключ-значение из </w:t>
      </w:r>
      <w:proofErr w:type="spellStart"/>
      <w:r w:rsidR="001154D5" w:rsidRPr="005E77B0">
        <w:t>a</w:t>
      </w:r>
      <w:r w:rsidR="00107231" w:rsidRPr="005E77B0">
        <w:t>ccess</w:t>
      </w:r>
      <w:proofErr w:type="spellEnd"/>
      <w:r w:rsidR="00107231" w:rsidRPr="005E77B0">
        <w:t xml:space="preserve">-токена и </w:t>
      </w:r>
      <w:proofErr w:type="spellStart"/>
      <w:r w:rsidR="001154D5" w:rsidRPr="005E77B0">
        <w:t>r</w:t>
      </w:r>
      <w:r w:rsidR="00107231" w:rsidRPr="005E77B0">
        <w:t>efresh</w:t>
      </w:r>
      <w:proofErr w:type="spellEnd"/>
      <w:r w:rsidR="00107231" w:rsidRPr="005E77B0">
        <w:t xml:space="preserve">-токена. Приложение выполняет </w:t>
      </w:r>
      <w:proofErr w:type="spellStart"/>
      <w:r w:rsidR="00107231" w:rsidRPr="005E77B0">
        <w:t>десериализацию</w:t>
      </w:r>
      <w:proofErr w:type="spellEnd"/>
      <w:r w:rsidR="00107231" w:rsidRPr="005E77B0">
        <w:t xml:space="preserve"> данных и сохраняет новые токены в </w:t>
      </w:r>
      <w:r w:rsidR="001154D5" w:rsidRPr="005E77B0">
        <w:t xml:space="preserve">локальном защищенном </w:t>
      </w:r>
      <w:r w:rsidR="00107231" w:rsidRPr="005E77B0">
        <w:t xml:space="preserve">хранилище. </w:t>
      </w:r>
    </w:p>
    <w:p w14:paraId="359CB828" w14:textId="38EBD1AB" w:rsidR="00401A37" w:rsidRPr="006011C3" w:rsidRDefault="00401A37" w:rsidP="00401A37">
      <w:pPr>
        <w:pStyle w:val="10"/>
        <w:numPr>
          <w:ilvl w:val="0"/>
          <w:numId w:val="0"/>
        </w:numPr>
        <w:ind w:left="720"/>
      </w:pPr>
    </w:p>
    <w:p w14:paraId="23B1F05E" w14:textId="700E46AA" w:rsidR="002A1A8C" w:rsidRDefault="002A1A8C" w:rsidP="002F148C">
      <w:pPr>
        <w:pStyle w:val="30"/>
      </w:pPr>
      <w:bookmarkStart w:id="92" w:name="_Toc69069031"/>
      <w:r>
        <w:t>Описание построения серверной части</w:t>
      </w:r>
      <w:bookmarkEnd w:id="92"/>
    </w:p>
    <w:p w14:paraId="6074E806" w14:textId="6B58122C" w:rsidR="001B108E" w:rsidRDefault="00CD6211" w:rsidP="001B108E">
      <w:pPr>
        <w:pStyle w:val="5"/>
      </w:pPr>
      <w:r>
        <w:t xml:space="preserve"> </w:t>
      </w:r>
      <w:r w:rsidR="002A1A8C">
        <w:t>Структура серверной части</w:t>
      </w:r>
    </w:p>
    <w:p w14:paraId="2AAE3D3B" w14:textId="6771BE11" w:rsidR="001B108E" w:rsidRPr="005E77B0" w:rsidRDefault="001B108E" w:rsidP="005E77B0">
      <w:pPr>
        <w:pStyle w:val="14"/>
      </w:pPr>
      <w:r w:rsidRPr="005E77B0">
        <w:t>Структура серверной части разделяется на три слоя:</w:t>
      </w:r>
    </w:p>
    <w:p w14:paraId="772A3483" w14:textId="1C340862" w:rsidR="001B108E" w:rsidRPr="001B108E" w:rsidRDefault="001B108E" w:rsidP="005E77B0">
      <w:pPr>
        <w:pStyle w:val="a"/>
        <w:numPr>
          <w:ilvl w:val="0"/>
          <w:numId w:val="38"/>
        </w:numPr>
      </w:pPr>
      <w:r>
        <w:t>Слой представления данных:</w:t>
      </w:r>
      <w:r w:rsidRPr="005E77B0">
        <w:rPr>
          <w:lang w:val="en-US"/>
        </w:rPr>
        <w:t xml:space="preserve"> Con</w:t>
      </w:r>
      <w:r w:rsidR="00CE58A6" w:rsidRPr="005E77B0">
        <w:rPr>
          <w:lang w:val="en-US"/>
        </w:rPr>
        <w:t>t</w:t>
      </w:r>
      <w:r w:rsidRPr="005E77B0">
        <w:rPr>
          <w:lang w:val="en-US"/>
        </w:rPr>
        <w:t>rollers;</w:t>
      </w:r>
    </w:p>
    <w:p w14:paraId="1481CE9D" w14:textId="66437B43" w:rsidR="001B108E" w:rsidRPr="001B108E" w:rsidRDefault="001B108E" w:rsidP="005E77B0">
      <w:pPr>
        <w:pStyle w:val="a"/>
        <w:numPr>
          <w:ilvl w:val="0"/>
          <w:numId w:val="38"/>
        </w:numPr>
      </w:pPr>
      <w:r>
        <w:t xml:space="preserve">Слой бизнес-логики: </w:t>
      </w:r>
      <w:r w:rsidRPr="005E77B0">
        <w:rPr>
          <w:lang w:val="en-US"/>
        </w:rPr>
        <w:t>Service;</w:t>
      </w:r>
    </w:p>
    <w:p w14:paraId="10C9FF96" w14:textId="205C401C" w:rsidR="001B108E" w:rsidRDefault="001B108E" w:rsidP="005E77B0">
      <w:pPr>
        <w:pStyle w:val="a"/>
        <w:numPr>
          <w:ilvl w:val="0"/>
          <w:numId w:val="38"/>
        </w:numPr>
      </w:pPr>
      <w:r>
        <w:t xml:space="preserve">Слой доступа к данным: </w:t>
      </w:r>
      <w:r w:rsidRPr="005E77B0">
        <w:rPr>
          <w:lang w:val="en-US"/>
        </w:rPr>
        <w:t>Repository</w:t>
      </w:r>
      <w:r w:rsidRPr="001B108E">
        <w:t>.</w:t>
      </w:r>
    </w:p>
    <w:p w14:paraId="37ED0E7B" w14:textId="4927739C" w:rsidR="001B108E" w:rsidRDefault="00F57243" w:rsidP="005E77B0">
      <w:pPr>
        <w:pStyle w:val="a"/>
        <w:numPr>
          <w:ilvl w:val="0"/>
          <w:numId w:val="38"/>
        </w:numPr>
      </w:pPr>
      <w:r>
        <w:t xml:space="preserve">Слой данных: </w:t>
      </w:r>
      <w:r w:rsidRPr="005E77B0">
        <w:rPr>
          <w:lang w:val="en-US"/>
        </w:rPr>
        <w:t>Model</w:t>
      </w:r>
    </w:p>
    <w:p w14:paraId="6B8BA625" w14:textId="4E1FD9C0" w:rsidR="001B108E" w:rsidRPr="001B108E" w:rsidRDefault="00BA454E" w:rsidP="00CE58A6">
      <w:pPr>
        <w:jc w:val="center"/>
      </w:pPr>
      <w:r>
        <w:rPr>
          <w:noProof/>
        </w:rPr>
        <w:drawing>
          <wp:inline distT="0" distB="0" distL="0" distR="0" wp14:anchorId="35D9EBFE" wp14:editId="6BE86963">
            <wp:extent cx="4152900" cy="24479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7E171" w14:textId="62F31FCD" w:rsidR="00CE58A6" w:rsidRPr="00CE58A6" w:rsidRDefault="00CE58A6" w:rsidP="00BE46CB">
      <w:pPr>
        <w:pStyle w:val="afc"/>
        <w:ind w:left="2127"/>
        <w:jc w:val="left"/>
      </w:pPr>
      <w:r w:rsidRPr="000C5BD9">
        <w:t xml:space="preserve">                                     </w:t>
      </w:r>
      <w:r w:rsidRPr="00946E1F">
        <w:t xml:space="preserve"> </w:t>
      </w:r>
      <w:r w:rsidR="006C255B">
        <w:t xml:space="preserve">Рисунок 20. </w:t>
      </w:r>
      <w:r>
        <w:t>Серверная архитектура</w:t>
      </w:r>
      <w:r w:rsidRPr="000C5BD9">
        <w:t>.</w:t>
      </w:r>
      <w:r w:rsidRPr="00946E1F">
        <w:t xml:space="preserve">                  </w:t>
      </w:r>
    </w:p>
    <w:p w14:paraId="23337C67" w14:textId="77777777" w:rsidR="00787878" w:rsidRPr="00787878" w:rsidRDefault="00787878" w:rsidP="00B3580F">
      <w:pPr>
        <w:pStyle w:val="a1"/>
        <w:numPr>
          <w:ilvl w:val="3"/>
          <w:numId w:val="5"/>
        </w:numPr>
        <w:jc w:val="center"/>
        <w:outlineLvl w:val="0"/>
        <w:rPr>
          <w:b/>
          <w:vanish/>
        </w:rPr>
      </w:pPr>
      <w:bookmarkStart w:id="93" w:name="_Toc40208100"/>
      <w:bookmarkStart w:id="94" w:name="_Toc40278635"/>
      <w:bookmarkStart w:id="95" w:name="_Toc69069032"/>
      <w:bookmarkEnd w:id="93"/>
      <w:bookmarkEnd w:id="94"/>
      <w:bookmarkEnd w:id="95"/>
    </w:p>
    <w:p w14:paraId="2B0F3D14" w14:textId="6A524BBF" w:rsidR="002873B0" w:rsidRDefault="00F87EA7" w:rsidP="002873B0">
      <w:pPr>
        <w:pStyle w:val="5"/>
      </w:pPr>
      <w:r>
        <w:t xml:space="preserve"> </w:t>
      </w:r>
      <w:r w:rsidR="006F1565">
        <w:t xml:space="preserve">Генерация и валидация </w:t>
      </w:r>
      <w:r w:rsidR="006F1565">
        <w:rPr>
          <w:lang w:val="en-US"/>
        </w:rPr>
        <w:t>JavaScript</w:t>
      </w:r>
      <w:r w:rsidR="006F1565" w:rsidRPr="006F1565">
        <w:t xml:space="preserve"> </w:t>
      </w:r>
      <w:r w:rsidR="006F1565">
        <w:rPr>
          <w:lang w:val="en-US"/>
        </w:rPr>
        <w:t>Web</w:t>
      </w:r>
      <w:r w:rsidR="006F1565" w:rsidRPr="006F1565">
        <w:t xml:space="preserve"> </w:t>
      </w:r>
      <w:r w:rsidR="006F1565">
        <w:rPr>
          <w:lang w:val="en-US"/>
        </w:rPr>
        <w:t>Tokens</w:t>
      </w:r>
    </w:p>
    <w:p w14:paraId="23E4F6CB" w14:textId="4235B960" w:rsidR="002873B0" w:rsidRDefault="002873B0" w:rsidP="005E77B0">
      <w:pPr>
        <w:pStyle w:val="14"/>
      </w:pPr>
      <w:r>
        <w:t xml:space="preserve">Генерация и валидация </w:t>
      </w:r>
      <w:r>
        <w:rPr>
          <w:lang w:val="en-US"/>
        </w:rPr>
        <w:t>JavaScript</w:t>
      </w:r>
      <w:r w:rsidRPr="002873B0">
        <w:t xml:space="preserve"> </w:t>
      </w:r>
      <w:r>
        <w:rPr>
          <w:lang w:val="en-US"/>
        </w:rPr>
        <w:t>Web</w:t>
      </w:r>
      <w:r w:rsidRPr="002873B0">
        <w:t xml:space="preserve"> </w:t>
      </w:r>
      <w:r>
        <w:rPr>
          <w:lang w:val="en-US"/>
        </w:rPr>
        <w:t>Tokens</w:t>
      </w:r>
      <w:r>
        <w:t xml:space="preserve"> выполняется с помощью библиотеки</w:t>
      </w:r>
      <w:r w:rsidRPr="002873B0">
        <w:t xml:space="preserve"> “</w:t>
      </w:r>
      <w:proofErr w:type="spellStart"/>
      <w:proofErr w:type="gramStart"/>
      <w:r w:rsidRPr="002873B0">
        <w:t>io.jsonwebtoken</w:t>
      </w:r>
      <w:proofErr w:type="gramEnd"/>
      <w:r w:rsidRPr="002873B0">
        <w:t>:jjwt</w:t>
      </w:r>
      <w:proofErr w:type="spellEnd"/>
      <w:r w:rsidRPr="002873B0">
        <w:t>”</w:t>
      </w:r>
      <w:r>
        <w:t xml:space="preserve">. Структура </w:t>
      </w:r>
      <w:r>
        <w:rPr>
          <w:lang w:val="en-US"/>
        </w:rPr>
        <w:t>JWT</w:t>
      </w:r>
      <w:r w:rsidRPr="002873B0">
        <w:t xml:space="preserve"> </w:t>
      </w:r>
      <w:r>
        <w:t>состоит из трёх частей: заголов</w:t>
      </w:r>
      <w:r w:rsidR="00945565">
        <w:t>ка</w:t>
      </w:r>
      <w:r>
        <w:t xml:space="preserve">, полезной нагрузки, и </w:t>
      </w:r>
      <w:r w:rsidR="00AE4C78">
        <w:t>подписи</w:t>
      </w:r>
      <w:r>
        <w:t>.</w:t>
      </w:r>
    </w:p>
    <w:p w14:paraId="0D095A46" w14:textId="50F01D48" w:rsidR="002873B0" w:rsidRDefault="002873B0" w:rsidP="002873B0">
      <w:r>
        <w:tab/>
      </w:r>
      <w:r>
        <w:tab/>
      </w:r>
      <w:r w:rsidR="009E704A">
        <w:tab/>
      </w:r>
      <w:r>
        <w:tab/>
      </w:r>
      <w:r>
        <w:rPr>
          <w:noProof/>
        </w:rPr>
        <w:drawing>
          <wp:inline distT="0" distB="0" distL="0" distR="0" wp14:anchorId="3DE1B074" wp14:editId="4D1CC0F5">
            <wp:extent cx="2838615" cy="2012285"/>
            <wp:effectExtent l="0" t="0" r="0" b="7620"/>
            <wp:docPr id="2" name="Рисунок 2" descr="Шпаргалки по безопасности: JWT / Блог компании Акрибия / Хаб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Шпаргалки по безопасности: JWT / Блог компании Акрибия / Хабр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131" cy="2023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EBDC9" w14:textId="0AA5D87B" w:rsidR="009E704A" w:rsidRPr="009E704A" w:rsidRDefault="006C255B" w:rsidP="009E704A">
      <w:pPr>
        <w:pStyle w:val="afc"/>
        <w:ind w:left="2836"/>
        <w:jc w:val="left"/>
      </w:pPr>
      <w:r>
        <w:t xml:space="preserve">Рисунок 21. </w:t>
      </w:r>
      <w:r w:rsidR="009E704A">
        <w:t xml:space="preserve">Пример структуры </w:t>
      </w:r>
      <w:r w:rsidR="009E704A">
        <w:rPr>
          <w:lang w:val="en-US"/>
        </w:rPr>
        <w:t>JWT</w:t>
      </w:r>
      <w:r w:rsidR="009E704A" w:rsidRPr="009E704A">
        <w:t xml:space="preserve"> </w:t>
      </w:r>
      <w:r w:rsidR="009E704A">
        <w:t xml:space="preserve">с алгоритмом шифрования </w:t>
      </w:r>
      <w:r w:rsidR="009E704A">
        <w:rPr>
          <w:lang w:val="en-US"/>
        </w:rPr>
        <w:t>SHA</w:t>
      </w:r>
      <w:r w:rsidR="009E704A" w:rsidRPr="009E704A">
        <w:t>256.</w:t>
      </w:r>
    </w:p>
    <w:p w14:paraId="2AC64A8B" w14:textId="098AF3BA" w:rsidR="00EB62FD" w:rsidRDefault="00EB62FD" w:rsidP="005E77B0">
      <w:pPr>
        <w:pStyle w:val="14"/>
      </w:pPr>
      <w:r>
        <w:lastRenderedPageBreak/>
        <w:t xml:space="preserve">Технология </w:t>
      </w:r>
      <w:r>
        <w:rPr>
          <w:lang w:val="en-US"/>
        </w:rPr>
        <w:t>JWT</w:t>
      </w:r>
      <w:r w:rsidRPr="00EB62FD">
        <w:t xml:space="preserve"> </w:t>
      </w:r>
      <w:r>
        <w:t>позволяет использовать</w:t>
      </w:r>
      <w:r w:rsidRPr="00EB62FD">
        <w:t xml:space="preserve"> </w:t>
      </w:r>
      <w:r>
        <w:t xml:space="preserve">алгоритмы шифрования разных семейств: </w:t>
      </w:r>
      <w:r>
        <w:rPr>
          <w:lang w:val="en-US"/>
        </w:rPr>
        <w:t>HS</w:t>
      </w:r>
      <w:r w:rsidRPr="00EB62FD">
        <w:t xml:space="preserve">, </w:t>
      </w:r>
      <w:r>
        <w:rPr>
          <w:lang w:val="en-US"/>
        </w:rPr>
        <w:t>PS</w:t>
      </w:r>
      <w:r w:rsidRPr="00EB62FD">
        <w:t xml:space="preserve">, </w:t>
      </w:r>
      <w:r>
        <w:rPr>
          <w:lang w:val="en-US"/>
        </w:rPr>
        <w:t>ES</w:t>
      </w:r>
      <w:r w:rsidRPr="00EB62FD">
        <w:t xml:space="preserve">, </w:t>
      </w:r>
      <w:r>
        <w:rPr>
          <w:lang w:val="en-US"/>
        </w:rPr>
        <w:t>RS</w:t>
      </w:r>
      <w:r>
        <w:t xml:space="preserve">. Так как генерация и валидация токенов должна происходить только на сервере, семейства </w:t>
      </w:r>
      <w:r>
        <w:rPr>
          <w:lang w:val="en-US"/>
        </w:rPr>
        <w:t>PS</w:t>
      </w:r>
      <w:r w:rsidRPr="00EB62FD">
        <w:t xml:space="preserve">, </w:t>
      </w:r>
      <w:r>
        <w:rPr>
          <w:lang w:val="en-US"/>
        </w:rPr>
        <w:t>ES</w:t>
      </w:r>
      <w:r w:rsidRPr="00EB62FD">
        <w:t xml:space="preserve">, </w:t>
      </w:r>
      <w:r>
        <w:rPr>
          <w:lang w:val="en-US"/>
        </w:rPr>
        <w:t>RS</w:t>
      </w:r>
      <w:r>
        <w:t xml:space="preserve"> не подходят в силу их избыточности, так как при генерации токена </w:t>
      </w:r>
      <w:r w:rsidR="00CF4B66">
        <w:t xml:space="preserve">для них </w:t>
      </w:r>
      <w:r>
        <w:t xml:space="preserve">требуются </w:t>
      </w:r>
      <w:r>
        <w:rPr>
          <w:lang w:val="en-US"/>
        </w:rPr>
        <w:t>public</w:t>
      </w:r>
      <w:r w:rsidRPr="00EB62FD">
        <w:t>-</w:t>
      </w:r>
      <w:r>
        <w:rPr>
          <w:lang w:val="en-US"/>
        </w:rPr>
        <w:t>key</w:t>
      </w:r>
      <w:r w:rsidRPr="00EB62FD">
        <w:t xml:space="preserve"> </w:t>
      </w:r>
      <w:r>
        <w:t xml:space="preserve">и </w:t>
      </w:r>
      <w:r>
        <w:rPr>
          <w:lang w:val="en-US"/>
        </w:rPr>
        <w:t>private</w:t>
      </w:r>
      <w:r w:rsidRPr="00EB62FD">
        <w:t xml:space="preserve"> </w:t>
      </w:r>
      <w:r>
        <w:rPr>
          <w:lang w:val="en-US"/>
        </w:rPr>
        <w:t>key</w:t>
      </w:r>
      <w:r w:rsidRPr="00EB62FD">
        <w:t>.</w:t>
      </w:r>
    </w:p>
    <w:p w14:paraId="51F2F814" w14:textId="32B4E80F" w:rsidR="00EB62FD" w:rsidRDefault="00EB62FD" w:rsidP="005E77B0">
      <w:pPr>
        <w:pStyle w:val="14"/>
      </w:pPr>
      <w:r>
        <w:t xml:space="preserve">В силу этого, был выбран алгоритм шифрования </w:t>
      </w:r>
      <w:r>
        <w:rPr>
          <w:lang w:val="en-US"/>
        </w:rPr>
        <w:t>HS</w:t>
      </w:r>
      <w:r w:rsidRPr="00EB62FD">
        <w:t>512</w:t>
      </w:r>
      <w:r>
        <w:t xml:space="preserve">, он же </w:t>
      </w:r>
      <w:r>
        <w:rPr>
          <w:lang w:val="en-US"/>
        </w:rPr>
        <w:t>HMAC</w:t>
      </w:r>
      <w:r w:rsidRPr="00EB62FD">
        <w:t xml:space="preserve"> </w:t>
      </w:r>
      <w:r>
        <w:rPr>
          <w:lang w:val="en-US"/>
        </w:rPr>
        <w:t>SHA</w:t>
      </w:r>
      <w:r w:rsidRPr="00EB62FD">
        <w:t>512</w:t>
      </w:r>
      <w:r>
        <w:t>.</w:t>
      </w:r>
      <w:r w:rsidRPr="00EB62FD">
        <w:t xml:space="preserve"> </w:t>
      </w:r>
      <w:r>
        <w:rPr>
          <w:lang w:val="en-US"/>
        </w:rPr>
        <w:t>SHA</w:t>
      </w:r>
      <w:r w:rsidRPr="00CF4B66">
        <w:t xml:space="preserve">512 </w:t>
      </w:r>
      <w:r w:rsidR="00CF4B66" w:rsidRPr="00CF4B66">
        <w:t>–</w:t>
      </w:r>
      <w:r w:rsidRPr="00CF4B66">
        <w:t xml:space="preserve"> </w:t>
      </w:r>
      <w:r w:rsidR="00CF4B66">
        <w:t xml:space="preserve">безопасный алгоритм шифрования, генерирующий хэш-сумму в 512 бит. Это даёт преимущество в безопасности по сравнению, например, с алгоритмом </w:t>
      </w:r>
      <w:r w:rsidR="00CF4B66">
        <w:rPr>
          <w:lang w:val="en-US"/>
        </w:rPr>
        <w:t>SHA</w:t>
      </w:r>
      <w:r w:rsidR="00CF4B66" w:rsidRPr="00CF4B66">
        <w:t>256</w:t>
      </w:r>
      <w:r w:rsidR="00CF4B66">
        <w:t>, однако накладывает дополнительные расходы для передачи данных, так как токен генерируется в 2 раза больше по размеру</w:t>
      </w:r>
      <w:r w:rsidR="009E704A">
        <w:t xml:space="preserve"> по сравнению с тем же </w:t>
      </w:r>
      <w:r w:rsidR="009E704A">
        <w:rPr>
          <w:lang w:val="en-US"/>
        </w:rPr>
        <w:t>SHA</w:t>
      </w:r>
      <w:r w:rsidR="009E704A" w:rsidRPr="009E704A">
        <w:t>256.</w:t>
      </w:r>
    </w:p>
    <w:p w14:paraId="63B5992B" w14:textId="21A2021B" w:rsidR="00CF4B66" w:rsidRPr="00CF4B66" w:rsidRDefault="00CF4B66" w:rsidP="00CF4B66">
      <w:pPr>
        <w:ind w:left="2836" w:firstLine="0"/>
        <w:rPr>
          <w:lang w:val="en-US"/>
        </w:rPr>
      </w:pPr>
      <w:r w:rsidRPr="00CF4B66">
        <w:rPr>
          <w:lang w:val="en-US"/>
        </w:rPr>
        <w:t xml:space="preserve">@Value("\${jwt.key}") private </w:t>
      </w:r>
      <w:proofErr w:type="spellStart"/>
      <w:r w:rsidRPr="00CF4B66">
        <w:rPr>
          <w:lang w:val="en-US"/>
        </w:rPr>
        <w:t>val</w:t>
      </w:r>
      <w:proofErr w:type="spellEnd"/>
      <w:r w:rsidRPr="00CF4B66">
        <w:rPr>
          <w:lang w:val="en-US"/>
        </w:rPr>
        <w:t xml:space="preserve"> </w:t>
      </w:r>
      <w:proofErr w:type="spellStart"/>
      <w:r w:rsidRPr="00CF4B66">
        <w:rPr>
          <w:lang w:val="en-US"/>
        </w:rPr>
        <w:t>secretKey</w:t>
      </w:r>
      <w:proofErr w:type="spellEnd"/>
      <w:r w:rsidRPr="00CF4B66">
        <w:rPr>
          <w:lang w:val="en-US"/>
        </w:rPr>
        <w:t>: String,</w:t>
      </w:r>
    </w:p>
    <w:p w14:paraId="49756A77" w14:textId="3AB5EF23" w:rsidR="00CF4B66" w:rsidRPr="000C5BD9" w:rsidRDefault="00CF4B66" w:rsidP="00CF4B66">
      <w:pPr>
        <w:ind w:left="2127"/>
        <w:rPr>
          <w:lang w:val="en-US"/>
        </w:rPr>
      </w:pPr>
      <w:r w:rsidRPr="00CF4B66">
        <w:rPr>
          <w:lang w:val="en-US"/>
        </w:rPr>
        <w:t xml:space="preserve">@Value("\${jwt.access.min}") </w:t>
      </w:r>
      <w:proofErr w:type="gramStart"/>
      <w:r w:rsidRPr="00CF4B66">
        <w:rPr>
          <w:lang w:val="en-US"/>
        </w:rPr>
        <w:t xml:space="preserve">private </w:t>
      </w:r>
      <w:r>
        <w:rPr>
          <w:lang w:val="en-US"/>
        </w:rPr>
        <w:t xml:space="preserve"> </w:t>
      </w:r>
      <w:proofErr w:type="spellStart"/>
      <w:r w:rsidRPr="00CF4B66">
        <w:rPr>
          <w:lang w:val="en-US"/>
        </w:rPr>
        <w:t>val</w:t>
      </w:r>
      <w:proofErr w:type="spellEnd"/>
      <w:proofErr w:type="gramEnd"/>
      <w:r w:rsidRPr="00CF4B66">
        <w:rPr>
          <w:lang w:val="en-US"/>
        </w:rPr>
        <w:t xml:space="preserve"> minutes: Long</w:t>
      </w:r>
    </w:p>
    <w:p w14:paraId="70A3D380" w14:textId="77777777" w:rsidR="00CF4B66" w:rsidRPr="00CF4B66" w:rsidRDefault="00CF4B66" w:rsidP="00CF4B66">
      <w:pPr>
        <w:ind w:left="2127"/>
        <w:rPr>
          <w:lang w:val="en-US"/>
        </w:rPr>
      </w:pPr>
    </w:p>
    <w:p w14:paraId="2915CA48" w14:textId="34CAC707" w:rsidR="00CF4B66" w:rsidRDefault="00CF4B66" w:rsidP="00EB62FD">
      <w:pPr>
        <w:ind w:left="2127"/>
        <w:rPr>
          <w:lang w:val="en-US"/>
        </w:rPr>
      </w:pPr>
      <w:r w:rsidRPr="00CF4B66">
        <w:rPr>
          <w:lang w:val="en-US"/>
        </w:rPr>
        <w:t xml:space="preserve">private const </w:t>
      </w:r>
      <w:proofErr w:type="spellStart"/>
      <w:r w:rsidRPr="00CF4B66">
        <w:rPr>
          <w:lang w:val="en-US"/>
        </w:rPr>
        <w:t>val</w:t>
      </w:r>
      <w:proofErr w:type="spellEnd"/>
      <w:r w:rsidRPr="00CF4B66">
        <w:rPr>
          <w:lang w:val="en-US"/>
        </w:rPr>
        <w:t xml:space="preserve"> ISSUER = "HSE Coffee"</w:t>
      </w:r>
    </w:p>
    <w:p w14:paraId="624239D9" w14:textId="77777777" w:rsidR="00CF4B66" w:rsidRPr="00CF4B66" w:rsidRDefault="00CF4B66" w:rsidP="00CF4B66">
      <w:pPr>
        <w:rPr>
          <w:lang w:val="en-US"/>
        </w:rPr>
      </w:pPr>
    </w:p>
    <w:p w14:paraId="10210625" w14:textId="77777777" w:rsidR="00CF4B66" w:rsidRPr="00CF4B66" w:rsidRDefault="00CF4B66" w:rsidP="00CF4B66">
      <w:pPr>
        <w:ind w:left="2127"/>
        <w:rPr>
          <w:lang w:val="en-US"/>
        </w:rPr>
      </w:pPr>
      <w:r w:rsidRPr="00CF4B66">
        <w:rPr>
          <w:lang w:val="en-US"/>
        </w:rPr>
        <w:t xml:space="preserve">    fun </w:t>
      </w:r>
      <w:proofErr w:type="spellStart"/>
      <w:proofErr w:type="gramStart"/>
      <w:r w:rsidRPr="00CF4B66">
        <w:rPr>
          <w:lang w:val="en-US"/>
        </w:rPr>
        <w:t>createAccessToken</w:t>
      </w:r>
      <w:proofErr w:type="spellEnd"/>
      <w:r w:rsidRPr="00CF4B66">
        <w:rPr>
          <w:lang w:val="en-US"/>
        </w:rPr>
        <w:t>(</w:t>
      </w:r>
      <w:proofErr w:type="gramEnd"/>
      <w:r w:rsidRPr="00CF4B66">
        <w:rPr>
          <w:lang w:val="en-US"/>
        </w:rPr>
        <w:t>user: User): String {</w:t>
      </w:r>
    </w:p>
    <w:p w14:paraId="5DF57768" w14:textId="77777777" w:rsidR="00CF4B66" w:rsidRPr="00CF4B66" w:rsidRDefault="00CF4B66" w:rsidP="00CF4B66">
      <w:pPr>
        <w:ind w:left="2127"/>
        <w:rPr>
          <w:lang w:val="en-US"/>
        </w:rPr>
      </w:pPr>
      <w:r w:rsidRPr="00CF4B66">
        <w:rPr>
          <w:lang w:val="en-US"/>
        </w:rPr>
        <w:t xml:space="preserve">        return </w:t>
      </w:r>
      <w:proofErr w:type="spellStart"/>
      <w:r w:rsidRPr="00CF4B66">
        <w:rPr>
          <w:lang w:val="en-US"/>
        </w:rPr>
        <w:t>Jwts.builder</w:t>
      </w:r>
      <w:proofErr w:type="spellEnd"/>
      <w:r w:rsidRPr="00CF4B66">
        <w:rPr>
          <w:lang w:val="en-US"/>
        </w:rPr>
        <w:t>()</w:t>
      </w:r>
    </w:p>
    <w:p w14:paraId="2CF2B2F0" w14:textId="77777777" w:rsidR="00CF4B66" w:rsidRPr="00CF4B66" w:rsidRDefault="00CF4B66" w:rsidP="00CF4B66">
      <w:pPr>
        <w:ind w:left="2127"/>
        <w:rPr>
          <w:lang w:val="en-US"/>
        </w:rPr>
      </w:pPr>
      <w:r w:rsidRPr="00CF4B66">
        <w:rPr>
          <w:lang w:val="en-US"/>
        </w:rPr>
        <w:t xml:space="preserve">            </w:t>
      </w:r>
      <w:proofErr w:type="gramStart"/>
      <w:r w:rsidRPr="00CF4B66">
        <w:rPr>
          <w:lang w:val="en-US"/>
        </w:rPr>
        <w:t>.</w:t>
      </w:r>
      <w:proofErr w:type="spellStart"/>
      <w:r w:rsidRPr="00CF4B66">
        <w:rPr>
          <w:lang w:val="en-US"/>
        </w:rPr>
        <w:t>signWith</w:t>
      </w:r>
      <w:proofErr w:type="spellEnd"/>
      <w:proofErr w:type="gramEnd"/>
      <w:r w:rsidRPr="00CF4B66">
        <w:rPr>
          <w:lang w:val="en-US"/>
        </w:rPr>
        <w:t>(</w:t>
      </w:r>
      <w:proofErr w:type="spellStart"/>
      <w:r w:rsidRPr="00CF4B66">
        <w:rPr>
          <w:lang w:val="en-US"/>
        </w:rPr>
        <w:t>Keys.hmacShaKeyFor</w:t>
      </w:r>
      <w:proofErr w:type="spellEnd"/>
      <w:r w:rsidRPr="00CF4B66">
        <w:rPr>
          <w:lang w:val="en-US"/>
        </w:rPr>
        <w:t>(</w:t>
      </w:r>
      <w:proofErr w:type="spellStart"/>
      <w:r w:rsidRPr="00CF4B66">
        <w:rPr>
          <w:lang w:val="en-US"/>
        </w:rPr>
        <w:t>secretKey.toByteArray</w:t>
      </w:r>
      <w:proofErr w:type="spellEnd"/>
      <w:r w:rsidRPr="00CF4B66">
        <w:rPr>
          <w:lang w:val="en-US"/>
        </w:rPr>
        <w:t>()), SignatureAlgorithm.HS512)</w:t>
      </w:r>
    </w:p>
    <w:p w14:paraId="75C77913" w14:textId="77777777" w:rsidR="00CF4B66" w:rsidRPr="00CF4B66" w:rsidRDefault="00CF4B66" w:rsidP="00CF4B66">
      <w:pPr>
        <w:ind w:left="2127"/>
        <w:rPr>
          <w:lang w:val="en-US"/>
        </w:rPr>
      </w:pPr>
      <w:r w:rsidRPr="00CF4B66">
        <w:rPr>
          <w:lang w:val="en-US"/>
        </w:rPr>
        <w:t xml:space="preserve">            </w:t>
      </w:r>
      <w:proofErr w:type="gramStart"/>
      <w:r w:rsidRPr="00CF4B66">
        <w:rPr>
          <w:lang w:val="en-US"/>
        </w:rPr>
        <w:t>.</w:t>
      </w:r>
      <w:proofErr w:type="spellStart"/>
      <w:r w:rsidRPr="00CF4B66">
        <w:rPr>
          <w:lang w:val="en-US"/>
        </w:rPr>
        <w:t>setSubject</w:t>
      </w:r>
      <w:proofErr w:type="spellEnd"/>
      <w:proofErr w:type="gramEnd"/>
      <w:r w:rsidRPr="00CF4B66">
        <w:rPr>
          <w:lang w:val="en-US"/>
        </w:rPr>
        <w:t>(</w:t>
      </w:r>
      <w:proofErr w:type="spellStart"/>
      <w:r w:rsidRPr="00CF4B66">
        <w:rPr>
          <w:lang w:val="en-US"/>
        </w:rPr>
        <w:t>user.email</w:t>
      </w:r>
      <w:proofErr w:type="spellEnd"/>
      <w:r w:rsidRPr="00CF4B66">
        <w:rPr>
          <w:lang w:val="en-US"/>
        </w:rPr>
        <w:t>)</w:t>
      </w:r>
    </w:p>
    <w:p w14:paraId="007CD095" w14:textId="77777777" w:rsidR="00CF4B66" w:rsidRPr="00CF4B66" w:rsidRDefault="00CF4B66" w:rsidP="00CF4B66">
      <w:pPr>
        <w:ind w:left="2127"/>
        <w:rPr>
          <w:lang w:val="en-US"/>
        </w:rPr>
      </w:pPr>
      <w:r w:rsidRPr="00CF4B66">
        <w:rPr>
          <w:lang w:val="en-US"/>
        </w:rPr>
        <w:t xml:space="preserve">            </w:t>
      </w:r>
      <w:proofErr w:type="gramStart"/>
      <w:r w:rsidRPr="00CF4B66">
        <w:rPr>
          <w:lang w:val="en-US"/>
        </w:rPr>
        <w:t>.</w:t>
      </w:r>
      <w:proofErr w:type="spellStart"/>
      <w:r w:rsidRPr="00CF4B66">
        <w:rPr>
          <w:lang w:val="en-US"/>
        </w:rPr>
        <w:t>setIssuer</w:t>
      </w:r>
      <w:proofErr w:type="spellEnd"/>
      <w:proofErr w:type="gramEnd"/>
      <w:r w:rsidRPr="00CF4B66">
        <w:rPr>
          <w:lang w:val="en-US"/>
        </w:rPr>
        <w:t>(ISSUER)</w:t>
      </w:r>
    </w:p>
    <w:p w14:paraId="4F5A8F36" w14:textId="77777777" w:rsidR="00CF4B66" w:rsidRPr="00CF4B66" w:rsidRDefault="00CF4B66" w:rsidP="00CF4B66">
      <w:pPr>
        <w:ind w:left="2127"/>
        <w:rPr>
          <w:lang w:val="en-US"/>
        </w:rPr>
      </w:pPr>
      <w:r w:rsidRPr="00CF4B66">
        <w:rPr>
          <w:lang w:val="en-US"/>
        </w:rPr>
        <w:t xml:space="preserve">            </w:t>
      </w:r>
      <w:proofErr w:type="gramStart"/>
      <w:r w:rsidRPr="00CF4B66">
        <w:rPr>
          <w:lang w:val="en-US"/>
        </w:rPr>
        <w:t>.setExpiration</w:t>
      </w:r>
      <w:proofErr w:type="gramEnd"/>
      <w:r w:rsidRPr="00CF4B66">
        <w:rPr>
          <w:lang w:val="en-US"/>
        </w:rPr>
        <w:t>(Date.from(Instant.now().plus(Duration.ofMinutes(minutes))))</w:t>
      </w:r>
    </w:p>
    <w:p w14:paraId="6034F577" w14:textId="77777777" w:rsidR="00CF4B66" w:rsidRPr="00CF4B66" w:rsidRDefault="00CF4B66" w:rsidP="00CF4B66">
      <w:pPr>
        <w:ind w:left="2127"/>
        <w:rPr>
          <w:lang w:val="en-US"/>
        </w:rPr>
      </w:pPr>
      <w:r w:rsidRPr="00CF4B66">
        <w:rPr>
          <w:lang w:val="en-US"/>
        </w:rPr>
        <w:t xml:space="preserve">            </w:t>
      </w:r>
      <w:proofErr w:type="gramStart"/>
      <w:r w:rsidRPr="00CF4B66">
        <w:rPr>
          <w:lang w:val="en-US"/>
        </w:rPr>
        <w:t>.</w:t>
      </w:r>
      <w:proofErr w:type="spellStart"/>
      <w:r w:rsidRPr="00CF4B66">
        <w:rPr>
          <w:lang w:val="en-US"/>
        </w:rPr>
        <w:t>setIssuedAt</w:t>
      </w:r>
      <w:proofErr w:type="spellEnd"/>
      <w:proofErr w:type="gramEnd"/>
      <w:r w:rsidRPr="00CF4B66">
        <w:rPr>
          <w:lang w:val="en-US"/>
        </w:rPr>
        <w:t>(</w:t>
      </w:r>
      <w:proofErr w:type="spellStart"/>
      <w:r w:rsidRPr="00CF4B66">
        <w:rPr>
          <w:lang w:val="en-US"/>
        </w:rPr>
        <w:t>Date.from</w:t>
      </w:r>
      <w:proofErr w:type="spellEnd"/>
      <w:r w:rsidRPr="00CF4B66">
        <w:rPr>
          <w:lang w:val="en-US"/>
        </w:rPr>
        <w:t>(</w:t>
      </w:r>
      <w:proofErr w:type="spellStart"/>
      <w:r w:rsidRPr="00CF4B66">
        <w:rPr>
          <w:lang w:val="en-US"/>
        </w:rPr>
        <w:t>Instant.now</w:t>
      </w:r>
      <w:proofErr w:type="spellEnd"/>
      <w:r w:rsidRPr="00CF4B66">
        <w:rPr>
          <w:lang w:val="en-US"/>
        </w:rPr>
        <w:t>()))</w:t>
      </w:r>
    </w:p>
    <w:p w14:paraId="6AB9BC48" w14:textId="77777777" w:rsidR="00CF4B66" w:rsidRPr="00C36D01" w:rsidRDefault="00CF4B66" w:rsidP="00CF4B66">
      <w:pPr>
        <w:ind w:left="2127"/>
      </w:pPr>
      <w:r w:rsidRPr="00CF4B66">
        <w:rPr>
          <w:lang w:val="en-US"/>
        </w:rPr>
        <w:t xml:space="preserve">            </w:t>
      </w:r>
      <w:proofErr w:type="gramStart"/>
      <w:r w:rsidRPr="00C36D01">
        <w:t>.</w:t>
      </w:r>
      <w:r w:rsidRPr="000C5BD9">
        <w:rPr>
          <w:lang w:val="en-US"/>
        </w:rPr>
        <w:t>compact</w:t>
      </w:r>
      <w:proofErr w:type="gramEnd"/>
      <w:r w:rsidRPr="00C36D01">
        <w:t>()</w:t>
      </w:r>
    </w:p>
    <w:p w14:paraId="45EE0CC2" w14:textId="0DC8CD02" w:rsidR="00CF4B66" w:rsidRPr="00C36D01" w:rsidRDefault="00CF4B66" w:rsidP="00CF4B66">
      <w:pPr>
        <w:ind w:left="2127"/>
      </w:pPr>
      <w:r w:rsidRPr="00C36D01">
        <w:t xml:space="preserve">    }</w:t>
      </w:r>
    </w:p>
    <w:p w14:paraId="6B6D6C89" w14:textId="5FE9C76B" w:rsidR="00CF4B66" w:rsidRPr="00C36D01" w:rsidRDefault="00CF4B66" w:rsidP="00CF4B66"/>
    <w:p w14:paraId="26943342" w14:textId="5B6C50EE" w:rsidR="00CF4B66" w:rsidRPr="006C255B" w:rsidRDefault="006C255B" w:rsidP="006C255B">
      <w:pPr>
        <w:pStyle w:val="afc"/>
        <w:ind w:left="2836"/>
      </w:pPr>
      <w:r>
        <w:t xml:space="preserve">Листинг 7. </w:t>
      </w:r>
      <w:r w:rsidR="00CF4B66">
        <w:t>Код</w:t>
      </w:r>
      <w:r w:rsidR="00CF4B66" w:rsidRPr="006C255B">
        <w:t xml:space="preserve"> </w:t>
      </w:r>
      <w:r w:rsidR="00CF4B66">
        <w:t>на</w:t>
      </w:r>
      <w:r w:rsidR="00CF4B66" w:rsidRPr="006C255B">
        <w:t xml:space="preserve"> </w:t>
      </w:r>
      <w:r w:rsidR="00CF4B66">
        <w:t>языке</w:t>
      </w:r>
      <w:r w:rsidR="00CF4B66" w:rsidRPr="006C255B">
        <w:t xml:space="preserve"> </w:t>
      </w:r>
      <w:r w:rsidR="00CF4B66">
        <w:rPr>
          <w:lang w:val="en-US"/>
        </w:rPr>
        <w:t>Kotlin</w:t>
      </w:r>
      <w:r w:rsidR="00CF4B66" w:rsidRPr="006C255B">
        <w:t>.</w:t>
      </w:r>
    </w:p>
    <w:p w14:paraId="3C6A2B07" w14:textId="613757D8" w:rsidR="00AE4C78" w:rsidRDefault="00CF4B66" w:rsidP="005E77B0">
      <w:pPr>
        <w:pStyle w:val="14"/>
      </w:pPr>
      <w:r>
        <w:t>В</w:t>
      </w:r>
      <w:r w:rsidR="009E704A">
        <w:t xml:space="preserve"> </w:t>
      </w:r>
      <w:r w:rsidR="009E704A" w:rsidRPr="009E704A">
        <w:t>“</w:t>
      </w:r>
      <w:r w:rsidR="009E704A">
        <w:rPr>
          <w:lang w:val="en-US"/>
        </w:rPr>
        <w:t>Payload</w:t>
      </w:r>
      <w:r w:rsidR="009E704A" w:rsidRPr="009E704A">
        <w:t>”</w:t>
      </w:r>
      <w:r w:rsidR="009E704A">
        <w:t xml:space="preserve"> указывается </w:t>
      </w:r>
      <w:r w:rsidR="009E704A">
        <w:rPr>
          <w:lang w:val="en-US"/>
        </w:rPr>
        <w:t>email</w:t>
      </w:r>
      <w:r w:rsidR="009E704A">
        <w:t xml:space="preserve">-адрес пользователя, дата окончания </w:t>
      </w:r>
      <w:r w:rsidR="009E704A" w:rsidRPr="009E704A">
        <w:t xml:space="preserve">жизнеспособности </w:t>
      </w:r>
      <w:r w:rsidR="009E704A">
        <w:t xml:space="preserve">токена и некая подпись. На основе этих данных и секретного ключа шифрования </w:t>
      </w:r>
      <w:r w:rsidR="009E704A">
        <w:rPr>
          <w:lang w:val="en-US"/>
        </w:rPr>
        <w:t>SHA</w:t>
      </w:r>
      <w:r w:rsidR="009E704A" w:rsidRPr="009E704A">
        <w:t xml:space="preserve">512 </w:t>
      </w:r>
      <w:r w:rsidR="009E704A">
        <w:t xml:space="preserve">библиотека генерирует токен. </w:t>
      </w:r>
    </w:p>
    <w:p w14:paraId="65137606" w14:textId="0738EF2F" w:rsidR="00AE4C78" w:rsidRPr="00AE4C78" w:rsidRDefault="00AE4C78" w:rsidP="005E77B0">
      <w:pPr>
        <w:pStyle w:val="14"/>
      </w:pPr>
      <w:r>
        <w:t>При валидации токена такой информации будет достаточно</w:t>
      </w:r>
      <w:r w:rsidRPr="00AE4C78">
        <w:t>:</w:t>
      </w:r>
      <w:r>
        <w:t xml:space="preserve"> по </w:t>
      </w:r>
      <w:r>
        <w:rPr>
          <w:lang w:val="en-US"/>
        </w:rPr>
        <w:t>email</w:t>
      </w:r>
      <w:r>
        <w:t xml:space="preserve"> идентифицируется пользователь, по дате окончания определяется жизнеспособность токена. Валидация токена происходит благодаря сравнению </w:t>
      </w:r>
      <w:r>
        <w:rPr>
          <w:lang w:val="en-US"/>
        </w:rPr>
        <w:t>Signature</w:t>
      </w:r>
      <w:r>
        <w:t xml:space="preserve"> части пришедшего токена и новой подписи, сгенерированной на основе </w:t>
      </w:r>
      <w:r>
        <w:rPr>
          <w:lang w:val="en-US"/>
        </w:rPr>
        <w:t>Header</w:t>
      </w:r>
      <w:r w:rsidRPr="00AE4C78">
        <w:t xml:space="preserve"> </w:t>
      </w:r>
      <w:r>
        <w:t xml:space="preserve">и </w:t>
      </w:r>
      <w:r>
        <w:rPr>
          <w:lang w:val="en-US"/>
        </w:rPr>
        <w:t>Payload</w:t>
      </w:r>
      <w:r>
        <w:t xml:space="preserve"> с тем же секретным ключом. </w:t>
      </w:r>
    </w:p>
    <w:p w14:paraId="284BC7F6" w14:textId="3B587AC4" w:rsidR="00AD3116" w:rsidRPr="002873B0" w:rsidRDefault="00AD3116" w:rsidP="002873B0">
      <w:pPr>
        <w:pStyle w:val="5"/>
        <w:numPr>
          <w:ilvl w:val="0"/>
          <w:numId w:val="0"/>
        </w:numPr>
        <w:ind w:left="2126"/>
      </w:pPr>
    </w:p>
    <w:p w14:paraId="1377C156" w14:textId="435BCF10" w:rsidR="00EA47FC" w:rsidRDefault="00EB33FA" w:rsidP="00EA47FC">
      <w:pPr>
        <w:pStyle w:val="5"/>
      </w:pPr>
      <w:r>
        <w:t xml:space="preserve"> Отправка </w:t>
      </w:r>
      <w:r>
        <w:rPr>
          <w:lang w:val="en-US"/>
        </w:rPr>
        <w:t>email</w:t>
      </w:r>
      <w:r>
        <w:t xml:space="preserve">-сообщений с помощью протокола </w:t>
      </w:r>
      <w:r>
        <w:rPr>
          <w:lang w:val="en-US"/>
        </w:rPr>
        <w:t>SMTP</w:t>
      </w:r>
    </w:p>
    <w:p w14:paraId="7560DF2C" w14:textId="543FA721" w:rsidR="00EA47FC" w:rsidRDefault="00EA47FC" w:rsidP="005E77B0">
      <w:pPr>
        <w:pStyle w:val="14"/>
      </w:pPr>
      <w:r>
        <w:lastRenderedPageBreak/>
        <w:t xml:space="preserve">Отправка </w:t>
      </w:r>
      <w:r>
        <w:rPr>
          <w:lang w:val="en-US"/>
        </w:rPr>
        <w:t>email</w:t>
      </w:r>
      <w:r>
        <w:t xml:space="preserve">-сообщений основывается на протоколе </w:t>
      </w:r>
      <w:r>
        <w:rPr>
          <w:lang w:val="en-US"/>
        </w:rPr>
        <w:t>SMTP</w:t>
      </w:r>
      <w:r>
        <w:t xml:space="preserve">, взаимодействие с почтовым сервисом по данному протоколу предоставляется библиотекой </w:t>
      </w:r>
      <w:r w:rsidRPr="00EA47FC">
        <w:t>“</w:t>
      </w:r>
      <w:proofErr w:type="spellStart"/>
      <w:proofErr w:type="gramStart"/>
      <w:r w:rsidRPr="00EA47FC">
        <w:t>org.springframework</w:t>
      </w:r>
      <w:proofErr w:type="gramEnd"/>
      <w:r w:rsidRPr="00EA47FC">
        <w:t>.boot:spring-boot-starter-mail</w:t>
      </w:r>
      <w:proofErr w:type="spellEnd"/>
      <w:r w:rsidRPr="00EA47FC">
        <w:t>”.</w:t>
      </w:r>
    </w:p>
    <w:p w14:paraId="14EB67B5" w14:textId="4EB173C0" w:rsidR="003E7685" w:rsidRDefault="00EA47FC" w:rsidP="005E77B0">
      <w:pPr>
        <w:pStyle w:val="14"/>
      </w:pPr>
      <w:r>
        <w:t xml:space="preserve">Для подключения к почтовому сервису </w:t>
      </w:r>
      <w:r w:rsidR="003E7685">
        <w:t>необходимо указать хост, порт, имя пользователя и пароль.</w:t>
      </w:r>
    </w:p>
    <w:p w14:paraId="3A2D5EF1" w14:textId="77777777" w:rsidR="003E7685" w:rsidRPr="003E7685" w:rsidRDefault="003E7685" w:rsidP="003E7685">
      <w:pPr>
        <w:ind w:left="283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685">
        <w:rPr>
          <w:rFonts w:ascii="Consolas" w:hAnsi="Consolas" w:cs="Consolas"/>
          <w:color w:val="000000"/>
          <w:sz w:val="19"/>
          <w:szCs w:val="19"/>
          <w:lang w:val="en-US"/>
        </w:rPr>
        <w:t>spring.mail.host=smtp.yandex.ru</w:t>
      </w:r>
    </w:p>
    <w:p w14:paraId="79A01239" w14:textId="77777777" w:rsidR="003E7685" w:rsidRPr="003E7685" w:rsidRDefault="003E7685" w:rsidP="003E7685">
      <w:pPr>
        <w:ind w:left="2835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3E7685">
        <w:rPr>
          <w:rFonts w:ascii="Consolas" w:hAnsi="Consolas" w:cs="Consolas"/>
          <w:color w:val="000000"/>
          <w:sz w:val="19"/>
          <w:szCs w:val="19"/>
          <w:lang w:val="en-US"/>
        </w:rPr>
        <w:t>spring.mail</w:t>
      </w:r>
      <w:proofErr w:type="gramEnd"/>
      <w:r w:rsidRPr="003E7685">
        <w:rPr>
          <w:rFonts w:ascii="Consolas" w:hAnsi="Consolas" w:cs="Consolas"/>
          <w:color w:val="000000"/>
          <w:sz w:val="19"/>
          <w:szCs w:val="19"/>
          <w:lang w:val="en-US"/>
        </w:rPr>
        <w:t>.port</w:t>
      </w:r>
      <w:proofErr w:type="spellEnd"/>
      <w:r w:rsidRPr="003E7685">
        <w:rPr>
          <w:rFonts w:ascii="Consolas" w:hAnsi="Consolas" w:cs="Consolas"/>
          <w:color w:val="000000"/>
          <w:sz w:val="19"/>
          <w:szCs w:val="19"/>
          <w:lang w:val="en-US"/>
        </w:rPr>
        <w:t>=465</w:t>
      </w:r>
    </w:p>
    <w:p w14:paraId="0CE80A46" w14:textId="77777777" w:rsidR="003E7685" w:rsidRPr="003E7685" w:rsidRDefault="003E7685" w:rsidP="003E7685">
      <w:pPr>
        <w:ind w:left="283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685">
        <w:rPr>
          <w:rFonts w:ascii="Consolas" w:hAnsi="Consolas" w:cs="Consolas"/>
          <w:color w:val="000000"/>
          <w:sz w:val="19"/>
          <w:szCs w:val="19"/>
          <w:lang w:val="en-US"/>
        </w:rPr>
        <w:t>spring.mail.username=admin@hsecoffee.ru</w:t>
      </w:r>
    </w:p>
    <w:p w14:paraId="3CDED2C2" w14:textId="02C94143" w:rsidR="003E7685" w:rsidRPr="003E7685" w:rsidRDefault="003E7685" w:rsidP="003E7685">
      <w:pPr>
        <w:ind w:left="2835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3E7685">
        <w:rPr>
          <w:rFonts w:ascii="Consolas" w:hAnsi="Consolas" w:cs="Consolas"/>
          <w:color w:val="000000"/>
          <w:sz w:val="19"/>
          <w:szCs w:val="19"/>
          <w:lang w:val="en-US"/>
        </w:rPr>
        <w:t>spring.mail</w:t>
      </w:r>
      <w:proofErr w:type="gramEnd"/>
      <w:r w:rsidRPr="003E7685">
        <w:rPr>
          <w:rFonts w:ascii="Consolas" w:hAnsi="Consolas" w:cs="Consolas"/>
          <w:color w:val="000000"/>
          <w:sz w:val="19"/>
          <w:szCs w:val="19"/>
          <w:lang w:val="en-US"/>
        </w:rPr>
        <w:t>.password</w:t>
      </w:r>
      <w:proofErr w:type="spellEnd"/>
      <w:r w:rsidRPr="003E7685">
        <w:rPr>
          <w:rFonts w:ascii="Consolas" w:hAnsi="Consolas" w:cs="Consolas"/>
          <w:color w:val="000000"/>
          <w:sz w:val="19"/>
          <w:szCs w:val="19"/>
          <w:lang w:val="en-US"/>
        </w:rPr>
        <w:t>=qRuaG67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l1</w:t>
      </w:r>
      <w:r w:rsidRPr="003E7685">
        <w:rPr>
          <w:rFonts w:ascii="Consolas" w:hAnsi="Consolas" w:cs="Consolas"/>
          <w:color w:val="000000"/>
          <w:sz w:val="19"/>
          <w:szCs w:val="19"/>
          <w:lang w:val="en-US"/>
        </w:rPr>
        <w:t>YjtM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 w:rsidRPr="003E7685">
        <w:rPr>
          <w:rFonts w:ascii="Consolas" w:hAnsi="Consolas" w:cs="Consolas"/>
          <w:color w:val="000000"/>
          <w:sz w:val="19"/>
          <w:szCs w:val="19"/>
          <w:lang w:val="en-US"/>
        </w:rPr>
        <w:t>D</w:t>
      </w:r>
    </w:p>
    <w:p w14:paraId="4B482036" w14:textId="77777777" w:rsidR="003E7685" w:rsidRPr="003E7685" w:rsidRDefault="003E7685" w:rsidP="003E7685">
      <w:pPr>
        <w:ind w:left="2835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3E7685">
        <w:rPr>
          <w:rFonts w:ascii="Consolas" w:hAnsi="Consolas" w:cs="Consolas"/>
          <w:color w:val="000000"/>
          <w:sz w:val="19"/>
          <w:szCs w:val="19"/>
          <w:lang w:val="en-US"/>
        </w:rPr>
        <w:t>spring.mail</w:t>
      </w:r>
      <w:proofErr w:type="gramEnd"/>
      <w:r w:rsidRPr="003E7685">
        <w:rPr>
          <w:rFonts w:ascii="Consolas" w:hAnsi="Consolas" w:cs="Consolas"/>
          <w:color w:val="000000"/>
          <w:sz w:val="19"/>
          <w:szCs w:val="19"/>
          <w:lang w:val="en-US"/>
        </w:rPr>
        <w:t>.properties.mail.smtp.auth</w:t>
      </w:r>
      <w:proofErr w:type="spellEnd"/>
      <w:r w:rsidRPr="003E7685">
        <w:rPr>
          <w:rFonts w:ascii="Consolas" w:hAnsi="Consolas" w:cs="Consolas"/>
          <w:color w:val="000000"/>
          <w:sz w:val="19"/>
          <w:szCs w:val="19"/>
          <w:lang w:val="en-US"/>
        </w:rPr>
        <w:t>=true</w:t>
      </w:r>
    </w:p>
    <w:p w14:paraId="29089940" w14:textId="77777777" w:rsidR="003E7685" w:rsidRPr="003E7685" w:rsidRDefault="003E7685" w:rsidP="003E7685">
      <w:pPr>
        <w:ind w:left="2835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3E7685">
        <w:rPr>
          <w:rFonts w:ascii="Consolas" w:hAnsi="Consolas" w:cs="Consolas"/>
          <w:color w:val="000000"/>
          <w:sz w:val="19"/>
          <w:szCs w:val="19"/>
          <w:lang w:val="en-US"/>
        </w:rPr>
        <w:t>spring.mail.properties.mail.smtp.ssl.enable</w:t>
      </w:r>
      <w:proofErr w:type="spellEnd"/>
      <w:proofErr w:type="gramEnd"/>
      <w:r w:rsidRPr="003E7685">
        <w:rPr>
          <w:rFonts w:ascii="Consolas" w:hAnsi="Consolas" w:cs="Consolas"/>
          <w:color w:val="000000"/>
          <w:sz w:val="19"/>
          <w:szCs w:val="19"/>
          <w:lang w:val="en-US"/>
        </w:rPr>
        <w:t>=true</w:t>
      </w:r>
    </w:p>
    <w:p w14:paraId="0B6B0FFA" w14:textId="00EF0101" w:rsidR="003E7685" w:rsidRDefault="003E7685" w:rsidP="003E7685">
      <w:pPr>
        <w:ind w:left="2835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3E7685">
        <w:rPr>
          <w:rFonts w:ascii="Consolas" w:hAnsi="Consolas" w:cs="Consolas"/>
          <w:color w:val="000000"/>
          <w:sz w:val="19"/>
          <w:szCs w:val="19"/>
          <w:lang w:val="en-US"/>
        </w:rPr>
        <w:t>spring.mail</w:t>
      </w:r>
      <w:proofErr w:type="gramEnd"/>
      <w:r w:rsidRPr="003E7685">
        <w:rPr>
          <w:rFonts w:ascii="Consolas" w:hAnsi="Consolas" w:cs="Consolas"/>
          <w:color w:val="000000"/>
          <w:sz w:val="19"/>
          <w:szCs w:val="19"/>
          <w:lang w:val="en-US"/>
        </w:rPr>
        <w:t>.default</w:t>
      </w:r>
      <w:proofErr w:type="spellEnd"/>
      <w:r w:rsidRPr="003E7685">
        <w:rPr>
          <w:rFonts w:ascii="Consolas" w:hAnsi="Consolas" w:cs="Consolas"/>
          <w:color w:val="000000"/>
          <w:sz w:val="19"/>
          <w:szCs w:val="19"/>
          <w:lang w:val="en-US"/>
        </w:rPr>
        <w:t>-encoding=UTF-8</w:t>
      </w:r>
    </w:p>
    <w:p w14:paraId="62497C6C" w14:textId="77777777" w:rsidR="00734CD9" w:rsidRDefault="00734CD9" w:rsidP="003E7685">
      <w:pPr>
        <w:ind w:left="212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6ECF55" w14:textId="1575CCE1" w:rsidR="00EC79D2" w:rsidRPr="003E7685" w:rsidRDefault="006C255B" w:rsidP="003E7685">
      <w:pPr>
        <w:pStyle w:val="afc"/>
        <w:ind w:left="2836"/>
        <w:jc w:val="left"/>
      </w:pPr>
      <w:r>
        <w:t xml:space="preserve">Листинг 8. </w:t>
      </w:r>
      <w:r w:rsidR="003E7685">
        <w:t>Конфигурация подключения к почтовому сервису.</w:t>
      </w:r>
      <w:r w:rsidR="003E7685" w:rsidRPr="00946E1F">
        <w:t xml:space="preserve">                  </w:t>
      </w:r>
    </w:p>
    <w:p w14:paraId="7FE1C7AF" w14:textId="08B27880" w:rsidR="00E714DD" w:rsidRPr="000C5BD9" w:rsidRDefault="003E7685" w:rsidP="005E77B0">
      <w:pPr>
        <w:pStyle w:val="14"/>
      </w:pPr>
      <w:r>
        <w:t xml:space="preserve">Отправка </w:t>
      </w:r>
      <w:r>
        <w:rPr>
          <w:lang w:val="en-US"/>
        </w:rPr>
        <w:t>email</w:t>
      </w:r>
      <w:r w:rsidRPr="003E7685">
        <w:t>-</w:t>
      </w:r>
      <w:r>
        <w:t xml:space="preserve">сообщения происходит благодаря взаимодействию с экземпляром класса </w:t>
      </w:r>
      <w:proofErr w:type="spellStart"/>
      <w:r w:rsidRPr="003E7685">
        <w:t>JavaMailSender</w:t>
      </w:r>
      <w:proofErr w:type="spellEnd"/>
      <w:r>
        <w:t xml:space="preserve">, который </w:t>
      </w:r>
      <w:r>
        <w:rPr>
          <w:lang w:val="en-US"/>
        </w:rPr>
        <w:t>Spring</w:t>
      </w:r>
      <w:r w:rsidRPr="003E7685">
        <w:t xml:space="preserve"> </w:t>
      </w:r>
      <w:r>
        <w:rPr>
          <w:lang w:val="en-US"/>
        </w:rPr>
        <w:t>Boot</w:t>
      </w:r>
      <w:r w:rsidRPr="003E7685">
        <w:t xml:space="preserve"> </w:t>
      </w:r>
      <w:r w:rsidR="00E714DD">
        <w:t>создаёт на основе конфигурационных данных.</w:t>
      </w:r>
    </w:p>
    <w:p w14:paraId="581BC9AD" w14:textId="77777777" w:rsidR="00E714DD" w:rsidRPr="00E714DD" w:rsidRDefault="00E714DD" w:rsidP="00E714DD">
      <w:pPr>
        <w:ind w:left="2126"/>
        <w:rPr>
          <w:lang w:val="en-US"/>
        </w:rPr>
      </w:pPr>
      <w:r w:rsidRPr="000C5BD9">
        <w:t xml:space="preserve">        </w:t>
      </w:r>
      <w:proofErr w:type="spellStart"/>
      <w:r w:rsidRPr="00E714DD">
        <w:rPr>
          <w:lang w:val="en-US"/>
        </w:rPr>
        <w:t>val</w:t>
      </w:r>
      <w:proofErr w:type="spellEnd"/>
      <w:r w:rsidRPr="00E714DD">
        <w:rPr>
          <w:lang w:val="en-US"/>
        </w:rPr>
        <w:t xml:space="preserve"> message = </w:t>
      </w:r>
      <w:proofErr w:type="spellStart"/>
      <w:proofErr w:type="gramStart"/>
      <w:r w:rsidRPr="00E714DD">
        <w:rPr>
          <w:lang w:val="en-US"/>
        </w:rPr>
        <w:t>SimpleMailMessage</w:t>
      </w:r>
      <w:proofErr w:type="spellEnd"/>
      <w:r w:rsidRPr="00E714DD">
        <w:rPr>
          <w:lang w:val="en-US"/>
        </w:rPr>
        <w:t>(</w:t>
      </w:r>
      <w:proofErr w:type="gramEnd"/>
      <w:r w:rsidRPr="00E714DD">
        <w:rPr>
          <w:lang w:val="en-US"/>
        </w:rPr>
        <w:t>).apply{</w:t>
      </w:r>
    </w:p>
    <w:p w14:paraId="3D14E8E9" w14:textId="77777777" w:rsidR="00E714DD" w:rsidRPr="00E714DD" w:rsidRDefault="00E714DD" w:rsidP="00E714DD">
      <w:pPr>
        <w:ind w:left="2126"/>
        <w:rPr>
          <w:lang w:val="en-US"/>
        </w:rPr>
      </w:pPr>
      <w:r w:rsidRPr="00E714DD">
        <w:rPr>
          <w:lang w:val="en-US"/>
        </w:rPr>
        <w:t xml:space="preserve">            </w:t>
      </w:r>
      <w:proofErr w:type="spellStart"/>
      <w:r w:rsidRPr="00E714DD">
        <w:rPr>
          <w:lang w:val="en-US"/>
        </w:rPr>
        <w:t>setSubject</w:t>
      </w:r>
      <w:proofErr w:type="spellEnd"/>
      <w:r w:rsidRPr="00E714DD">
        <w:rPr>
          <w:lang w:val="en-US"/>
        </w:rPr>
        <w:t>(subject)</w:t>
      </w:r>
    </w:p>
    <w:p w14:paraId="6637FE2C" w14:textId="77777777" w:rsidR="00E714DD" w:rsidRPr="00E714DD" w:rsidRDefault="00E714DD" w:rsidP="00E714DD">
      <w:pPr>
        <w:ind w:left="2126"/>
        <w:rPr>
          <w:lang w:val="en-US"/>
        </w:rPr>
      </w:pPr>
      <w:r w:rsidRPr="00E714DD">
        <w:rPr>
          <w:lang w:val="en-US"/>
        </w:rPr>
        <w:t xml:space="preserve">            </w:t>
      </w:r>
      <w:proofErr w:type="spellStart"/>
      <w:r w:rsidRPr="00E714DD">
        <w:rPr>
          <w:lang w:val="en-US"/>
        </w:rPr>
        <w:t>setText</w:t>
      </w:r>
      <w:proofErr w:type="spellEnd"/>
      <w:r w:rsidRPr="00E714DD">
        <w:rPr>
          <w:lang w:val="en-US"/>
        </w:rPr>
        <w:t>(</w:t>
      </w:r>
      <w:proofErr w:type="spellStart"/>
      <w:proofErr w:type="gramStart"/>
      <w:r w:rsidRPr="00E714DD">
        <w:rPr>
          <w:lang w:val="en-US"/>
        </w:rPr>
        <w:t>text.replace</w:t>
      </w:r>
      <w:proofErr w:type="spellEnd"/>
      <w:proofErr w:type="gramEnd"/>
      <w:r w:rsidRPr="00E714DD">
        <w:rPr>
          <w:lang w:val="en-US"/>
        </w:rPr>
        <w:t xml:space="preserve">("{code}", </w:t>
      </w:r>
      <w:proofErr w:type="spellStart"/>
      <w:r w:rsidRPr="00E714DD">
        <w:rPr>
          <w:lang w:val="en-US"/>
        </w:rPr>
        <w:t>code.toString</w:t>
      </w:r>
      <w:proofErr w:type="spellEnd"/>
      <w:r w:rsidRPr="00E714DD">
        <w:rPr>
          <w:lang w:val="en-US"/>
        </w:rPr>
        <w:t>()))</w:t>
      </w:r>
    </w:p>
    <w:p w14:paraId="0D1EBB6C" w14:textId="77777777" w:rsidR="00E714DD" w:rsidRPr="00E714DD" w:rsidRDefault="00E714DD" w:rsidP="00E714DD">
      <w:pPr>
        <w:ind w:left="2126"/>
        <w:rPr>
          <w:lang w:val="en-US"/>
        </w:rPr>
      </w:pPr>
      <w:r w:rsidRPr="00E714DD">
        <w:rPr>
          <w:lang w:val="en-US"/>
        </w:rPr>
        <w:t xml:space="preserve">            </w:t>
      </w:r>
      <w:proofErr w:type="spellStart"/>
      <w:r w:rsidRPr="00E714DD">
        <w:rPr>
          <w:lang w:val="en-US"/>
        </w:rPr>
        <w:t>setFrom</w:t>
      </w:r>
      <w:proofErr w:type="spellEnd"/>
      <w:r w:rsidRPr="00E714DD">
        <w:rPr>
          <w:lang w:val="en-US"/>
        </w:rPr>
        <w:t>(from)</w:t>
      </w:r>
    </w:p>
    <w:p w14:paraId="6F08E51D" w14:textId="77777777" w:rsidR="00E714DD" w:rsidRPr="00E714DD" w:rsidRDefault="00E714DD" w:rsidP="00E714DD">
      <w:pPr>
        <w:ind w:left="2126"/>
        <w:rPr>
          <w:lang w:val="en-US"/>
        </w:rPr>
      </w:pPr>
      <w:r w:rsidRPr="00E714DD">
        <w:rPr>
          <w:lang w:val="en-US"/>
        </w:rPr>
        <w:t xml:space="preserve">            </w:t>
      </w:r>
      <w:proofErr w:type="spellStart"/>
      <w:r w:rsidRPr="00E714DD">
        <w:rPr>
          <w:lang w:val="en-US"/>
        </w:rPr>
        <w:t>setTo</w:t>
      </w:r>
      <w:proofErr w:type="spellEnd"/>
      <w:r w:rsidRPr="00E714DD">
        <w:rPr>
          <w:lang w:val="en-US"/>
        </w:rPr>
        <w:t>(receiver)</w:t>
      </w:r>
    </w:p>
    <w:p w14:paraId="434A834B" w14:textId="77777777" w:rsidR="00E714DD" w:rsidRPr="000C5BD9" w:rsidRDefault="00E714DD" w:rsidP="00E714DD">
      <w:pPr>
        <w:ind w:left="2126"/>
        <w:rPr>
          <w:lang w:val="en-US"/>
        </w:rPr>
      </w:pPr>
      <w:r w:rsidRPr="00E714DD">
        <w:rPr>
          <w:lang w:val="en-US"/>
        </w:rPr>
        <w:t xml:space="preserve">        }</w:t>
      </w:r>
    </w:p>
    <w:p w14:paraId="1C9BB488" w14:textId="77777777" w:rsidR="00E714DD" w:rsidRPr="00E714DD" w:rsidRDefault="00E714DD" w:rsidP="00E714DD">
      <w:pPr>
        <w:ind w:left="2126"/>
        <w:rPr>
          <w:lang w:val="en-US"/>
        </w:rPr>
      </w:pPr>
    </w:p>
    <w:p w14:paraId="5A056F93" w14:textId="1C69888B" w:rsidR="00E714DD" w:rsidRPr="00E714DD" w:rsidRDefault="00E714DD" w:rsidP="00E714DD">
      <w:pPr>
        <w:ind w:left="2126"/>
        <w:rPr>
          <w:lang w:val="en-US"/>
        </w:rPr>
      </w:pPr>
      <w:r w:rsidRPr="00E714DD">
        <w:rPr>
          <w:lang w:val="en-US"/>
        </w:rPr>
        <w:t xml:space="preserve">        </w:t>
      </w:r>
      <w:proofErr w:type="spellStart"/>
      <w:r w:rsidRPr="00E714DD">
        <w:rPr>
          <w:lang w:val="en-US"/>
        </w:rPr>
        <w:t>javaMailSender.send</w:t>
      </w:r>
      <w:proofErr w:type="spellEnd"/>
      <w:r w:rsidRPr="00E714DD">
        <w:rPr>
          <w:lang w:val="en-US"/>
        </w:rPr>
        <w:t>(message)</w:t>
      </w:r>
    </w:p>
    <w:p w14:paraId="3943C9B7" w14:textId="63744E54" w:rsidR="003E7685" w:rsidRPr="00C36D01" w:rsidRDefault="003E7685" w:rsidP="00734CD9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EDEA8B" w14:textId="0EAFE9AE" w:rsidR="00734CD9" w:rsidRPr="00C36D01" w:rsidRDefault="006C255B" w:rsidP="006C255B">
      <w:pPr>
        <w:pStyle w:val="afc"/>
        <w:ind w:left="2836"/>
        <w:jc w:val="left"/>
      </w:pPr>
      <w:r>
        <w:t>Листинг 9</w:t>
      </w:r>
      <w:r w:rsidRPr="009E704A">
        <w:t>.</w:t>
      </w:r>
      <w:r>
        <w:t xml:space="preserve"> Код на языке </w:t>
      </w:r>
      <w:r>
        <w:rPr>
          <w:lang w:val="en-US"/>
        </w:rPr>
        <w:t>Kotlin</w:t>
      </w:r>
      <w:r w:rsidRPr="00C36D01">
        <w:t>.</w:t>
      </w:r>
    </w:p>
    <w:p w14:paraId="637017DE" w14:textId="676BA1FB" w:rsidR="00734CD9" w:rsidRPr="00734CD9" w:rsidRDefault="00734CD9" w:rsidP="005E77B0">
      <w:pPr>
        <w:pStyle w:val="14"/>
      </w:pPr>
      <w:r>
        <w:t>Формирование письма также происходит на основе конфигурационных данных:</w:t>
      </w:r>
    </w:p>
    <w:p w14:paraId="6C619F05" w14:textId="77777777" w:rsidR="00734CD9" w:rsidRPr="000C5BD9" w:rsidRDefault="00734CD9" w:rsidP="00734CD9">
      <w:pPr>
        <w:ind w:left="3545" w:firstLine="0"/>
        <w:rPr>
          <w:rFonts w:ascii="Consolas" w:hAnsi="Consolas" w:cs="Consolas"/>
          <w:color w:val="000000"/>
          <w:sz w:val="19"/>
          <w:szCs w:val="19"/>
        </w:rPr>
      </w:pPr>
      <w:r w:rsidRPr="00734CD9">
        <w:rPr>
          <w:rFonts w:ascii="Consolas" w:hAnsi="Consolas" w:cs="Consolas"/>
          <w:color w:val="000000"/>
          <w:sz w:val="19"/>
          <w:szCs w:val="19"/>
          <w:lang w:val="en-US"/>
        </w:rPr>
        <w:t>mail</w:t>
      </w:r>
      <w:r w:rsidRPr="000C5BD9">
        <w:rPr>
          <w:rFonts w:ascii="Consolas" w:hAnsi="Consolas" w:cs="Consolas"/>
          <w:color w:val="000000"/>
          <w:sz w:val="19"/>
          <w:szCs w:val="19"/>
        </w:rPr>
        <w:t>.</w:t>
      </w:r>
      <w:r w:rsidRPr="00734CD9">
        <w:rPr>
          <w:rFonts w:ascii="Consolas" w:hAnsi="Consolas" w:cs="Consolas"/>
          <w:color w:val="000000"/>
          <w:sz w:val="19"/>
          <w:szCs w:val="19"/>
          <w:lang w:val="en-US"/>
        </w:rPr>
        <w:t>lifetime</w:t>
      </w:r>
      <w:r w:rsidRPr="000C5BD9"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 w:rsidRPr="00734CD9">
        <w:rPr>
          <w:rFonts w:ascii="Consolas" w:hAnsi="Consolas" w:cs="Consolas"/>
          <w:color w:val="000000"/>
          <w:sz w:val="19"/>
          <w:szCs w:val="19"/>
          <w:lang w:val="en-US"/>
        </w:rPr>
        <w:t>ms</w:t>
      </w:r>
      <w:proofErr w:type="spellEnd"/>
      <w:r w:rsidRPr="000C5BD9">
        <w:rPr>
          <w:rFonts w:ascii="Consolas" w:hAnsi="Consolas" w:cs="Consolas"/>
          <w:color w:val="000000"/>
          <w:sz w:val="19"/>
          <w:szCs w:val="19"/>
        </w:rPr>
        <w:t>=300000</w:t>
      </w:r>
    </w:p>
    <w:p w14:paraId="781E82CA" w14:textId="77777777" w:rsidR="00734CD9" w:rsidRPr="000C5BD9" w:rsidRDefault="00734CD9" w:rsidP="00734CD9">
      <w:pPr>
        <w:ind w:left="3545" w:firstLine="0"/>
        <w:rPr>
          <w:rFonts w:ascii="Consolas" w:hAnsi="Consolas" w:cs="Consolas"/>
          <w:color w:val="000000"/>
          <w:sz w:val="19"/>
          <w:szCs w:val="19"/>
        </w:rPr>
      </w:pPr>
      <w:r w:rsidRPr="00734CD9">
        <w:rPr>
          <w:rFonts w:ascii="Consolas" w:hAnsi="Consolas" w:cs="Consolas"/>
          <w:color w:val="000000"/>
          <w:sz w:val="19"/>
          <w:szCs w:val="19"/>
          <w:lang w:val="en-US"/>
        </w:rPr>
        <w:t>mail</w:t>
      </w:r>
      <w:r w:rsidRPr="000C5BD9">
        <w:rPr>
          <w:rFonts w:ascii="Consolas" w:hAnsi="Consolas" w:cs="Consolas"/>
          <w:color w:val="000000"/>
          <w:sz w:val="19"/>
          <w:szCs w:val="19"/>
        </w:rPr>
        <w:t>.</w:t>
      </w:r>
      <w:r w:rsidRPr="00734CD9">
        <w:rPr>
          <w:rFonts w:ascii="Consolas" w:hAnsi="Consolas" w:cs="Consolas"/>
          <w:color w:val="000000"/>
          <w:sz w:val="19"/>
          <w:szCs w:val="19"/>
          <w:lang w:val="en-US"/>
        </w:rPr>
        <w:t>from</w:t>
      </w:r>
      <w:r w:rsidRPr="000C5BD9">
        <w:rPr>
          <w:rFonts w:ascii="Consolas" w:hAnsi="Consolas" w:cs="Consolas"/>
          <w:color w:val="000000"/>
          <w:sz w:val="19"/>
          <w:szCs w:val="19"/>
        </w:rPr>
        <w:t>=</w:t>
      </w:r>
      <w:r w:rsidRPr="00734CD9">
        <w:rPr>
          <w:rFonts w:ascii="Consolas" w:hAnsi="Consolas" w:cs="Consolas"/>
          <w:color w:val="000000"/>
          <w:sz w:val="19"/>
          <w:szCs w:val="19"/>
          <w:lang w:val="en-US"/>
        </w:rPr>
        <w:t>info</w:t>
      </w:r>
      <w:r w:rsidRPr="000C5BD9"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 w:rsidRPr="00734CD9">
        <w:rPr>
          <w:rFonts w:ascii="Consolas" w:hAnsi="Consolas" w:cs="Consolas"/>
          <w:color w:val="000000"/>
          <w:sz w:val="19"/>
          <w:szCs w:val="19"/>
          <w:lang w:val="en-US"/>
        </w:rPr>
        <w:t>hsecoffee</w:t>
      </w:r>
      <w:proofErr w:type="spellEnd"/>
      <w:r w:rsidRPr="000C5BD9"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 w:rsidRPr="00734CD9">
        <w:rPr>
          <w:rFonts w:ascii="Consolas" w:hAnsi="Consolas" w:cs="Consolas"/>
          <w:color w:val="000000"/>
          <w:sz w:val="19"/>
          <w:szCs w:val="19"/>
          <w:lang w:val="en-US"/>
        </w:rPr>
        <w:t>ru</w:t>
      </w:r>
      <w:proofErr w:type="spellEnd"/>
    </w:p>
    <w:p w14:paraId="458C88E0" w14:textId="77777777" w:rsidR="00734CD9" w:rsidRPr="00734CD9" w:rsidRDefault="00734CD9" w:rsidP="00734CD9">
      <w:pPr>
        <w:ind w:left="3545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734CD9">
        <w:rPr>
          <w:rFonts w:ascii="Consolas" w:hAnsi="Consolas" w:cs="Consolas"/>
          <w:color w:val="000000"/>
          <w:sz w:val="19"/>
          <w:szCs w:val="19"/>
          <w:lang w:val="en-US"/>
        </w:rPr>
        <w:t>mail.text</w:t>
      </w:r>
      <w:proofErr w:type="spellEnd"/>
      <w:r w:rsidRPr="00734CD9">
        <w:rPr>
          <w:rFonts w:ascii="Consolas" w:hAnsi="Consolas" w:cs="Consolas"/>
          <w:color w:val="000000"/>
          <w:sz w:val="19"/>
          <w:szCs w:val="19"/>
          <w:lang w:val="en-US"/>
        </w:rPr>
        <w:t>=Hi, your HSE Coffee app code is {code}</w:t>
      </w:r>
    </w:p>
    <w:p w14:paraId="26B54297" w14:textId="00AC09F5" w:rsidR="00734CD9" w:rsidRDefault="00734CD9" w:rsidP="00734CD9">
      <w:pPr>
        <w:ind w:left="3545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734CD9">
        <w:rPr>
          <w:rFonts w:ascii="Consolas" w:hAnsi="Consolas" w:cs="Consolas"/>
          <w:color w:val="000000"/>
          <w:sz w:val="19"/>
          <w:szCs w:val="19"/>
          <w:lang w:val="en-US"/>
        </w:rPr>
        <w:t>mail.subject</w:t>
      </w:r>
      <w:proofErr w:type="spellEnd"/>
      <w:proofErr w:type="gramEnd"/>
      <w:r w:rsidRPr="00734CD9">
        <w:rPr>
          <w:rFonts w:ascii="Consolas" w:hAnsi="Consolas" w:cs="Consolas"/>
          <w:color w:val="000000"/>
          <w:sz w:val="19"/>
          <w:szCs w:val="19"/>
          <w:lang w:val="en-US"/>
        </w:rPr>
        <w:t>=Auth in HSE Coffee app</w:t>
      </w:r>
    </w:p>
    <w:p w14:paraId="6306AC08" w14:textId="77777777" w:rsidR="00734CD9" w:rsidRDefault="00734CD9" w:rsidP="00734CD9">
      <w:pPr>
        <w:ind w:left="3545"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88F781" w14:textId="6E594444" w:rsidR="00734CD9" w:rsidRPr="006C255B" w:rsidRDefault="006C255B" w:rsidP="006C255B">
      <w:pPr>
        <w:pStyle w:val="afc"/>
        <w:jc w:val="center"/>
      </w:pPr>
      <w:bookmarkStart w:id="96" w:name="_Hlk70110793"/>
      <w:r>
        <w:t xml:space="preserve">Листинг </w:t>
      </w:r>
      <w:r w:rsidRPr="00C36D01">
        <w:t>10</w:t>
      </w:r>
      <w:r w:rsidR="00734CD9" w:rsidRPr="009E704A">
        <w:t>.</w:t>
      </w:r>
      <w:r w:rsidR="00734CD9">
        <w:t xml:space="preserve"> Конфигурация контента для письма.</w:t>
      </w:r>
    </w:p>
    <w:bookmarkEnd w:id="96"/>
    <w:p w14:paraId="78650433" w14:textId="4061C44B" w:rsidR="00787878" w:rsidRDefault="00787878" w:rsidP="00CF0167">
      <w:pPr>
        <w:pStyle w:val="5"/>
      </w:pPr>
      <w:r w:rsidRPr="00734CD9">
        <w:t xml:space="preserve"> </w:t>
      </w:r>
      <w:r w:rsidR="00EB33FA">
        <w:t>Взаимодействие и хранение данных в базе данных</w:t>
      </w:r>
    </w:p>
    <w:p w14:paraId="58458BAD" w14:textId="016C21FC" w:rsidR="002D1272" w:rsidRPr="000C5BD9" w:rsidRDefault="00734CD9" w:rsidP="005E77B0">
      <w:pPr>
        <w:pStyle w:val="14"/>
      </w:pPr>
      <w:r>
        <w:t xml:space="preserve">Взаимодействие с базой данных происходит благодаря стандарту </w:t>
      </w:r>
      <w:r>
        <w:rPr>
          <w:lang w:val="en-US"/>
        </w:rPr>
        <w:t>JDBC</w:t>
      </w:r>
      <w:r>
        <w:t>, котор</w:t>
      </w:r>
      <w:r w:rsidR="00242432">
        <w:t xml:space="preserve">ый </w:t>
      </w:r>
      <w:r>
        <w:t>предоставляет абстрактный слой взаимодействия с базой данных. В качестве самой базы данных была выбрана реляционная база данных –</w:t>
      </w:r>
      <w:r w:rsidRPr="00734CD9">
        <w:t xml:space="preserve"> </w:t>
      </w:r>
      <w:r>
        <w:rPr>
          <w:lang w:val="en-US"/>
        </w:rPr>
        <w:t>MySQL</w:t>
      </w:r>
      <w:r w:rsidR="00242432">
        <w:t>, которая является производительной, безопасной, масштабируемой и кроссплатформенной БД.</w:t>
      </w:r>
    </w:p>
    <w:p w14:paraId="3048EB74" w14:textId="2C608149" w:rsidR="002D1272" w:rsidRDefault="002D1272" w:rsidP="005E77B0">
      <w:pPr>
        <w:pStyle w:val="14"/>
      </w:pPr>
      <w:r>
        <w:lastRenderedPageBreak/>
        <w:t xml:space="preserve">Для взаимодействия со стандартом </w:t>
      </w:r>
      <w:r>
        <w:rPr>
          <w:lang w:val="en-US"/>
        </w:rPr>
        <w:t>JDBC</w:t>
      </w:r>
      <w:r w:rsidRPr="002D1272">
        <w:t xml:space="preserve"> </w:t>
      </w:r>
      <w:r>
        <w:t xml:space="preserve">использовалась спецификация </w:t>
      </w:r>
      <w:r>
        <w:rPr>
          <w:lang w:val="en-US"/>
        </w:rPr>
        <w:t>JPA</w:t>
      </w:r>
      <w:r>
        <w:t xml:space="preserve">, которая предоставляет возможность сохранять в удобном виде </w:t>
      </w:r>
      <w:r>
        <w:rPr>
          <w:lang w:val="en-US"/>
        </w:rPr>
        <w:t>Java</w:t>
      </w:r>
      <w:r w:rsidRPr="002D1272">
        <w:t>-</w:t>
      </w:r>
      <w:r>
        <w:t xml:space="preserve">объекты в базе данных. Для реализации этого стандарта использовалась библиотека </w:t>
      </w:r>
      <w:r>
        <w:rPr>
          <w:lang w:val="en-US"/>
        </w:rPr>
        <w:t>Hibernate</w:t>
      </w:r>
      <w:r>
        <w:t xml:space="preserve">. Данная библиотека не только устанавливает связь объектов с базой данных, но также автоматически генерирует интерфейсы взаимодействия с ней. Это не только ускоряет процесс разработки, но и делает код безопасным.  </w:t>
      </w:r>
    </w:p>
    <w:p w14:paraId="784FF844" w14:textId="77777777" w:rsidR="002D1272" w:rsidRPr="002D1272" w:rsidRDefault="002D1272" w:rsidP="002D1272">
      <w:pPr>
        <w:ind w:left="2126"/>
        <w:rPr>
          <w:lang w:val="en-US"/>
        </w:rPr>
      </w:pPr>
      <w:r w:rsidRPr="002D1272">
        <w:rPr>
          <w:lang w:val="en-US"/>
        </w:rPr>
        <w:t>@EnableJpaRepositories</w:t>
      </w:r>
    </w:p>
    <w:p w14:paraId="2EF44935" w14:textId="77777777" w:rsidR="002D1272" w:rsidRPr="002D1272" w:rsidRDefault="002D1272" w:rsidP="002D1272">
      <w:pPr>
        <w:ind w:left="2126"/>
        <w:rPr>
          <w:lang w:val="en-US"/>
        </w:rPr>
      </w:pPr>
      <w:r w:rsidRPr="002D1272">
        <w:rPr>
          <w:lang w:val="en-US"/>
        </w:rPr>
        <w:t>@Repository("userRepository")</w:t>
      </w:r>
    </w:p>
    <w:p w14:paraId="6CA93D82" w14:textId="77777777" w:rsidR="002D1272" w:rsidRPr="002D1272" w:rsidRDefault="002D1272" w:rsidP="002D1272">
      <w:pPr>
        <w:ind w:left="2126"/>
        <w:rPr>
          <w:lang w:val="en-US"/>
        </w:rPr>
      </w:pPr>
      <w:r w:rsidRPr="002D1272">
        <w:rPr>
          <w:lang w:val="en-US"/>
        </w:rPr>
        <w:t xml:space="preserve">interface </w:t>
      </w:r>
      <w:proofErr w:type="spellStart"/>
      <w:proofErr w:type="gramStart"/>
      <w:r w:rsidRPr="002D1272">
        <w:rPr>
          <w:lang w:val="en-US"/>
        </w:rPr>
        <w:t>UserRepository</w:t>
      </w:r>
      <w:proofErr w:type="spellEnd"/>
      <w:r w:rsidRPr="002D1272">
        <w:rPr>
          <w:lang w:val="en-US"/>
        </w:rPr>
        <w:t xml:space="preserve"> :</w:t>
      </w:r>
      <w:proofErr w:type="gramEnd"/>
      <w:r w:rsidRPr="002D1272">
        <w:rPr>
          <w:lang w:val="en-US"/>
        </w:rPr>
        <w:t xml:space="preserve"> </w:t>
      </w:r>
      <w:proofErr w:type="spellStart"/>
      <w:r w:rsidRPr="002D1272">
        <w:rPr>
          <w:lang w:val="en-US"/>
        </w:rPr>
        <w:t>CrudRepository</w:t>
      </w:r>
      <w:proofErr w:type="spellEnd"/>
      <w:r w:rsidRPr="002D1272">
        <w:rPr>
          <w:lang w:val="en-US"/>
        </w:rPr>
        <w:t>&lt;User, Long&gt; {</w:t>
      </w:r>
    </w:p>
    <w:p w14:paraId="33A99A77" w14:textId="77777777" w:rsidR="002D1272" w:rsidRPr="002D1272" w:rsidRDefault="002D1272" w:rsidP="002D1272">
      <w:pPr>
        <w:ind w:left="2126"/>
        <w:rPr>
          <w:lang w:val="en-US"/>
        </w:rPr>
      </w:pPr>
      <w:r w:rsidRPr="002D1272">
        <w:rPr>
          <w:lang w:val="en-US"/>
        </w:rPr>
        <w:t xml:space="preserve">    fun </w:t>
      </w:r>
      <w:proofErr w:type="spellStart"/>
      <w:proofErr w:type="gramStart"/>
      <w:r w:rsidRPr="002D1272">
        <w:rPr>
          <w:lang w:val="en-US"/>
        </w:rPr>
        <w:t>findByEmail</w:t>
      </w:r>
      <w:proofErr w:type="spellEnd"/>
      <w:r w:rsidRPr="002D1272">
        <w:rPr>
          <w:lang w:val="en-US"/>
        </w:rPr>
        <w:t>(</w:t>
      </w:r>
      <w:proofErr w:type="gramEnd"/>
      <w:r w:rsidRPr="002D1272">
        <w:rPr>
          <w:lang w:val="en-US"/>
        </w:rPr>
        <w:t>email: String): User?</w:t>
      </w:r>
    </w:p>
    <w:p w14:paraId="0C9792FD" w14:textId="77777777" w:rsidR="002D1272" w:rsidRPr="002D1272" w:rsidRDefault="002D1272" w:rsidP="002D1272">
      <w:pPr>
        <w:ind w:left="2126"/>
        <w:rPr>
          <w:lang w:val="en-US"/>
        </w:rPr>
      </w:pPr>
    </w:p>
    <w:p w14:paraId="2DEE9987" w14:textId="77777777" w:rsidR="002D1272" w:rsidRPr="002D1272" w:rsidRDefault="002D1272" w:rsidP="002D1272">
      <w:pPr>
        <w:ind w:left="2126"/>
        <w:rPr>
          <w:lang w:val="en-US"/>
        </w:rPr>
      </w:pPr>
      <w:r w:rsidRPr="002D1272">
        <w:rPr>
          <w:lang w:val="en-US"/>
        </w:rPr>
        <w:t xml:space="preserve">    fun </w:t>
      </w:r>
      <w:proofErr w:type="spellStart"/>
      <w:proofErr w:type="gramStart"/>
      <w:r w:rsidRPr="002D1272">
        <w:rPr>
          <w:lang w:val="en-US"/>
        </w:rPr>
        <w:t>existsUserById</w:t>
      </w:r>
      <w:proofErr w:type="spellEnd"/>
      <w:r w:rsidRPr="002D1272">
        <w:rPr>
          <w:lang w:val="en-US"/>
        </w:rPr>
        <w:t>(</w:t>
      </w:r>
      <w:proofErr w:type="gramEnd"/>
      <w:r w:rsidRPr="002D1272">
        <w:rPr>
          <w:lang w:val="en-US"/>
        </w:rPr>
        <w:t>id : Long): Boolean</w:t>
      </w:r>
    </w:p>
    <w:p w14:paraId="0256C766" w14:textId="35848A90" w:rsidR="002D1272" w:rsidRPr="002D1272" w:rsidRDefault="002D1272" w:rsidP="002D1272">
      <w:pPr>
        <w:ind w:left="2126"/>
        <w:rPr>
          <w:lang w:val="en-US"/>
        </w:rPr>
      </w:pPr>
      <w:r w:rsidRPr="002D1272">
        <w:rPr>
          <w:lang w:val="en-US"/>
        </w:rPr>
        <w:t>}</w:t>
      </w:r>
    </w:p>
    <w:p w14:paraId="5BF7C324" w14:textId="670EE305" w:rsidR="00242432" w:rsidRDefault="00242432" w:rsidP="00242432">
      <w:pPr>
        <w:ind w:left="2126"/>
        <w:rPr>
          <w:lang w:val="en-US"/>
        </w:rPr>
      </w:pPr>
    </w:p>
    <w:p w14:paraId="50E4DCD5" w14:textId="257EA59D" w:rsidR="002D1272" w:rsidRPr="008D2E26" w:rsidRDefault="006C255B" w:rsidP="008D2E26">
      <w:pPr>
        <w:pStyle w:val="afc"/>
        <w:ind w:left="2834" w:firstLine="1"/>
        <w:jc w:val="left"/>
      </w:pPr>
      <w:r>
        <w:t>Листинг 11.</w:t>
      </w:r>
      <w:r w:rsidR="002D1272" w:rsidRPr="006C255B">
        <w:t xml:space="preserve"> </w:t>
      </w:r>
      <w:r w:rsidR="002D1272">
        <w:t>Код</w:t>
      </w:r>
      <w:r w:rsidR="002D1272" w:rsidRPr="006C255B">
        <w:t xml:space="preserve"> </w:t>
      </w:r>
      <w:r w:rsidR="002D1272">
        <w:t>на</w:t>
      </w:r>
      <w:r w:rsidR="002D1272" w:rsidRPr="006C255B">
        <w:t xml:space="preserve"> </w:t>
      </w:r>
      <w:r w:rsidR="002D1272">
        <w:t>языке</w:t>
      </w:r>
      <w:r w:rsidR="002D1272" w:rsidRPr="006C255B">
        <w:t xml:space="preserve"> </w:t>
      </w:r>
      <w:r w:rsidR="002D1272">
        <w:rPr>
          <w:lang w:val="en-US"/>
        </w:rPr>
        <w:t>Kotlin</w:t>
      </w:r>
      <w:r w:rsidR="002D1272" w:rsidRPr="006C255B">
        <w:t>.</w:t>
      </w:r>
      <w:r w:rsidR="008D2E26" w:rsidRPr="006C255B">
        <w:t xml:space="preserve"> </w:t>
      </w:r>
      <w:r w:rsidR="008D2E26">
        <w:t>Интерфейс взаимодействия с таблицей</w:t>
      </w:r>
      <w:r w:rsidR="008D2E26" w:rsidRPr="008D2E26">
        <w:t xml:space="preserve"> </w:t>
      </w:r>
      <w:r w:rsidR="008D2E26">
        <w:rPr>
          <w:lang w:val="en-US"/>
        </w:rPr>
        <w:t>User</w:t>
      </w:r>
      <w:r w:rsidR="008D2E26" w:rsidRPr="008D2E26">
        <w:t>.</w:t>
      </w:r>
    </w:p>
    <w:p w14:paraId="41282842" w14:textId="0D4CA4F7" w:rsidR="002D1272" w:rsidRDefault="002D1272" w:rsidP="005E77B0">
      <w:pPr>
        <w:pStyle w:val="14"/>
      </w:pPr>
      <w:r>
        <w:t>Таким образом, всё взаимодействие с базой данных основывается на описании интерфейсов взаимодействия и описании структуры объектов, хранимых в виде таблицы.</w:t>
      </w:r>
    </w:p>
    <w:p w14:paraId="18114CD5" w14:textId="77777777" w:rsidR="008D2E26" w:rsidRPr="008D2E26" w:rsidRDefault="008D2E26" w:rsidP="008D2E26">
      <w:pPr>
        <w:ind w:left="2126"/>
        <w:rPr>
          <w:lang w:val="en-US"/>
        </w:rPr>
      </w:pPr>
      <w:r w:rsidRPr="008D2E26">
        <w:rPr>
          <w:lang w:val="en-US"/>
        </w:rPr>
        <w:t>@Entity</w:t>
      </w:r>
    </w:p>
    <w:p w14:paraId="6ABD4D36" w14:textId="77777777" w:rsidR="008D2E26" w:rsidRPr="008D2E26" w:rsidRDefault="008D2E26" w:rsidP="008D2E26">
      <w:pPr>
        <w:ind w:left="2126"/>
        <w:rPr>
          <w:lang w:val="en-US"/>
        </w:rPr>
      </w:pPr>
      <w:r w:rsidRPr="008D2E26">
        <w:rPr>
          <w:lang w:val="en-US"/>
        </w:rPr>
        <w:t xml:space="preserve">data class </w:t>
      </w:r>
      <w:proofErr w:type="spellStart"/>
      <w:proofErr w:type="gramStart"/>
      <w:r w:rsidRPr="008D2E26">
        <w:rPr>
          <w:lang w:val="en-US"/>
        </w:rPr>
        <w:t>RefreshToken</w:t>
      </w:r>
      <w:proofErr w:type="spellEnd"/>
      <w:r w:rsidRPr="008D2E26">
        <w:rPr>
          <w:lang w:val="en-US"/>
        </w:rPr>
        <w:t>(</w:t>
      </w:r>
      <w:proofErr w:type="gramEnd"/>
    </w:p>
    <w:p w14:paraId="7B47F58B" w14:textId="77777777" w:rsidR="008D2E26" w:rsidRPr="008D2E26" w:rsidRDefault="008D2E26" w:rsidP="008D2E26">
      <w:pPr>
        <w:ind w:left="2126"/>
        <w:rPr>
          <w:lang w:val="en-US"/>
        </w:rPr>
      </w:pPr>
      <w:r w:rsidRPr="008D2E26">
        <w:rPr>
          <w:lang w:val="en-US"/>
        </w:rPr>
        <w:t xml:space="preserve">    @Id</w:t>
      </w:r>
    </w:p>
    <w:p w14:paraId="12A3C90A" w14:textId="77777777" w:rsidR="008D2E26" w:rsidRPr="008D2E26" w:rsidRDefault="008D2E26" w:rsidP="008D2E26">
      <w:pPr>
        <w:ind w:left="2126"/>
        <w:rPr>
          <w:lang w:val="en-US"/>
        </w:rPr>
      </w:pPr>
      <w:r w:rsidRPr="008D2E26">
        <w:rPr>
          <w:lang w:val="en-US"/>
        </w:rPr>
        <w:t xml:space="preserve">    @</w:t>
      </w:r>
      <w:proofErr w:type="gramStart"/>
      <w:r w:rsidRPr="008D2E26">
        <w:rPr>
          <w:lang w:val="en-US"/>
        </w:rPr>
        <w:t>GeneratedValue(</w:t>
      </w:r>
      <w:proofErr w:type="gramEnd"/>
      <w:r w:rsidRPr="008D2E26">
        <w:rPr>
          <w:lang w:val="en-US"/>
        </w:rPr>
        <w:t xml:space="preserve">strategy = </w:t>
      </w:r>
      <w:proofErr w:type="spellStart"/>
      <w:r w:rsidRPr="008D2E26">
        <w:rPr>
          <w:lang w:val="en-US"/>
        </w:rPr>
        <w:t>GenerationType.IDENTITY</w:t>
      </w:r>
      <w:proofErr w:type="spellEnd"/>
      <w:r w:rsidRPr="008D2E26">
        <w:rPr>
          <w:lang w:val="en-US"/>
        </w:rPr>
        <w:t>)</w:t>
      </w:r>
    </w:p>
    <w:p w14:paraId="30643BB5" w14:textId="77777777" w:rsidR="008D2E26" w:rsidRPr="008D2E26" w:rsidRDefault="008D2E26" w:rsidP="008D2E26">
      <w:pPr>
        <w:ind w:left="2126"/>
        <w:rPr>
          <w:lang w:val="en-US"/>
        </w:rPr>
      </w:pPr>
      <w:r w:rsidRPr="008D2E26">
        <w:rPr>
          <w:lang w:val="en-US"/>
        </w:rPr>
        <w:t xml:space="preserve">    @</w:t>
      </w:r>
      <w:proofErr w:type="gramStart"/>
      <w:r w:rsidRPr="008D2E26">
        <w:rPr>
          <w:lang w:val="en-US"/>
        </w:rPr>
        <w:t>Column(</w:t>
      </w:r>
      <w:proofErr w:type="gramEnd"/>
      <w:r w:rsidRPr="008D2E26">
        <w:rPr>
          <w:lang w:val="en-US"/>
        </w:rPr>
        <w:t>name = "id")</w:t>
      </w:r>
    </w:p>
    <w:p w14:paraId="105355A4" w14:textId="77777777" w:rsidR="008D2E26" w:rsidRPr="008D2E26" w:rsidRDefault="008D2E26" w:rsidP="008D2E26">
      <w:pPr>
        <w:ind w:left="2126"/>
        <w:rPr>
          <w:lang w:val="en-US"/>
        </w:rPr>
      </w:pPr>
      <w:r w:rsidRPr="008D2E26">
        <w:rPr>
          <w:lang w:val="en-US"/>
        </w:rPr>
        <w:t xml:space="preserve">    </w:t>
      </w:r>
      <w:proofErr w:type="spellStart"/>
      <w:r w:rsidRPr="008D2E26">
        <w:rPr>
          <w:lang w:val="en-US"/>
        </w:rPr>
        <w:t>val</w:t>
      </w:r>
      <w:proofErr w:type="spellEnd"/>
      <w:r w:rsidRPr="008D2E26">
        <w:rPr>
          <w:lang w:val="en-US"/>
        </w:rPr>
        <w:t xml:space="preserve"> id: Long,</w:t>
      </w:r>
    </w:p>
    <w:p w14:paraId="6809219C" w14:textId="77777777" w:rsidR="008D2E26" w:rsidRPr="008D2E26" w:rsidRDefault="008D2E26" w:rsidP="008D2E26">
      <w:pPr>
        <w:ind w:left="2126"/>
        <w:rPr>
          <w:lang w:val="en-US"/>
        </w:rPr>
      </w:pPr>
    </w:p>
    <w:p w14:paraId="415B3DE1" w14:textId="77777777" w:rsidR="008D2E26" w:rsidRPr="008D2E26" w:rsidRDefault="008D2E26" w:rsidP="008D2E26">
      <w:pPr>
        <w:ind w:left="2126"/>
        <w:rPr>
          <w:lang w:val="en-US"/>
        </w:rPr>
      </w:pPr>
      <w:r w:rsidRPr="008D2E26">
        <w:rPr>
          <w:lang w:val="en-US"/>
        </w:rPr>
        <w:t xml:space="preserve">    @</w:t>
      </w:r>
      <w:proofErr w:type="gramStart"/>
      <w:r w:rsidRPr="008D2E26">
        <w:rPr>
          <w:lang w:val="en-US"/>
        </w:rPr>
        <w:t>OneToOne(</w:t>
      </w:r>
      <w:proofErr w:type="gramEnd"/>
      <w:r w:rsidRPr="008D2E26">
        <w:rPr>
          <w:lang w:val="en-US"/>
        </w:rPr>
        <w:t xml:space="preserve">targetEntity = User::class, fetch = </w:t>
      </w:r>
      <w:proofErr w:type="spellStart"/>
      <w:r w:rsidRPr="008D2E26">
        <w:rPr>
          <w:lang w:val="en-US"/>
        </w:rPr>
        <w:t>FetchType.EAGER</w:t>
      </w:r>
      <w:proofErr w:type="spellEnd"/>
      <w:r w:rsidRPr="008D2E26">
        <w:rPr>
          <w:lang w:val="en-US"/>
        </w:rPr>
        <w:t>)</w:t>
      </w:r>
    </w:p>
    <w:p w14:paraId="6461C344" w14:textId="77777777" w:rsidR="008D2E26" w:rsidRPr="008D2E26" w:rsidRDefault="008D2E26" w:rsidP="008D2E26">
      <w:pPr>
        <w:ind w:left="2126"/>
        <w:rPr>
          <w:lang w:val="en-US"/>
        </w:rPr>
      </w:pPr>
      <w:r w:rsidRPr="008D2E26">
        <w:rPr>
          <w:lang w:val="en-US"/>
        </w:rPr>
        <w:t xml:space="preserve">    @</w:t>
      </w:r>
      <w:proofErr w:type="gramStart"/>
      <w:r w:rsidRPr="008D2E26">
        <w:rPr>
          <w:lang w:val="en-US"/>
        </w:rPr>
        <w:t>JoinColumn(</w:t>
      </w:r>
      <w:proofErr w:type="gramEnd"/>
      <w:r w:rsidRPr="008D2E26">
        <w:rPr>
          <w:lang w:val="en-US"/>
        </w:rPr>
        <w:t>nullable = false, name = "</w:t>
      </w:r>
      <w:proofErr w:type="spellStart"/>
      <w:r w:rsidRPr="008D2E26">
        <w:rPr>
          <w:lang w:val="en-US"/>
        </w:rPr>
        <w:t>user_id</w:t>
      </w:r>
      <w:proofErr w:type="spellEnd"/>
      <w:r w:rsidRPr="008D2E26">
        <w:rPr>
          <w:lang w:val="en-US"/>
        </w:rPr>
        <w:t>")</w:t>
      </w:r>
    </w:p>
    <w:p w14:paraId="158D0270" w14:textId="77777777" w:rsidR="008D2E26" w:rsidRPr="008D2E26" w:rsidRDefault="008D2E26" w:rsidP="008D2E26">
      <w:pPr>
        <w:ind w:left="2126"/>
        <w:rPr>
          <w:lang w:val="en-US"/>
        </w:rPr>
      </w:pPr>
      <w:r w:rsidRPr="008D2E26">
        <w:rPr>
          <w:lang w:val="en-US"/>
        </w:rPr>
        <w:t xml:space="preserve">    </w:t>
      </w:r>
      <w:proofErr w:type="spellStart"/>
      <w:r w:rsidRPr="008D2E26">
        <w:rPr>
          <w:lang w:val="en-US"/>
        </w:rPr>
        <w:t>val</w:t>
      </w:r>
      <w:proofErr w:type="spellEnd"/>
      <w:r w:rsidRPr="008D2E26">
        <w:rPr>
          <w:lang w:val="en-US"/>
        </w:rPr>
        <w:t xml:space="preserve"> user: User,</w:t>
      </w:r>
    </w:p>
    <w:p w14:paraId="5DA34A64" w14:textId="77777777" w:rsidR="008D2E26" w:rsidRPr="008D2E26" w:rsidRDefault="008D2E26" w:rsidP="008D2E26">
      <w:pPr>
        <w:ind w:left="2126"/>
        <w:rPr>
          <w:lang w:val="en-US"/>
        </w:rPr>
      </w:pPr>
      <w:r w:rsidRPr="008D2E26">
        <w:rPr>
          <w:lang w:val="en-US"/>
        </w:rPr>
        <w:t xml:space="preserve">    @</w:t>
      </w:r>
      <w:proofErr w:type="gramStart"/>
      <w:r w:rsidRPr="008D2E26">
        <w:rPr>
          <w:lang w:val="en-US"/>
        </w:rPr>
        <w:t>Column(</w:t>
      </w:r>
      <w:proofErr w:type="gramEnd"/>
      <w:r w:rsidRPr="008D2E26">
        <w:rPr>
          <w:lang w:val="en-US"/>
        </w:rPr>
        <w:t>name = "</w:t>
      </w:r>
      <w:proofErr w:type="spellStart"/>
      <w:r w:rsidRPr="008D2E26">
        <w:rPr>
          <w:lang w:val="en-US"/>
        </w:rPr>
        <w:t>uuid</w:t>
      </w:r>
      <w:proofErr w:type="spellEnd"/>
      <w:r w:rsidRPr="008D2E26">
        <w:rPr>
          <w:lang w:val="en-US"/>
        </w:rPr>
        <w:t>")</w:t>
      </w:r>
    </w:p>
    <w:p w14:paraId="5C69D803" w14:textId="77777777" w:rsidR="008D2E26" w:rsidRPr="008D2E26" w:rsidRDefault="008D2E26" w:rsidP="008D2E26">
      <w:pPr>
        <w:ind w:left="2126"/>
        <w:rPr>
          <w:lang w:val="en-US"/>
        </w:rPr>
      </w:pPr>
      <w:r w:rsidRPr="008D2E26">
        <w:rPr>
          <w:lang w:val="en-US"/>
        </w:rPr>
        <w:t xml:space="preserve">    </w:t>
      </w:r>
      <w:proofErr w:type="spellStart"/>
      <w:r w:rsidRPr="008D2E26">
        <w:rPr>
          <w:lang w:val="en-US"/>
        </w:rPr>
        <w:t>val</w:t>
      </w:r>
      <w:proofErr w:type="spellEnd"/>
      <w:r w:rsidRPr="008D2E26">
        <w:rPr>
          <w:lang w:val="en-US"/>
        </w:rPr>
        <w:t xml:space="preserve"> </w:t>
      </w:r>
      <w:proofErr w:type="spellStart"/>
      <w:r w:rsidRPr="008D2E26">
        <w:rPr>
          <w:lang w:val="en-US"/>
        </w:rPr>
        <w:t>uuid</w:t>
      </w:r>
      <w:proofErr w:type="spellEnd"/>
      <w:r w:rsidRPr="008D2E26">
        <w:rPr>
          <w:lang w:val="en-US"/>
        </w:rPr>
        <w:t xml:space="preserve">: UUID = </w:t>
      </w:r>
      <w:proofErr w:type="spellStart"/>
      <w:r w:rsidRPr="008D2E26">
        <w:rPr>
          <w:lang w:val="en-US"/>
        </w:rPr>
        <w:t>UUID.randomUUID</w:t>
      </w:r>
      <w:proofErr w:type="spellEnd"/>
      <w:r w:rsidRPr="008D2E26">
        <w:rPr>
          <w:lang w:val="en-US"/>
        </w:rPr>
        <w:t>(),</w:t>
      </w:r>
    </w:p>
    <w:p w14:paraId="6390C454" w14:textId="77777777" w:rsidR="008D2E26" w:rsidRPr="008D2E26" w:rsidRDefault="008D2E26" w:rsidP="008D2E26">
      <w:pPr>
        <w:ind w:left="2126"/>
        <w:rPr>
          <w:lang w:val="en-US"/>
        </w:rPr>
      </w:pPr>
      <w:r w:rsidRPr="008D2E26">
        <w:rPr>
          <w:lang w:val="en-US"/>
        </w:rPr>
        <w:t xml:space="preserve">    @</w:t>
      </w:r>
      <w:proofErr w:type="gramStart"/>
      <w:r w:rsidRPr="008D2E26">
        <w:rPr>
          <w:lang w:val="en-US"/>
        </w:rPr>
        <w:t>Column(</w:t>
      </w:r>
      <w:proofErr w:type="gramEnd"/>
      <w:r w:rsidRPr="008D2E26">
        <w:rPr>
          <w:lang w:val="en-US"/>
        </w:rPr>
        <w:t>name = "fingerprint")</w:t>
      </w:r>
    </w:p>
    <w:p w14:paraId="24D992D1" w14:textId="587A1C0D" w:rsidR="008D2E26" w:rsidRDefault="008D2E26" w:rsidP="008D2E26">
      <w:pPr>
        <w:ind w:left="2126"/>
        <w:rPr>
          <w:lang w:val="en-US"/>
        </w:rPr>
      </w:pPr>
      <w:r w:rsidRPr="008D2E26">
        <w:rPr>
          <w:lang w:val="en-US"/>
        </w:rPr>
        <w:t xml:space="preserve">    </w:t>
      </w:r>
      <w:proofErr w:type="spellStart"/>
      <w:r w:rsidRPr="008D2E26">
        <w:rPr>
          <w:lang w:val="en-US"/>
        </w:rPr>
        <w:t>val</w:t>
      </w:r>
      <w:proofErr w:type="spellEnd"/>
      <w:r w:rsidRPr="008D2E26">
        <w:rPr>
          <w:lang w:val="en-US"/>
        </w:rPr>
        <w:t xml:space="preserve"> fingerprint: String,</w:t>
      </w:r>
    </w:p>
    <w:p w14:paraId="5F92F616" w14:textId="15E338FD" w:rsidR="008D2E26" w:rsidRPr="00C36D01" w:rsidRDefault="008D2E26" w:rsidP="008D2E26">
      <w:pPr>
        <w:ind w:left="2126"/>
      </w:pPr>
      <w:r w:rsidRPr="00C36D01">
        <w:t>…</w:t>
      </w:r>
    </w:p>
    <w:p w14:paraId="3FA282A0" w14:textId="77777777" w:rsidR="008D2E26" w:rsidRPr="00C36D01" w:rsidRDefault="008D2E26" w:rsidP="008D2E26">
      <w:pPr>
        <w:ind w:left="2126"/>
      </w:pPr>
    </w:p>
    <w:p w14:paraId="61744863" w14:textId="2643F643" w:rsidR="008D2E26" w:rsidRPr="008D2E26" w:rsidRDefault="006C255B" w:rsidP="005E77B0">
      <w:pPr>
        <w:pStyle w:val="afc"/>
        <w:ind w:left="2126"/>
        <w:jc w:val="left"/>
      </w:pPr>
      <w:r>
        <w:t>Листинг 12.</w:t>
      </w:r>
      <w:r w:rsidR="008D2E26" w:rsidRPr="006C255B">
        <w:t xml:space="preserve"> </w:t>
      </w:r>
      <w:r w:rsidR="008D2E26">
        <w:t>Код</w:t>
      </w:r>
      <w:r w:rsidR="008D2E26" w:rsidRPr="006C255B">
        <w:t xml:space="preserve"> </w:t>
      </w:r>
      <w:r w:rsidR="008D2E26">
        <w:t>на</w:t>
      </w:r>
      <w:r w:rsidR="008D2E26" w:rsidRPr="006C255B">
        <w:t xml:space="preserve"> </w:t>
      </w:r>
      <w:r w:rsidR="008D2E26">
        <w:t>языке</w:t>
      </w:r>
      <w:r w:rsidR="008D2E26" w:rsidRPr="006C255B">
        <w:t xml:space="preserve"> </w:t>
      </w:r>
      <w:r w:rsidR="008D2E26">
        <w:rPr>
          <w:lang w:val="en-US"/>
        </w:rPr>
        <w:t>Kotlin</w:t>
      </w:r>
      <w:r w:rsidR="008D2E26" w:rsidRPr="006C255B">
        <w:t xml:space="preserve">. </w:t>
      </w:r>
      <w:r w:rsidR="008D2E26">
        <w:t>Объект, хранимый в БД в формате таблицы.</w:t>
      </w:r>
    </w:p>
    <w:p w14:paraId="74981D0B" w14:textId="72C7FE0F" w:rsidR="008D2E26" w:rsidRDefault="006E38E0" w:rsidP="000C5BD9">
      <w:pPr>
        <w:pStyle w:val="5"/>
      </w:pPr>
      <w:r w:rsidRPr="008D2E26">
        <w:t xml:space="preserve"> </w:t>
      </w:r>
      <w:r w:rsidR="00EB33FA">
        <w:t>Получение и хранение изображений</w:t>
      </w:r>
    </w:p>
    <w:p w14:paraId="5DB7B2FB" w14:textId="4CB375C8" w:rsidR="000C5BD9" w:rsidRDefault="000C5BD9" w:rsidP="005E77B0">
      <w:pPr>
        <w:pStyle w:val="14"/>
      </w:pPr>
      <w:r>
        <w:t>Хранение изображений осуществляется на локальном хранилище. Такое решение было принято для того, чтобы можно было в любое время получить доступ к ресурс</w:t>
      </w:r>
      <w:r w:rsidR="00C82B84">
        <w:t>ам</w:t>
      </w:r>
      <w:r>
        <w:t xml:space="preserve"> с помощью одного только веб-сервера.</w:t>
      </w:r>
    </w:p>
    <w:p w14:paraId="0C32D4C6" w14:textId="488C4D93" w:rsidR="00C82B84" w:rsidRDefault="00C82B84" w:rsidP="005E77B0">
      <w:pPr>
        <w:pStyle w:val="14"/>
      </w:pPr>
      <w:r>
        <w:lastRenderedPageBreak/>
        <w:t xml:space="preserve">После получения через </w:t>
      </w:r>
      <w:r>
        <w:rPr>
          <w:lang w:val="en-US"/>
        </w:rPr>
        <w:t>REST</w:t>
      </w:r>
      <w:r w:rsidRPr="00C82B84">
        <w:t xml:space="preserve"> </w:t>
      </w:r>
      <w:r>
        <w:t xml:space="preserve">контроллер объекта типа </w:t>
      </w:r>
      <w:proofErr w:type="spellStart"/>
      <w:r>
        <w:rPr>
          <w:lang w:val="en-US"/>
        </w:rPr>
        <w:t>MultipartFile</w:t>
      </w:r>
      <w:proofErr w:type="spellEnd"/>
      <w:r>
        <w:t xml:space="preserve">, он </w:t>
      </w:r>
      <w:r w:rsidR="007D6B68">
        <w:t xml:space="preserve">проходит валидацию и </w:t>
      </w:r>
      <w:r>
        <w:t>сохраняется на локально</w:t>
      </w:r>
      <w:r w:rsidR="007D6B68">
        <w:t xml:space="preserve">м </w:t>
      </w:r>
      <w:r>
        <w:t xml:space="preserve">хранилище с помощью библиотеки </w:t>
      </w:r>
      <w:r>
        <w:rPr>
          <w:lang w:val="en-US"/>
        </w:rPr>
        <w:t>Java</w:t>
      </w:r>
      <w:r w:rsidRPr="00C82B84">
        <w:t xml:space="preserve"> </w:t>
      </w:r>
      <w:r>
        <w:rPr>
          <w:lang w:val="en-US"/>
        </w:rPr>
        <w:t>NIO</w:t>
      </w:r>
      <w:r>
        <w:t>, которая предназначена для высокопроизводительных операций ввода-вывода.</w:t>
      </w:r>
    </w:p>
    <w:p w14:paraId="6A527537" w14:textId="067922B1" w:rsidR="000C5BD9" w:rsidRPr="00C82B84" w:rsidRDefault="00C82B84" w:rsidP="005E77B0">
      <w:pPr>
        <w:pStyle w:val="14"/>
      </w:pPr>
      <w:r>
        <w:t>Для организации просмотра изображений требуется конфигурация веб-сервера</w:t>
      </w:r>
      <w:r w:rsidRPr="00C82B84">
        <w:t xml:space="preserve"> </w:t>
      </w:r>
      <w:r>
        <w:rPr>
          <w:lang w:val="en-US"/>
        </w:rPr>
        <w:t>Nginx</w:t>
      </w:r>
      <w:r>
        <w:t>, который перенаправляет запросы извне на ресурсы локальной системы</w:t>
      </w:r>
      <w:r w:rsidR="007D6B68">
        <w:t xml:space="preserve">, в частости при запросе к </w:t>
      </w:r>
      <w:r w:rsidR="007D6B68" w:rsidRPr="007D6B68">
        <w:t>/</w:t>
      </w:r>
      <w:proofErr w:type="spellStart"/>
      <w:r w:rsidR="007D6B68">
        <w:rPr>
          <w:lang w:val="en-US"/>
        </w:rPr>
        <w:t>api</w:t>
      </w:r>
      <w:proofErr w:type="spellEnd"/>
      <w:r w:rsidR="007D6B68">
        <w:t xml:space="preserve"> по</w:t>
      </w:r>
      <w:r w:rsidR="007D6B68" w:rsidRPr="007D6B68">
        <w:t xml:space="preserve"> </w:t>
      </w:r>
      <w:r w:rsidR="007D6B68">
        <w:rPr>
          <w:lang w:val="en-US"/>
        </w:rPr>
        <w:t>HTTP</w:t>
      </w:r>
      <w:r w:rsidR="007D6B68">
        <w:t xml:space="preserve"> соединению веб сервер перенаправляет запрос на сам сервер, работающий на порту 8080, а при запросе </w:t>
      </w:r>
      <w:r w:rsidR="007D6B68" w:rsidRPr="007D6B68">
        <w:t>/</w:t>
      </w:r>
      <w:r w:rsidR="007D6B68">
        <w:rPr>
          <w:lang w:val="en-US"/>
        </w:rPr>
        <w:t>uploads</w:t>
      </w:r>
      <w:r w:rsidR="007D6B68">
        <w:t xml:space="preserve"> веб сервер перенаправляет запрос на локальное хранилище </w:t>
      </w:r>
      <w:r w:rsidR="007D6B68" w:rsidRPr="007D6B68">
        <w:t>/</w:t>
      </w:r>
      <w:r w:rsidR="007D6B68">
        <w:rPr>
          <w:lang w:val="en-US"/>
        </w:rPr>
        <w:t>home</w:t>
      </w:r>
      <w:r w:rsidR="007D6B68" w:rsidRPr="007D6B68">
        <w:t>/</w:t>
      </w:r>
      <w:r w:rsidR="007D6B68">
        <w:rPr>
          <w:lang w:val="en-US"/>
        </w:rPr>
        <w:t>server</w:t>
      </w:r>
      <w:r w:rsidR="007D6B68" w:rsidRPr="007D6B68">
        <w:t>/</w:t>
      </w:r>
      <w:proofErr w:type="gramStart"/>
      <w:r w:rsidR="007D6B68">
        <w:rPr>
          <w:lang w:val="en-US"/>
        </w:rPr>
        <w:t>uploads</w:t>
      </w:r>
      <w:r w:rsidR="007D6B68" w:rsidRPr="007D6B68">
        <w:t>/</w:t>
      </w:r>
      <w:r w:rsidR="007D6B68">
        <w:t>,</w:t>
      </w:r>
      <w:proofErr w:type="gramEnd"/>
      <w:r w:rsidR="007D6B68">
        <w:t xml:space="preserve"> где и хранятся изображения.</w:t>
      </w:r>
    </w:p>
    <w:p w14:paraId="27B596B5" w14:textId="77777777" w:rsidR="008D2E26" w:rsidRPr="008168B1" w:rsidRDefault="008D2E26" w:rsidP="006C255B">
      <w:pPr>
        <w:pStyle w:val="14"/>
        <w:spacing w:line="180" w:lineRule="auto"/>
        <w:ind w:left="2127"/>
        <w:rPr>
          <w:lang w:val="en-US"/>
        </w:rPr>
      </w:pPr>
      <w:r w:rsidRPr="008D2E26">
        <w:rPr>
          <w:lang w:val="en-US"/>
        </w:rPr>
        <w:t>server</w:t>
      </w:r>
      <w:r w:rsidRPr="008168B1">
        <w:rPr>
          <w:lang w:val="en-US"/>
        </w:rPr>
        <w:t xml:space="preserve"> {</w:t>
      </w:r>
    </w:p>
    <w:p w14:paraId="7C6363CF" w14:textId="124D0460" w:rsidR="008D2E26" w:rsidRPr="008D2E26" w:rsidRDefault="008D2E26" w:rsidP="006C255B">
      <w:pPr>
        <w:pStyle w:val="14"/>
        <w:spacing w:line="180" w:lineRule="auto"/>
        <w:ind w:left="2127"/>
        <w:rPr>
          <w:lang w:val="en-US"/>
        </w:rPr>
      </w:pPr>
      <w:r w:rsidRPr="008168B1">
        <w:rPr>
          <w:lang w:val="en-US"/>
        </w:rPr>
        <w:t xml:space="preserve">  </w:t>
      </w:r>
      <w:r w:rsidRPr="008D2E26">
        <w:rPr>
          <w:lang w:val="en-US"/>
        </w:rPr>
        <w:t xml:space="preserve">listen        </w:t>
      </w:r>
      <w:proofErr w:type="gramStart"/>
      <w:r w:rsidRPr="008D2E26">
        <w:rPr>
          <w:lang w:val="en-US"/>
        </w:rPr>
        <w:t>80;</w:t>
      </w:r>
      <w:proofErr w:type="gramEnd"/>
    </w:p>
    <w:p w14:paraId="0BF8F609" w14:textId="77777777" w:rsidR="008D2E26" w:rsidRPr="008D2E26" w:rsidRDefault="008D2E26" w:rsidP="006C255B">
      <w:pPr>
        <w:pStyle w:val="14"/>
        <w:spacing w:line="180" w:lineRule="auto"/>
        <w:ind w:left="2127"/>
        <w:rPr>
          <w:lang w:val="en-US"/>
        </w:rPr>
      </w:pPr>
      <w:r w:rsidRPr="008D2E26">
        <w:rPr>
          <w:lang w:val="en-US"/>
        </w:rPr>
        <w:t xml:space="preserve">    </w:t>
      </w:r>
      <w:proofErr w:type="spellStart"/>
      <w:r w:rsidRPr="008D2E26">
        <w:rPr>
          <w:lang w:val="en-US"/>
        </w:rPr>
        <w:t>server_name</w:t>
      </w:r>
      <w:proofErr w:type="spellEnd"/>
      <w:r w:rsidRPr="008D2E26">
        <w:rPr>
          <w:lang w:val="en-US"/>
        </w:rPr>
        <w:t xml:space="preserve">   example.com </w:t>
      </w:r>
      <w:proofErr w:type="gramStart"/>
      <w:r w:rsidRPr="008D2E26">
        <w:rPr>
          <w:lang w:val="en-US"/>
        </w:rPr>
        <w:t>*.example.com;</w:t>
      </w:r>
      <w:proofErr w:type="gramEnd"/>
    </w:p>
    <w:p w14:paraId="6903783B" w14:textId="77777777" w:rsidR="008D2E26" w:rsidRPr="008D2E26" w:rsidRDefault="008D2E26">
      <w:pPr>
        <w:pStyle w:val="14"/>
        <w:spacing w:line="180" w:lineRule="auto"/>
        <w:ind w:left="2127"/>
        <w:rPr>
          <w:lang w:val="en-US"/>
        </w:rPr>
      </w:pPr>
      <w:r w:rsidRPr="008D2E26">
        <w:rPr>
          <w:lang w:val="en-US"/>
        </w:rPr>
        <w:t xml:space="preserve">    location /</w:t>
      </w:r>
      <w:proofErr w:type="spellStart"/>
      <w:r w:rsidRPr="008D2E26">
        <w:rPr>
          <w:lang w:val="en-US"/>
        </w:rPr>
        <w:t>api</w:t>
      </w:r>
      <w:proofErr w:type="spellEnd"/>
      <w:r w:rsidRPr="008D2E26">
        <w:rPr>
          <w:lang w:val="en-US"/>
        </w:rPr>
        <w:t xml:space="preserve"> {</w:t>
      </w:r>
    </w:p>
    <w:p w14:paraId="45285BC8" w14:textId="77777777" w:rsidR="008D2E26" w:rsidRPr="008D2E26" w:rsidRDefault="008D2E26">
      <w:pPr>
        <w:pStyle w:val="14"/>
        <w:spacing w:line="180" w:lineRule="auto"/>
        <w:ind w:left="2127"/>
        <w:rPr>
          <w:lang w:val="en-US"/>
        </w:rPr>
      </w:pPr>
      <w:r w:rsidRPr="008D2E26">
        <w:rPr>
          <w:lang w:val="en-US"/>
        </w:rPr>
        <w:t xml:space="preserve">        </w:t>
      </w:r>
      <w:proofErr w:type="spellStart"/>
      <w:r w:rsidRPr="008D2E26">
        <w:rPr>
          <w:lang w:val="en-US"/>
        </w:rPr>
        <w:t>proxy_pass</w:t>
      </w:r>
      <w:proofErr w:type="spellEnd"/>
      <w:r w:rsidRPr="008D2E26">
        <w:rPr>
          <w:lang w:val="en-US"/>
        </w:rPr>
        <w:t xml:space="preserve">         </w:t>
      </w:r>
      <w:proofErr w:type="gramStart"/>
      <w:r w:rsidRPr="008D2E26">
        <w:rPr>
          <w:lang w:val="en-US"/>
        </w:rPr>
        <w:t>http://localhost:8080;</w:t>
      </w:r>
      <w:proofErr w:type="gramEnd"/>
    </w:p>
    <w:p w14:paraId="3855D429" w14:textId="77777777" w:rsidR="008D2E26" w:rsidRPr="008D2E26" w:rsidRDefault="008D2E26">
      <w:pPr>
        <w:pStyle w:val="14"/>
        <w:spacing w:line="180" w:lineRule="auto"/>
        <w:ind w:left="2127"/>
        <w:rPr>
          <w:lang w:val="en-US"/>
        </w:rPr>
      </w:pPr>
      <w:r w:rsidRPr="008D2E26">
        <w:rPr>
          <w:lang w:val="en-US"/>
        </w:rPr>
        <w:t xml:space="preserve">        </w:t>
      </w:r>
      <w:proofErr w:type="spellStart"/>
      <w:r w:rsidRPr="008D2E26">
        <w:rPr>
          <w:lang w:val="en-US"/>
        </w:rPr>
        <w:t>proxy_http_version</w:t>
      </w:r>
      <w:proofErr w:type="spellEnd"/>
      <w:r w:rsidRPr="008D2E26">
        <w:rPr>
          <w:lang w:val="en-US"/>
        </w:rPr>
        <w:t xml:space="preserve"> </w:t>
      </w:r>
      <w:proofErr w:type="gramStart"/>
      <w:r w:rsidRPr="008D2E26">
        <w:rPr>
          <w:lang w:val="en-US"/>
        </w:rPr>
        <w:t>1.1;</w:t>
      </w:r>
      <w:proofErr w:type="gramEnd"/>
    </w:p>
    <w:p w14:paraId="4FB8EDD4" w14:textId="77777777" w:rsidR="008D2E26" w:rsidRPr="008D2E26" w:rsidRDefault="008D2E26">
      <w:pPr>
        <w:pStyle w:val="14"/>
        <w:spacing w:line="180" w:lineRule="auto"/>
        <w:ind w:left="2127"/>
        <w:rPr>
          <w:lang w:val="en-US"/>
        </w:rPr>
      </w:pPr>
      <w:r w:rsidRPr="008D2E26">
        <w:rPr>
          <w:lang w:val="en-US"/>
        </w:rPr>
        <w:t xml:space="preserve">        </w:t>
      </w:r>
      <w:proofErr w:type="spellStart"/>
      <w:r w:rsidRPr="008D2E26">
        <w:rPr>
          <w:lang w:val="en-US"/>
        </w:rPr>
        <w:t>proxy_set_header</w:t>
      </w:r>
      <w:proofErr w:type="spellEnd"/>
      <w:r w:rsidRPr="008D2E26">
        <w:rPr>
          <w:lang w:val="en-US"/>
        </w:rPr>
        <w:t xml:space="preserve">   Upgrade $</w:t>
      </w:r>
      <w:proofErr w:type="spellStart"/>
      <w:r w:rsidRPr="008D2E26">
        <w:rPr>
          <w:lang w:val="en-US"/>
        </w:rPr>
        <w:t>http_</w:t>
      </w:r>
      <w:proofErr w:type="gramStart"/>
      <w:r w:rsidRPr="008D2E26">
        <w:rPr>
          <w:lang w:val="en-US"/>
        </w:rPr>
        <w:t>upgrade</w:t>
      </w:r>
      <w:proofErr w:type="spellEnd"/>
      <w:r w:rsidRPr="008D2E26">
        <w:rPr>
          <w:lang w:val="en-US"/>
        </w:rPr>
        <w:t>;</w:t>
      </w:r>
      <w:proofErr w:type="gramEnd"/>
    </w:p>
    <w:p w14:paraId="0488BC0E" w14:textId="77777777" w:rsidR="008D2E26" w:rsidRPr="008D2E26" w:rsidRDefault="008D2E26">
      <w:pPr>
        <w:pStyle w:val="14"/>
        <w:spacing w:line="180" w:lineRule="auto"/>
        <w:ind w:left="2127"/>
        <w:rPr>
          <w:lang w:val="en-US"/>
        </w:rPr>
      </w:pPr>
      <w:r w:rsidRPr="008D2E26">
        <w:rPr>
          <w:lang w:val="en-US"/>
        </w:rPr>
        <w:t xml:space="preserve">        </w:t>
      </w:r>
      <w:proofErr w:type="spellStart"/>
      <w:r w:rsidRPr="008D2E26">
        <w:rPr>
          <w:lang w:val="en-US"/>
        </w:rPr>
        <w:t>proxy_set_header</w:t>
      </w:r>
      <w:proofErr w:type="spellEnd"/>
      <w:r w:rsidRPr="008D2E26">
        <w:rPr>
          <w:lang w:val="en-US"/>
        </w:rPr>
        <w:t xml:space="preserve">   Connection keep-</w:t>
      </w:r>
      <w:proofErr w:type="gramStart"/>
      <w:r w:rsidRPr="008D2E26">
        <w:rPr>
          <w:lang w:val="en-US"/>
        </w:rPr>
        <w:t>alive;</w:t>
      </w:r>
      <w:proofErr w:type="gramEnd"/>
    </w:p>
    <w:p w14:paraId="0CA316FE" w14:textId="77777777" w:rsidR="008D2E26" w:rsidRPr="008D2E26" w:rsidRDefault="008D2E26">
      <w:pPr>
        <w:pStyle w:val="14"/>
        <w:spacing w:line="180" w:lineRule="auto"/>
        <w:ind w:left="2127"/>
        <w:rPr>
          <w:lang w:val="en-US"/>
        </w:rPr>
      </w:pPr>
      <w:r w:rsidRPr="008D2E26">
        <w:rPr>
          <w:lang w:val="en-US"/>
        </w:rPr>
        <w:t xml:space="preserve">        </w:t>
      </w:r>
      <w:proofErr w:type="spellStart"/>
      <w:r w:rsidRPr="008D2E26">
        <w:rPr>
          <w:lang w:val="en-US"/>
        </w:rPr>
        <w:t>proxy_set_header</w:t>
      </w:r>
      <w:proofErr w:type="spellEnd"/>
      <w:r w:rsidRPr="008D2E26">
        <w:rPr>
          <w:lang w:val="en-US"/>
        </w:rPr>
        <w:t xml:space="preserve">   Host $</w:t>
      </w:r>
      <w:proofErr w:type="gramStart"/>
      <w:r w:rsidRPr="008D2E26">
        <w:rPr>
          <w:lang w:val="en-US"/>
        </w:rPr>
        <w:t>host;</w:t>
      </w:r>
      <w:proofErr w:type="gramEnd"/>
    </w:p>
    <w:p w14:paraId="67B5C0B3" w14:textId="77777777" w:rsidR="008D2E26" w:rsidRPr="008D2E26" w:rsidRDefault="008D2E26">
      <w:pPr>
        <w:pStyle w:val="14"/>
        <w:spacing w:line="180" w:lineRule="auto"/>
        <w:ind w:left="2127"/>
        <w:rPr>
          <w:lang w:val="en-US"/>
        </w:rPr>
      </w:pPr>
      <w:r w:rsidRPr="008D2E26">
        <w:rPr>
          <w:lang w:val="en-US"/>
        </w:rPr>
        <w:t xml:space="preserve">        </w:t>
      </w:r>
      <w:proofErr w:type="spellStart"/>
      <w:r w:rsidRPr="008D2E26">
        <w:rPr>
          <w:lang w:val="en-US"/>
        </w:rPr>
        <w:t>proxy_cache_bypass</w:t>
      </w:r>
      <w:proofErr w:type="spellEnd"/>
      <w:r w:rsidRPr="008D2E26">
        <w:rPr>
          <w:lang w:val="en-US"/>
        </w:rPr>
        <w:t xml:space="preserve"> $</w:t>
      </w:r>
      <w:proofErr w:type="spellStart"/>
      <w:r w:rsidRPr="008D2E26">
        <w:rPr>
          <w:lang w:val="en-US"/>
        </w:rPr>
        <w:t>http_</w:t>
      </w:r>
      <w:proofErr w:type="gramStart"/>
      <w:r w:rsidRPr="008D2E26">
        <w:rPr>
          <w:lang w:val="en-US"/>
        </w:rPr>
        <w:t>upgrade</w:t>
      </w:r>
      <w:proofErr w:type="spellEnd"/>
      <w:r w:rsidRPr="008D2E26">
        <w:rPr>
          <w:lang w:val="en-US"/>
        </w:rPr>
        <w:t>;</w:t>
      </w:r>
      <w:proofErr w:type="gramEnd"/>
    </w:p>
    <w:p w14:paraId="42AE763C" w14:textId="77777777" w:rsidR="008D2E26" w:rsidRPr="008D2E26" w:rsidRDefault="008D2E26">
      <w:pPr>
        <w:pStyle w:val="14"/>
        <w:spacing w:line="180" w:lineRule="auto"/>
        <w:ind w:left="2127"/>
        <w:rPr>
          <w:lang w:val="en-US"/>
        </w:rPr>
      </w:pPr>
      <w:r w:rsidRPr="008D2E26">
        <w:rPr>
          <w:lang w:val="en-US"/>
        </w:rPr>
        <w:t xml:space="preserve">        </w:t>
      </w:r>
      <w:proofErr w:type="spellStart"/>
      <w:r w:rsidRPr="008D2E26">
        <w:rPr>
          <w:lang w:val="en-US"/>
        </w:rPr>
        <w:t>proxy_set_header</w:t>
      </w:r>
      <w:proofErr w:type="spellEnd"/>
      <w:r w:rsidRPr="008D2E26">
        <w:rPr>
          <w:lang w:val="en-US"/>
        </w:rPr>
        <w:t xml:space="preserve">   X-Forwarded-For $</w:t>
      </w:r>
      <w:proofErr w:type="spellStart"/>
      <w:r w:rsidRPr="008D2E26">
        <w:rPr>
          <w:lang w:val="en-US"/>
        </w:rPr>
        <w:t>proxy_add_x_forwarded_</w:t>
      </w:r>
      <w:proofErr w:type="gramStart"/>
      <w:r w:rsidRPr="008D2E26">
        <w:rPr>
          <w:lang w:val="en-US"/>
        </w:rPr>
        <w:t>for</w:t>
      </w:r>
      <w:proofErr w:type="spellEnd"/>
      <w:r w:rsidRPr="008D2E26">
        <w:rPr>
          <w:lang w:val="en-US"/>
        </w:rPr>
        <w:t>;</w:t>
      </w:r>
      <w:proofErr w:type="gramEnd"/>
    </w:p>
    <w:p w14:paraId="39FAA228" w14:textId="77777777" w:rsidR="008D2E26" w:rsidRPr="008D2E26" w:rsidRDefault="008D2E26">
      <w:pPr>
        <w:pStyle w:val="14"/>
        <w:spacing w:line="180" w:lineRule="auto"/>
        <w:ind w:left="2127"/>
        <w:rPr>
          <w:lang w:val="en-US"/>
        </w:rPr>
      </w:pPr>
      <w:r w:rsidRPr="008D2E26">
        <w:rPr>
          <w:lang w:val="en-US"/>
        </w:rPr>
        <w:t xml:space="preserve">        </w:t>
      </w:r>
      <w:proofErr w:type="spellStart"/>
      <w:r w:rsidRPr="008D2E26">
        <w:rPr>
          <w:lang w:val="en-US"/>
        </w:rPr>
        <w:t>proxy_set_header</w:t>
      </w:r>
      <w:proofErr w:type="spellEnd"/>
      <w:r w:rsidRPr="008D2E26">
        <w:rPr>
          <w:lang w:val="en-US"/>
        </w:rPr>
        <w:t xml:space="preserve">   X-Forwarded-Proto $</w:t>
      </w:r>
      <w:proofErr w:type="gramStart"/>
      <w:r w:rsidRPr="008D2E26">
        <w:rPr>
          <w:lang w:val="en-US"/>
        </w:rPr>
        <w:t>scheme;</w:t>
      </w:r>
      <w:proofErr w:type="gramEnd"/>
    </w:p>
    <w:p w14:paraId="5F2BA183" w14:textId="77777777" w:rsidR="008D2E26" w:rsidRPr="008D2E26" w:rsidRDefault="008D2E26">
      <w:pPr>
        <w:pStyle w:val="14"/>
        <w:spacing w:line="180" w:lineRule="auto"/>
        <w:ind w:left="2127"/>
        <w:rPr>
          <w:lang w:val="en-US"/>
        </w:rPr>
      </w:pPr>
      <w:r w:rsidRPr="008D2E26">
        <w:rPr>
          <w:lang w:val="en-US"/>
        </w:rPr>
        <w:t xml:space="preserve">    }</w:t>
      </w:r>
    </w:p>
    <w:p w14:paraId="27DFF549" w14:textId="77777777" w:rsidR="008D2E26" w:rsidRPr="008D2E26" w:rsidRDefault="008D2E26">
      <w:pPr>
        <w:pStyle w:val="14"/>
        <w:spacing w:line="180" w:lineRule="auto"/>
        <w:ind w:left="2127"/>
        <w:rPr>
          <w:lang w:val="en-US"/>
        </w:rPr>
      </w:pPr>
      <w:r w:rsidRPr="008D2E26">
        <w:rPr>
          <w:lang w:val="en-US"/>
        </w:rPr>
        <w:t xml:space="preserve">    location /uploads {</w:t>
      </w:r>
    </w:p>
    <w:p w14:paraId="55D1AB10" w14:textId="77777777" w:rsidR="008D2E26" w:rsidRPr="008D2E26" w:rsidRDefault="008D2E26">
      <w:pPr>
        <w:pStyle w:val="14"/>
        <w:spacing w:line="180" w:lineRule="auto"/>
        <w:ind w:left="2127"/>
        <w:rPr>
          <w:lang w:val="en-US"/>
        </w:rPr>
      </w:pPr>
      <w:r w:rsidRPr="008D2E26">
        <w:rPr>
          <w:lang w:val="en-US"/>
        </w:rPr>
        <w:t xml:space="preserve">        </w:t>
      </w:r>
      <w:proofErr w:type="gramStart"/>
      <w:r w:rsidRPr="008D2E26">
        <w:rPr>
          <w:lang w:val="en-US"/>
        </w:rPr>
        <w:t>include  /</w:t>
      </w:r>
      <w:proofErr w:type="spellStart"/>
      <w:r w:rsidRPr="008D2E26">
        <w:rPr>
          <w:lang w:val="en-US"/>
        </w:rPr>
        <w:t>etc</w:t>
      </w:r>
      <w:proofErr w:type="spellEnd"/>
      <w:r w:rsidRPr="008D2E26">
        <w:rPr>
          <w:lang w:val="en-US"/>
        </w:rPr>
        <w:t>/</w:t>
      </w:r>
      <w:proofErr w:type="spellStart"/>
      <w:r w:rsidRPr="008D2E26">
        <w:rPr>
          <w:lang w:val="en-US"/>
        </w:rPr>
        <w:t>nginx</w:t>
      </w:r>
      <w:proofErr w:type="spellEnd"/>
      <w:r w:rsidRPr="008D2E26">
        <w:rPr>
          <w:lang w:val="en-US"/>
        </w:rPr>
        <w:t>/</w:t>
      </w:r>
      <w:proofErr w:type="spellStart"/>
      <w:r w:rsidRPr="008D2E26">
        <w:rPr>
          <w:lang w:val="en-US"/>
        </w:rPr>
        <w:t>mime.types</w:t>
      </w:r>
      <w:proofErr w:type="spellEnd"/>
      <w:proofErr w:type="gramEnd"/>
      <w:r w:rsidRPr="008D2E26">
        <w:rPr>
          <w:lang w:val="en-US"/>
        </w:rPr>
        <w:t>;</w:t>
      </w:r>
    </w:p>
    <w:p w14:paraId="679C71D5" w14:textId="77777777" w:rsidR="008D2E26" w:rsidRPr="000C5BD9" w:rsidRDefault="008D2E26">
      <w:pPr>
        <w:pStyle w:val="14"/>
        <w:spacing w:line="180" w:lineRule="auto"/>
        <w:ind w:left="2127"/>
        <w:rPr>
          <w:lang w:val="en-US"/>
        </w:rPr>
      </w:pPr>
      <w:r w:rsidRPr="008D2E26">
        <w:rPr>
          <w:lang w:val="en-US"/>
        </w:rPr>
        <w:t xml:space="preserve">        </w:t>
      </w:r>
      <w:r w:rsidRPr="000C5BD9">
        <w:rPr>
          <w:lang w:val="en-US"/>
        </w:rPr>
        <w:t>root /home/</w:t>
      </w:r>
      <w:proofErr w:type="gramStart"/>
      <w:r w:rsidRPr="000C5BD9">
        <w:rPr>
          <w:lang w:val="en-US"/>
        </w:rPr>
        <w:t>server;</w:t>
      </w:r>
      <w:proofErr w:type="gramEnd"/>
    </w:p>
    <w:p w14:paraId="77C7DD3B" w14:textId="77777777" w:rsidR="008D2E26" w:rsidRPr="000C5BD9" w:rsidRDefault="008D2E26">
      <w:pPr>
        <w:pStyle w:val="14"/>
        <w:spacing w:line="180" w:lineRule="auto"/>
        <w:ind w:left="2127"/>
        <w:rPr>
          <w:lang w:val="en-US"/>
        </w:rPr>
      </w:pPr>
      <w:r w:rsidRPr="000C5BD9">
        <w:rPr>
          <w:lang w:val="en-US"/>
        </w:rPr>
        <w:t xml:space="preserve">    }</w:t>
      </w:r>
    </w:p>
    <w:p w14:paraId="22C218C6" w14:textId="6D5B48F5" w:rsidR="008D2E26" w:rsidRPr="000C5BD9" w:rsidRDefault="008D2E26">
      <w:pPr>
        <w:pStyle w:val="14"/>
        <w:spacing w:line="180" w:lineRule="auto"/>
        <w:ind w:left="2127"/>
        <w:rPr>
          <w:lang w:val="en-US"/>
        </w:rPr>
      </w:pPr>
      <w:r w:rsidRPr="000C5BD9">
        <w:rPr>
          <w:lang w:val="en-US"/>
        </w:rPr>
        <w:t>}</w:t>
      </w:r>
    </w:p>
    <w:p w14:paraId="1A090BDD" w14:textId="6F23238B" w:rsidR="00AE130D" w:rsidRPr="005E77B0" w:rsidRDefault="006C255B" w:rsidP="005E77B0">
      <w:pPr>
        <w:pStyle w:val="afc"/>
        <w:ind w:left="2127"/>
        <w:jc w:val="left"/>
        <w:rPr>
          <w:lang w:val="en-US"/>
        </w:rPr>
      </w:pPr>
      <w:r>
        <w:t>Листинг</w:t>
      </w:r>
      <w:r w:rsidRPr="006C255B">
        <w:rPr>
          <w:lang w:val="en-US"/>
        </w:rPr>
        <w:t xml:space="preserve"> 13. </w:t>
      </w:r>
      <w:r w:rsidR="0030384D" w:rsidRPr="0030384D">
        <w:rPr>
          <w:lang w:val="en-US"/>
        </w:rPr>
        <w:t>/</w:t>
      </w:r>
      <w:proofErr w:type="spellStart"/>
      <w:r w:rsidR="0030384D" w:rsidRPr="0030384D">
        <w:rPr>
          <w:lang w:val="en-US"/>
        </w:rPr>
        <w:t>etc</w:t>
      </w:r>
      <w:proofErr w:type="spellEnd"/>
      <w:r w:rsidR="0030384D" w:rsidRPr="0030384D">
        <w:rPr>
          <w:lang w:val="en-US"/>
        </w:rPr>
        <w:t>/</w:t>
      </w:r>
      <w:proofErr w:type="spellStart"/>
      <w:r w:rsidR="0030384D" w:rsidRPr="0030384D">
        <w:rPr>
          <w:lang w:val="en-US"/>
        </w:rPr>
        <w:t>nginx</w:t>
      </w:r>
      <w:proofErr w:type="spellEnd"/>
      <w:r w:rsidR="0030384D" w:rsidRPr="0030384D">
        <w:rPr>
          <w:lang w:val="en-US"/>
        </w:rPr>
        <w:t xml:space="preserve">/sites-available/default. </w:t>
      </w:r>
      <w:r w:rsidR="0030384D">
        <w:t>Файл</w:t>
      </w:r>
      <w:r w:rsidR="0030384D" w:rsidRPr="006C255B">
        <w:rPr>
          <w:lang w:val="en-US"/>
        </w:rPr>
        <w:t xml:space="preserve"> </w:t>
      </w:r>
      <w:r w:rsidR="0030384D">
        <w:t>конфигурации</w:t>
      </w:r>
      <w:r w:rsidR="0030384D" w:rsidRPr="006C255B">
        <w:rPr>
          <w:lang w:val="en-US"/>
        </w:rPr>
        <w:t xml:space="preserve"> </w:t>
      </w:r>
      <w:r w:rsidR="0030384D">
        <w:rPr>
          <w:lang w:val="en-US"/>
        </w:rPr>
        <w:t>Nginx.</w:t>
      </w:r>
    </w:p>
    <w:p w14:paraId="1E95DAC9" w14:textId="39C3FFBF" w:rsidR="007D6B68" w:rsidRDefault="00EB33FA" w:rsidP="00B62434">
      <w:pPr>
        <w:pStyle w:val="5"/>
      </w:pPr>
      <w:r w:rsidRPr="00C36D01">
        <w:t xml:space="preserve"> </w:t>
      </w:r>
      <w:r>
        <w:t>Алгоритм случайного нахождения собеседника</w:t>
      </w:r>
      <w:r w:rsidR="007D6B68">
        <w:t xml:space="preserve"> с применением фильтрации</w:t>
      </w:r>
    </w:p>
    <w:p w14:paraId="47E6DFFC" w14:textId="3EFA6DA1" w:rsidR="001B108E" w:rsidRDefault="007D6B68" w:rsidP="006C255B">
      <w:pPr>
        <w:pStyle w:val="14"/>
      </w:pPr>
      <w:r>
        <w:t>Пользователь, который выполнил запрос на нахождение собеседника, передал необходимые фильтры.</w:t>
      </w:r>
      <w:r w:rsidR="00191AAF">
        <w:t xml:space="preserve"> Фильтром называются следующие элементы:</w:t>
      </w:r>
    </w:p>
    <w:p w14:paraId="2451D628" w14:textId="5124A117" w:rsidR="00191AAF" w:rsidRDefault="00191AAF" w:rsidP="006C255B">
      <w:pPr>
        <w:pStyle w:val="a"/>
        <w:numPr>
          <w:ilvl w:val="0"/>
          <w:numId w:val="39"/>
        </w:numPr>
      </w:pPr>
      <w:r>
        <w:t>Список образовательных программ</w:t>
      </w:r>
      <w:r w:rsidRPr="006C255B">
        <w:rPr>
          <w:lang w:val="en-US"/>
        </w:rPr>
        <w:t>;</w:t>
      </w:r>
    </w:p>
    <w:p w14:paraId="2D334A87" w14:textId="5639C4EB" w:rsidR="00191AAF" w:rsidRDefault="00191AAF" w:rsidP="006C255B">
      <w:pPr>
        <w:pStyle w:val="a"/>
        <w:numPr>
          <w:ilvl w:val="0"/>
          <w:numId w:val="39"/>
        </w:numPr>
      </w:pPr>
      <w:r>
        <w:t>Список степеней образования</w:t>
      </w:r>
      <w:r w:rsidRPr="006C255B">
        <w:rPr>
          <w:lang w:val="en-US"/>
        </w:rPr>
        <w:t>;</w:t>
      </w:r>
    </w:p>
    <w:p w14:paraId="6FF2851C" w14:textId="7B891D66" w:rsidR="00191AAF" w:rsidRDefault="00191AAF" w:rsidP="006C255B">
      <w:pPr>
        <w:pStyle w:val="a"/>
        <w:numPr>
          <w:ilvl w:val="0"/>
          <w:numId w:val="39"/>
        </w:numPr>
      </w:pPr>
      <w:r>
        <w:t>Минимальный курс</w:t>
      </w:r>
      <w:r w:rsidRPr="006C255B">
        <w:rPr>
          <w:lang w:val="en-US"/>
        </w:rPr>
        <w:t>;</w:t>
      </w:r>
    </w:p>
    <w:p w14:paraId="3BC6D1ED" w14:textId="02B2273B" w:rsidR="00191AAF" w:rsidRDefault="00191AAF" w:rsidP="006C255B">
      <w:pPr>
        <w:pStyle w:val="a"/>
        <w:numPr>
          <w:ilvl w:val="0"/>
          <w:numId w:val="39"/>
        </w:numPr>
      </w:pPr>
      <w:r>
        <w:lastRenderedPageBreak/>
        <w:t>Максимальный курс</w:t>
      </w:r>
      <w:r w:rsidRPr="006C255B">
        <w:rPr>
          <w:lang w:val="en-US"/>
        </w:rPr>
        <w:t>;</w:t>
      </w:r>
    </w:p>
    <w:p w14:paraId="38451D3F" w14:textId="3F77AE16" w:rsidR="001B108E" w:rsidRDefault="00191AAF" w:rsidP="006C255B">
      <w:pPr>
        <w:pStyle w:val="a"/>
        <w:numPr>
          <w:ilvl w:val="0"/>
          <w:numId w:val="39"/>
        </w:numPr>
      </w:pPr>
      <w:r>
        <w:t>Список полов.</w:t>
      </w:r>
    </w:p>
    <w:p w14:paraId="152483B3" w14:textId="5549AAD4" w:rsidR="001B108E" w:rsidRDefault="00191AAF" w:rsidP="006C255B">
      <w:pPr>
        <w:pStyle w:val="14"/>
      </w:pPr>
      <w:r>
        <w:t xml:space="preserve">Алгоритм получает всех пользователей в базе данных, которые </w:t>
      </w:r>
      <w:r w:rsidR="00B62434">
        <w:t>ранее</w:t>
      </w:r>
      <w:r>
        <w:t xml:space="preserve"> выполнили запрос на нахождения собеседника</w:t>
      </w:r>
      <w:r w:rsidR="00B62434">
        <w:t>, но ещё не нашли его.</w:t>
      </w:r>
      <w:r>
        <w:t xml:space="preserve"> Данный список пользователей отсортирован в порядке выполнения запроса на поиск, то есть чем раньше пользователь сделал такой запрос, тем ближе он находится к началу такого списка.</w:t>
      </w:r>
    </w:p>
    <w:p w14:paraId="223A6A1B" w14:textId="6D5E49FF" w:rsidR="001B108E" w:rsidRDefault="00191AAF" w:rsidP="006C255B">
      <w:pPr>
        <w:pStyle w:val="14"/>
      </w:pPr>
      <w:r>
        <w:tab/>
        <w:t>Обозначим пользователя, который совершает запрос на поиск как Пользователь 1, а пользователя, который ранее выполнил поиск собеседника, но ещё не нашёл его – Пользователь 2.</w:t>
      </w:r>
    </w:p>
    <w:p w14:paraId="0563BFA4" w14:textId="2FF1AD2E" w:rsidR="001B108E" w:rsidRDefault="00191AAF" w:rsidP="006C255B">
      <w:pPr>
        <w:pStyle w:val="14"/>
      </w:pPr>
      <w:r>
        <w:t>Тогда алгоритм проходит</w:t>
      </w:r>
      <w:r w:rsidR="00B62434">
        <w:t>ся</w:t>
      </w:r>
      <w:r>
        <w:t xml:space="preserve"> по отсортированному списку и находит</w:t>
      </w:r>
      <w:r w:rsidR="00B62434">
        <w:t xml:space="preserve"> </w:t>
      </w:r>
      <w:r w:rsidR="001B108E">
        <w:t xml:space="preserve">первого </w:t>
      </w:r>
      <w:r>
        <w:t>такого Пользователя 2, который выполняет следующие критерии:</w:t>
      </w:r>
    </w:p>
    <w:p w14:paraId="7A61D518" w14:textId="0EC92B24" w:rsidR="00191AAF" w:rsidRDefault="00191AAF" w:rsidP="006C255B">
      <w:pPr>
        <w:pStyle w:val="a"/>
        <w:numPr>
          <w:ilvl w:val="0"/>
          <w:numId w:val="40"/>
        </w:numPr>
      </w:pPr>
      <w:r>
        <w:t>Элементы фильтрации Пользователя 1 подходят под Пользователя 2</w:t>
      </w:r>
    </w:p>
    <w:p w14:paraId="74051EEB" w14:textId="47F4E0A2" w:rsidR="00B62434" w:rsidRDefault="00191AAF" w:rsidP="006C255B">
      <w:pPr>
        <w:pStyle w:val="a"/>
        <w:numPr>
          <w:ilvl w:val="0"/>
          <w:numId w:val="40"/>
        </w:numPr>
      </w:pPr>
      <w:r>
        <w:t>Элементы фильтрации Пользователя 2 подходят под Пользователя 1</w:t>
      </w:r>
    </w:p>
    <w:p w14:paraId="1C5CEDD9" w14:textId="185A7202" w:rsidR="00B62434" w:rsidRDefault="00B62434" w:rsidP="006C255B">
      <w:pPr>
        <w:pStyle w:val="14"/>
      </w:pPr>
      <w:r>
        <w:t>То есть подбирается такой Пользователь 2, который не только удовлетворяет фильтрам Пользователя 1, но ещё и сам Пользователь 1 удовлетворяет фильтрам Пользователя 2.</w:t>
      </w:r>
    </w:p>
    <w:p w14:paraId="63BC75C2" w14:textId="60D47152" w:rsidR="00B62434" w:rsidRDefault="00B62434" w:rsidP="006C255B">
      <w:pPr>
        <w:pStyle w:val="14"/>
      </w:pPr>
      <w:r>
        <w:t>Если такой Пользователь 2 нашёлся, то он удаляется из таблицы пользователей, которые находятся на стадии поиска встречи.</w:t>
      </w:r>
    </w:p>
    <w:p w14:paraId="25242D8B" w14:textId="5BF19F50" w:rsidR="00B62434" w:rsidRDefault="00B62434" w:rsidP="006C255B">
      <w:pPr>
        <w:pStyle w:val="14"/>
      </w:pPr>
      <w:r>
        <w:t>Если такого Пользователя 2 не нашлось, пользовать 1 помещается в конец таблицы пользователей, которые находятся на стадии поиска встречи.</w:t>
      </w:r>
    </w:p>
    <w:p w14:paraId="54A0A2FB" w14:textId="192E2EC5" w:rsidR="00A03689" w:rsidRPr="006C5D26" w:rsidRDefault="001B108E" w:rsidP="006C255B">
      <w:pPr>
        <w:pStyle w:val="14"/>
      </w:pPr>
      <w:r>
        <w:t>В целом алгоритм не является случайным, однако с точки зрения пользователя, который совершил запрос на поиск собеседника, его можно таковым назвать, так как пользователь не может знать о всех других пользователях, которые также выполняют поиск.</w:t>
      </w:r>
    </w:p>
    <w:p w14:paraId="31F82774" w14:textId="176A3CFB" w:rsidR="0096714C" w:rsidRDefault="00CC03B3" w:rsidP="0096714C">
      <w:pPr>
        <w:pStyle w:val="21"/>
      </w:pPr>
      <w:bookmarkStart w:id="97" w:name="_Toc69069033"/>
      <w:r w:rsidRPr="0096714C">
        <w:t xml:space="preserve">Описание и обоснование выбора метода </w:t>
      </w:r>
      <w:r w:rsidR="002A4C01">
        <w:t>взаимодействия клиента и сервера</w:t>
      </w:r>
      <w:bookmarkEnd w:id="97"/>
    </w:p>
    <w:p w14:paraId="180E5DD7" w14:textId="4ED0F0FC" w:rsidR="0096714C" w:rsidRPr="00E45779" w:rsidRDefault="00E45779" w:rsidP="00AE130D">
      <w:pPr>
        <w:pStyle w:val="30"/>
      </w:pPr>
      <w:bookmarkStart w:id="98" w:name="_Toc69069034"/>
      <w:r w:rsidRPr="00E45779">
        <w:t>Описание метода организации</w:t>
      </w:r>
      <w:r w:rsidR="002A4C01">
        <w:t xml:space="preserve"> взаимодействия клиента и сервера</w:t>
      </w:r>
      <w:bookmarkEnd w:id="98"/>
    </w:p>
    <w:p w14:paraId="4C89EEEE" w14:textId="78017C18" w:rsidR="002A4C01" w:rsidRDefault="002A4C01" w:rsidP="006C255B">
      <w:pPr>
        <w:pStyle w:val="14"/>
      </w:pPr>
      <w:r>
        <w:t>Взаимодействие между клиентской и серверной частями осуществляется посредством HTTP-запросов. При получении GET, POST, PUT, DELETE запросов от клиента сервер отвечает сообщением в формате JSON (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Notation</w:t>
      </w:r>
      <w:proofErr w:type="spellEnd"/>
      <w:r>
        <w:t xml:space="preserve">). К содержимому может относиться: информация о пользователе, встречи, параметрах фильтрации, статуса встречи. </w:t>
      </w:r>
    </w:p>
    <w:p w14:paraId="5D7626AE" w14:textId="62A00BC2" w:rsidR="00906D87" w:rsidRPr="00423949" w:rsidRDefault="002A4C01" w:rsidP="006C255B">
      <w:pPr>
        <w:pStyle w:val="14"/>
      </w:pPr>
      <w:r>
        <w:lastRenderedPageBreak/>
        <w:t xml:space="preserve">Также к взаимодействию относится передача изображений методом POST протокола HTTP с типом содержимого </w:t>
      </w:r>
      <w:proofErr w:type="spellStart"/>
      <w:r>
        <w:t>Multipart</w:t>
      </w:r>
      <w:proofErr w:type="spellEnd"/>
      <w:r>
        <w:t>/</w:t>
      </w:r>
      <w:proofErr w:type="spellStart"/>
      <w:r>
        <w:t>form-data</w:t>
      </w:r>
      <w:proofErr w:type="spellEnd"/>
      <w:r>
        <w:t>.</w:t>
      </w:r>
    </w:p>
    <w:p w14:paraId="18B6C41E" w14:textId="3516EB41" w:rsidR="00E45779" w:rsidRPr="00E45779" w:rsidRDefault="00E45779" w:rsidP="00AE130D">
      <w:pPr>
        <w:pStyle w:val="30"/>
      </w:pPr>
      <w:bookmarkStart w:id="99" w:name="_Toc69069035"/>
      <w:r w:rsidRPr="00E45779">
        <w:t xml:space="preserve">Обоснования выбора метода </w:t>
      </w:r>
      <w:r w:rsidR="002A4C01">
        <w:t>организации взаимодействия клиента и сервера</w:t>
      </w:r>
      <w:bookmarkEnd w:id="99"/>
    </w:p>
    <w:p w14:paraId="7E02374A" w14:textId="34BC789A" w:rsidR="002A4C01" w:rsidRPr="002A4C01" w:rsidRDefault="002A4C01" w:rsidP="008A5B6B">
      <w:pPr>
        <w:pStyle w:val="14"/>
      </w:pPr>
      <w:r>
        <w:t xml:space="preserve">Форматом общения между клиентом и сервером был выбран формат </w:t>
      </w:r>
      <w:r>
        <w:rPr>
          <w:lang w:val="en-US"/>
        </w:rPr>
        <w:t>JSON</w:t>
      </w:r>
      <w:r>
        <w:t xml:space="preserve">, однако возможно было реализовать обмен текстовыми форматом </w:t>
      </w:r>
      <w:r>
        <w:rPr>
          <w:lang w:val="en-US"/>
        </w:rPr>
        <w:t>XML</w:t>
      </w:r>
      <w:r>
        <w:t>, либо бинарным форматом</w:t>
      </w:r>
      <w:r w:rsidRPr="002A4C01">
        <w:t>.</w:t>
      </w:r>
    </w:p>
    <w:p w14:paraId="13FF1F81" w14:textId="65C88444" w:rsidR="0070372C" w:rsidRDefault="0070372C" w:rsidP="00A17B60">
      <w:pPr>
        <w:pStyle w:val="14"/>
      </w:pPr>
      <w:r>
        <w:t xml:space="preserve">Формат </w:t>
      </w:r>
      <w:r w:rsidR="002A4C01">
        <w:t>общения между клиенто</w:t>
      </w:r>
      <w:r w:rsidR="00D1611E">
        <w:t>м</w:t>
      </w:r>
      <w:r w:rsidR="002A4C01">
        <w:t xml:space="preserve"> и сервером</w:t>
      </w:r>
      <w:r>
        <w:t xml:space="preserve"> был выбран </w:t>
      </w:r>
      <w:r>
        <w:rPr>
          <w:lang w:val="en-US"/>
        </w:rPr>
        <w:t>JSON</w:t>
      </w:r>
      <w:r>
        <w:t>, а не его похожий аналог –</w:t>
      </w:r>
      <w:r w:rsidRPr="0070372C">
        <w:t xml:space="preserve"> </w:t>
      </w:r>
      <w:r>
        <w:rPr>
          <w:lang w:val="en-US"/>
        </w:rPr>
        <w:t>XML</w:t>
      </w:r>
      <w:r>
        <w:t xml:space="preserve"> по </w:t>
      </w:r>
      <w:r w:rsidR="00D1611E">
        <w:t>следующей причине</w:t>
      </w:r>
      <w:r>
        <w:t>:</w:t>
      </w:r>
    </w:p>
    <w:p w14:paraId="0396BA84" w14:textId="7879B732" w:rsidR="00D1611E" w:rsidRDefault="0070372C" w:rsidP="006C255B">
      <w:pPr>
        <w:pStyle w:val="1"/>
        <w:numPr>
          <w:ilvl w:val="0"/>
          <w:numId w:val="17"/>
        </w:numPr>
      </w:pPr>
      <w:bookmarkStart w:id="100" w:name="_Toc40208121"/>
      <w:bookmarkStart w:id="101" w:name="_Toc69069036"/>
      <w:r>
        <w:t xml:space="preserve">Размер документа формата </w:t>
      </w:r>
      <w:r w:rsidRPr="00D1611E">
        <w:rPr>
          <w:lang w:val="en-US"/>
        </w:rPr>
        <w:t>JSON</w:t>
      </w:r>
      <w:r>
        <w:t xml:space="preserve"> значительно меньше, а значит повышается скорость передачи данных.</w:t>
      </w:r>
      <w:bookmarkEnd w:id="100"/>
      <w:bookmarkEnd w:id="101"/>
    </w:p>
    <w:p w14:paraId="062073BE" w14:textId="29FEDF28" w:rsidR="00D1611E" w:rsidRDefault="005F7FF7" w:rsidP="008A5B6B">
      <w:pPr>
        <w:pStyle w:val="14"/>
      </w:pPr>
      <w:r>
        <w:t>Также ф</w:t>
      </w:r>
      <w:r w:rsidR="00D1611E">
        <w:t>ормат общения между клиентом и сервером был выбран текстовый, а не бинарный по следующей причине:</w:t>
      </w:r>
    </w:p>
    <w:p w14:paraId="195A28FB" w14:textId="3B36931B" w:rsidR="00CE097D" w:rsidRDefault="00D1611E" w:rsidP="00F80D40">
      <w:pPr>
        <w:pStyle w:val="a1"/>
        <w:numPr>
          <w:ilvl w:val="0"/>
          <w:numId w:val="32"/>
        </w:numPr>
        <w:rPr>
          <w:lang w:eastAsia="ru-RU"/>
        </w:rPr>
      </w:pPr>
      <w:r>
        <w:rPr>
          <w:lang w:eastAsia="ru-RU"/>
        </w:rPr>
        <w:t>Текстовый формат более читаемый, что ускоряет процесс разработки.</w:t>
      </w:r>
    </w:p>
    <w:p w14:paraId="115F3627" w14:textId="77777777" w:rsidR="00D1611E" w:rsidRPr="0070372C" w:rsidRDefault="00D1611E" w:rsidP="00D1611E">
      <w:pPr>
        <w:pStyle w:val="a1"/>
        <w:ind w:left="2494" w:firstLine="0"/>
        <w:rPr>
          <w:lang w:eastAsia="ru-RU"/>
        </w:rPr>
      </w:pPr>
    </w:p>
    <w:p w14:paraId="4536FD23" w14:textId="5DC0D13D" w:rsidR="0096714C" w:rsidRDefault="00CC03B3" w:rsidP="0096714C">
      <w:pPr>
        <w:pStyle w:val="21"/>
      </w:pPr>
      <w:bookmarkStart w:id="102" w:name="_Toc69069037"/>
      <w:r w:rsidRPr="0096714C">
        <w:t xml:space="preserve">Описание и обоснование выбора состава </w:t>
      </w:r>
      <w:r w:rsidR="00F9791D">
        <w:t>технических</w:t>
      </w:r>
      <w:r w:rsidR="0020071A">
        <w:t xml:space="preserve"> и программных</w:t>
      </w:r>
      <w:r w:rsidR="00F9791D">
        <w:t xml:space="preserve"> </w:t>
      </w:r>
      <w:r w:rsidRPr="0096714C">
        <w:t>средств</w:t>
      </w:r>
      <w:bookmarkEnd w:id="102"/>
    </w:p>
    <w:p w14:paraId="699A078C" w14:textId="4215D5B2" w:rsidR="0096714C" w:rsidRDefault="007E0B7C" w:rsidP="00AE130D">
      <w:pPr>
        <w:pStyle w:val="30"/>
      </w:pPr>
      <w:bookmarkStart w:id="103" w:name="_Toc69069038"/>
      <w:r w:rsidRPr="007E0B7C">
        <w:t xml:space="preserve">Состав </w:t>
      </w:r>
      <w:r w:rsidR="00F9791D">
        <w:t>технических</w:t>
      </w:r>
      <w:r w:rsidR="0020071A">
        <w:t xml:space="preserve"> и программных</w:t>
      </w:r>
      <w:r w:rsidR="00F9791D">
        <w:t xml:space="preserve"> </w:t>
      </w:r>
      <w:r w:rsidRPr="007E0B7C">
        <w:t>средств</w:t>
      </w:r>
      <w:bookmarkEnd w:id="103"/>
    </w:p>
    <w:p w14:paraId="75D2FDE3" w14:textId="77777777" w:rsidR="004718B8" w:rsidRDefault="004718B8" w:rsidP="008A5B6B">
      <w:pPr>
        <w:pStyle w:val="14"/>
      </w:pPr>
      <w:bookmarkStart w:id="104" w:name="_Hlk40279634"/>
      <w:r>
        <w:t>Технические требования сервера:</w:t>
      </w:r>
    </w:p>
    <w:p w14:paraId="11BA2220" w14:textId="0988EA6B" w:rsidR="004718B8" w:rsidRDefault="004718B8" w:rsidP="004201B1">
      <w:pPr>
        <w:pStyle w:val="1"/>
        <w:numPr>
          <w:ilvl w:val="0"/>
          <w:numId w:val="34"/>
        </w:numPr>
      </w:pPr>
      <w:bookmarkStart w:id="105" w:name="_Toc40208124"/>
      <w:bookmarkStart w:id="106" w:name="_Toc40278659"/>
      <w:bookmarkStart w:id="107" w:name="_Toc69069039"/>
      <w:r>
        <w:t>Операционная система</w:t>
      </w:r>
      <w:bookmarkEnd w:id="105"/>
      <w:bookmarkEnd w:id="106"/>
      <w:bookmarkEnd w:id="107"/>
    </w:p>
    <w:p w14:paraId="3E444A5D" w14:textId="77777777" w:rsidR="004201B1" w:rsidRDefault="004201B1" w:rsidP="004201B1">
      <w:pPr>
        <w:pStyle w:val="1"/>
        <w:numPr>
          <w:ilvl w:val="1"/>
          <w:numId w:val="18"/>
        </w:numPr>
      </w:pPr>
      <w:bookmarkStart w:id="108" w:name="_Toc69069040"/>
      <w:bookmarkStart w:id="109" w:name="_Toc40208125"/>
      <w:bookmarkStart w:id="110" w:name="_Toc40278660"/>
      <w:bookmarkStart w:id="111" w:name="_Hlk40096379"/>
      <w:r>
        <w:rPr>
          <w:lang w:val="en-US"/>
        </w:rPr>
        <w:t>Windows</w:t>
      </w:r>
      <w:bookmarkEnd w:id="108"/>
    </w:p>
    <w:p w14:paraId="5CE5A16F" w14:textId="77777777" w:rsidR="004201B1" w:rsidRDefault="004201B1" w:rsidP="004201B1">
      <w:pPr>
        <w:pStyle w:val="1"/>
        <w:numPr>
          <w:ilvl w:val="2"/>
          <w:numId w:val="18"/>
        </w:numPr>
      </w:pPr>
      <w:bookmarkStart w:id="112" w:name="_Toc69069041"/>
      <w:r>
        <w:rPr>
          <w:lang w:val="en-US"/>
        </w:rPr>
        <w:t>Windows 10 (8u51</w:t>
      </w:r>
      <w:r>
        <w:t xml:space="preserve"> и выше)</w:t>
      </w:r>
      <w:r>
        <w:rPr>
          <w:lang w:val="en-US"/>
        </w:rPr>
        <w:t>.</w:t>
      </w:r>
      <w:bookmarkEnd w:id="112"/>
    </w:p>
    <w:p w14:paraId="706EFC62" w14:textId="77777777" w:rsidR="004201B1" w:rsidRDefault="004201B1" w:rsidP="004201B1">
      <w:pPr>
        <w:pStyle w:val="1"/>
        <w:numPr>
          <w:ilvl w:val="2"/>
          <w:numId w:val="18"/>
        </w:numPr>
      </w:pPr>
      <w:bookmarkStart w:id="113" w:name="_Toc69069042"/>
      <w:r>
        <w:rPr>
          <w:lang w:val="en-US"/>
        </w:rPr>
        <w:t>Windows 8.x.</w:t>
      </w:r>
      <w:bookmarkEnd w:id="113"/>
    </w:p>
    <w:p w14:paraId="6CD52C5E" w14:textId="77777777" w:rsidR="004201B1" w:rsidRDefault="004201B1" w:rsidP="004201B1">
      <w:pPr>
        <w:pStyle w:val="1"/>
        <w:numPr>
          <w:ilvl w:val="2"/>
          <w:numId w:val="18"/>
        </w:numPr>
      </w:pPr>
      <w:bookmarkStart w:id="114" w:name="_Toc69069043"/>
      <w:r>
        <w:rPr>
          <w:lang w:val="en-US"/>
        </w:rPr>
        <w:t>Windows 7.</w:t>
      </w:r>
      <w:bookmarkEnd w:id="114"/>
    </w:p>
    <w:p w14:paraId="4913FA39" w14:textId="77777777" w:rsidR="004201B1" w:rsidRDefault="004201B1" w:rsidP="004201B1">
      <w:pPr>
        <w:pStyle w:val="1"/>
        <w:numPr>
          <w:ilvl w:val="2"/>
          <w:numId w:val="18"/>
        </w:numPr>
      </w:pPr>
      <w:bookmarkStart w:id="115" w:name="_Toc69069044"/>
      <w:r>
        <w:rPr>
          <w:lang w:val="en-US"/>
        </w:rPr>
        <w:t>Windows Vista.</w:t>
      </w:r>
      <w:bookmarkEnd w:id="115"/>
    </w:p>
    <w:p w14:paraId="1E734216" w14:textId="77777777" w:rsidR="004201B1" w:rsidRDefault="004201B1" w:rsidP="004201B1">
      <w:pPr>
        <w:pStyle w:val="1"/>
        <w:numPr>
          <w:ilvl w:val="2"/>
          <w:numId w:val="18"/>
        </w:numPr>
      </w:pPr>
      <w:bookmarkStart w:id="116" w:name="_Toc69069045"/>
      <w:r>
        <w:rPr>
          <w:lang w:val="en-US"/>
        </w:rPr>
        <w:t>Windows Server 2008 R2 x64.</w:t>
      </w:r>
      <w:bookmarkEnd w:id="116"/>
    </w:p>
    <w:p w14:paraId="46BB169D" w14:textId="77777777" w:rsidR="004201B1" w:rsidRDefault="004201B1" w:rsidP="004201B1">
      <w:pPr>
        <w:pStyle w:val="1"/>
        <w:numPr>
          <w:ilvl w:val="2"/>
          <w:numId w:val="18"/>
        </w:numPr>
      </w:pPr>
      <w:bookmarkStart w:id="117" w:name="_Toc69069046"/>
      <w:r>
        <w:rPr>
          <w:lang w:val="en-US"/>
        </w:rPr>
        <w:t xml:space="preserve">Windows Server 2012 </w:t>
      </w:r>
      <w:r>
        <w:t xml:space="preserve">и 2012 </w:t>
      </w:r>
      <w:r>
        <w:rPr>
          <w:lang w:val="en-US"/>
        </w:rPr>
        <w:t>R2.</w:t>
      </w:r>
      <w:bookmarkEnd w:id="117"/>
    </w:p>
    <w:p w14:paraId="125F6FF6" w14:textId="77777777" w:rsidR="004201B1" w:rsidRDefault="004201B1" w:rsidP="004201B1">
      <w:pPr>
        <w:pStyle w:val="1"/>
        <w:numPr>
          <w:ilvl w:val="1"/>
          <w:numId w:val="18"/>
        </w:numPr>
        <w:rPr>
          <w:lang w:val="en-US"/>
        </w:rPr>
      </w:pPr>
      <w:bookmarkStart w:id="118" w:name="_Toc69069047"/>
      <w:r>
        <w:rPr>
          <w:lang w:val="en-US"/>
        </w:rPr>
        <w:t>Mac OS X</w:t>
      </w:r>
      <w:bookmarkEnd w:id="118"/>
    </w:p>
    <w:p w14:paraId="7256EB8F" w14:textId="77777777" w:rsidR="004201B1" w:rsidRDefault="004201B1" w:rsidP="004201B1">
      <w:pPr>
        <w:pStyle w:val="1"/>
        <w:numPr>
          <w:ilvl w:val="2"/>
          <w:numId w:val="18"/>
        </w:numPr>
        <w:rPr>
          <w:lang w:val="en-US"/>
        </w:rPr>
      </w:pPr>
      <w:bookmarkStart w:id="119" w:name="_Toc69069048"/>
      <w:r>
        <w:rPr>
          <w:lang w:val="en-US"/>
        </w:rPr>
        <w:t>Mac OS X 10.8.3+, 10.9 +.</w:t>
      </w:r>
      <w:bookmarkEnd w:id="119"/>
    </w:p>
    <w:p w14:paraId="0B97B9D3" w14:textId="77777777" w:rsidR="004201B1" w:rsidRDefault="004201B1" w:rsidP="004201B1">
      <w:pPr>
        <w:pStyle w:val="1"/>
        <w:numPr>
          <w:ilvl w:val="1"/>
          <w:numId w:val="18"/>
        </w:numPr>
      </w:pPr>
      <w:bookmarkStart w:id="120" w:name="_Toc69069049"/>
      <w:r>
        <w:rPr>
          <w:lang w:val="en-US"/>
        </w:rPr>
        <w:t>Linux</w:t>
      </w:r>
      <w:bookmarkEnd w:id="120"/>
    </w:p>
    <w:p w14:paraId="56C08448" w14:textId="77777777" w:rsidR="004201B1" w:rsidRDefault="004201B1" w:rsidP="004201B1">
      <w:pPr>
        <w:pStyle w:val="1"/>
        <w:numPr>
          <w:ilvl w:val="2"/>
          <w:numId w:val="18"/>
        </w:numPr>
      </w:pPr>
      <w:bookmarkStart w:id="121" w:name="_Toc69069050"/>
      <w:r>
        <w:rPr>
          <w:lang w:val="en-US"/>
        </w:rPr>
        <w:t>Oracle Linux 5.5+.</w:t>
      </w:r>
      <w:bookmarkEnd w:id="121"/>
    </w:p>
    <w:p w14:paraId="329F9393" w14:textId="77777777" w:rsidR="004201B1" w:rsidRDefault="004201B1" w:rsidP="004201B1">
      <w:pPr>
        <w:pStyle w:val="1"/>
        <w:numPr>
          <w:ilvl w:val="2"/>
          <w:numId w:val="18"/>
        </w:numPr>
      </w:pPr>
      <w:bookmarkStart w:id="122" w:name="_Toc69069051"/>
      <w:r>
        <w:rPr>
          <w:lang w:val="en-US"/>
        </w:rPr>
        <w:t>Oracle Linux 6.x.</w:t>
      </w:r>
      <w:bookmarkEnd w:id="122"/>
    </w:p>
    <w:p w14:paraId="2EED4AF1" w14:textId="77777777" w:rsidR="004201B1" w:rsidRDefault="004201B1" w:rsidP="004201B1">
      <w:pPr>
        <w:pStyle w:val="1"/>
        <w:numPr>
          <w:ilvl w:val="2"/>
          <w:numId w:val="18"/>
        </w:numPr>
      </w:pPr>
      <w:bookmarkStart w:id="123" w:name="_Toc69069052"/>
      <w:r>
        <w:rPr>
          <w:lang w:val="en-US"/>
        </w:rPr>
        <w:t>Oracle Linux 7.x.</w:t>
      </w:r>
      <w:bookmarkEnd w:id="123"/>
    </w:p>
    <w:p w14:paraId="6060BF8A" w14:textId="77777777" w:rsidR="004201B1" w:rsidRDefault="004201B1" w:rsidP="004201B1">
      <w:pPr>
        <w:pStyle w:val="1"/>
        <w:numPr>
          <w:ilvl w:val="2"/>
          <w:numId w:val="18"/>
        </w:numPr>
        <w:rPr>
          <w:lang w:val="en-US"/>
        </w:rPr>
      </w:pPr>
      <w:bookmarkStart w:id="124" w:name="_Toc69069053"/>
      <w:r>
        <w:rPr>
          <w:lang w:val="en-US"/>
        </w:rPr>
        <w:t>Red Hat Enterprise Linux 5.5+, 6.x.</w:t>
      </w:r>
      <w:bookmarkEnd w:id="124"/>
    </w:p>
    <w:p w14:paraId="7AA0EF9D" w14:textId="77777777" w:rsidR="004201B1" w:rsidRDefault="004201B1" w:rsidP="004201B1">
      <w:pPr>
        <w:pStyle w:val="1"/>
        <w:numPr>
          <w:ilvl w:val="2"/>
          <w:numId w:val="18"/>
        </w:numPr>
        <w:rPr>
          <w:lang w:val="en-US"/>
        </w:rPr>
      </w:pPr>
      <w:bookmarkStart w:id="125" w:name="_Toc69069054"/>
      <w:r>
        <w:rPr>
          <w:lang w:val="en-US"/>
        </w:rPr>
        <w:t>Red Hat Enterprise Linux 7.x.</w:t>
      </w:r>
      <w:bookmarkEnd w:id="125"/>
    </w:p>
    <w:p w14:paraId="0B155C1D" w14:textId="77777777" w:rsidR="004201B1" w:rsidRDefault="004201B1" w:rsidP="004201B1">
      <w:pPr>
        <w:pStyle w:val="1"/>
        <w:numPr>
          <w:ilvl w:val="2"/>
          <w:numId w:val="18"/>
        </w:numPr>
        <w:rPr>
          <w:lang w:val="en-US"/>
        </w:rPr>
      </w:pPr>
      <w:bookmarkStart w:id="126" w:name="_Toc69069055"/>
      <w:proofErr w:type="spellStart"/>
      <w:r>
        <w:rPr>
          <w:lang w:val="en-US"/>
        </w:rPr>
        <w:t>Suse</w:t>
      </w:r>
      <w:proofErr w:type="spellEnd"/>
      <w:r>
        <w:rPr>
          <w:lang w:val="en-US"/>
        </w:rPr>
        <w:t xml:space="preserve"> Hat Enterprise Server 10 SP2+, 11.x.</w:t>
      </w:r>
      <w:bookmarkEnd w:id="126"/>
    </w:p>
    <w:p w14:paraId="4D7B8499" w14:textId="77777777" w:rsidR="004201B1" w:rsidRDefault="004201B1" w:rsidP="004201B1">
      <w:pPr>
        <w:pStyle w:val="1"/>
        <w:numPr>
          <w:ilvl w:val="2"/>
          <w:numId w:val="18"/>
        </w:numPr>
        <w:rPr>
          <w:lang w:val="en-US"/>
        </w:rPr>
      </w:pPr>
      <w:bookmarkStart w:id="127" w:name="_Toc69069056"/>
      <w:proofErr w:type="spellStart"/>
      <w:r>
        <w:rPr>
          <w:lang w:val="en-US"/>
        </w:rPr>
        <w:lastRenderedPageBreak/>
        <w:t>Suse</w:t>
      </w:r>
      <w:proofErr w:type="spellEnd"/>
      <w:r>
        <w:rPr>
          <w:lang w:val="en-US"/>
        </w:rPr>
        <w:t xml:space="preserve"> Hat Enterprise Server 12.x.</w:t>
      </w:r>
      <w:bookmarkEnd w:id="127"/>
    </w:p>
    <w:p w14:paraId="169AC70A" w14:textId="77777777" w:rsidR="004201B1" w:rsidRDefault="004201B1" w:rsidP="004201B1">
      <w:pPr>
        <w:pStyle w:val="1"/>
        <w:numPr>
          <w:ilvl w:val="2"/>
          <w:numId w:val="18"/>
        </w:numPr>
        <w:rPr>
          <w:lang w:val="en-US"/>
        </w:rPr>
      </w:pPr>
      <w:bookmarkStart w:id="128" w:name="_Toc69069057"/>
      <w:r>
        <w:rPr>
          <w:lang w:val="en-US"/>
        </w:rPr>
        <w:t>Ubuntu Linux 12.04 LTS, 13.x.</w:t>
      </w:r>
      <w:bookmarkEnd w:id="128"/>
    </w:p>
    <w:p w14:paraId="4AD27BDC" w14:textId="77777777" w:rsidR="004201B1" w:rsidRDefault="004201B1" w:rsidP="004201B1">
      <w:pPr>
        <w:pStyle w:val="1"/>
        <w:numPr>
          <w:ilvl w:val="2"/>
          <w:numId w:val="18"/>
        </w:numPr>
        <w:rPr>
          <w:lang w:val="en-US"/>
        </w:rPr>
      </w:pPr>
      <w:bookmarkStart w:id="129" w:name="_Toc69069058"/>
      <w:r>
        <w:rPr>
          <w:lang w:val="en-US"/>
        </w:rPr>
        <w:t>Ubuntu Linux 14.x.</w:t>
      </w:r>
      <w:bookmarkEnd w:id="129"/>
    </w:p>
    <w:p w14:paraId="07E68DBA" w14:textId="2C9479CD" w:rsidR="004201B1" w:rsidRDefault="004201B1" w:rsidP="004201B1">
      <w:pPr>
        <w:pStyle w:val="1"/>
        <w:numPr>
          <w:ilvl w:val="2"/>
          <w:numId w:val="18"/>
        </w:numPr>
        <w:rPr>
          <w:lang w:val="en-US"/>
        </w:rPr>
      </w:pPr>
      <w:bookmarkStart w:id="130" w:name="_Toc69069059"/>
      <w:r>
        <w:rPr>
          <w:lang w:val="en-US"/>
        </w:rPr>
        <w:t>Ubuntu Linux 15.04.</w:t>
      </w:r>
      <w:bookmarkEnd w:id="130"/>
    </w:p>
    <w:p w14:paraId="57117BB2" w14:textId="51B290D1" w:rsidR="004201B1" w:rsidRDefault="004201B1" w:rsidP="004201B1">
      <w:pPr>
        <w:pStyle w:val="1"/>
        <w:numPr>
          <w:ilvl w:val="2"/>
          <w:numId w:val="18"/>
        </w:numPr>
        <w:rPr>
          <w:lang w:val="en-US"/>
        </w:rPr>
      </w:pPr>
      <w:bookmarkStart w:id="131" w:name="_Toc69069060"/>
      <w:r w:rsidRPr="004201B1">
        <w:rPr>
          <w:lang w:val="en-US"/>
        </w:rPr>
        <w:t>Ubuntu Linux 15.10</w:t>
      </w:r>
      <w:bookmarkEnd w:id="131"/>
    </w:p>
    <w:p w14:paraId="5180CECA" w14:textId="10C77296" w:rsidR="004718B8" w:rsidRPr="004201B1" w:rsidRDefault="004201B1" w:rsidP="004201B1">
      <w:pPr>
        <w:pStyle w:val="1"/>
        <w:numPr>
          <w:ilvl w:val="0"/>
          <w:numId w:val="18"/>
        </w:numPr>
      </w:pPr>
      <w:bookmarkStart w:id="132" w:name="_Toc69069061"/>
      <w:bookmarkEnd w:id="109"/>
      <w:bookmarkEnd w:id="110"/>
      <w:r>
        <w:t>Процессор: Одноядерный процессор с тактовой частотой от 2.4 ГГц.</w:t>
      </w:r>
      <w:bookmarkEnd w:id="132"/>
    </w:p>
    <w:p w14:paraId="558A02C8" w14:textId="6B54D306" w:rsidR="004718B8" w:rsidRPr="004718B8" w:rsidRDefault="004201B1" w:rsidP="00B3580F">
      <w:pPr>
        <w:pStyle w:val="1"/>
        <w:numPr>
          <w:ilvl w:val="0"/>
          <w:numId w:val="18"/>
        </w:numPr>
      </w:pPr>
      <w:bookmarkStart w:id="133" w:name="_Toc69069062"/>
      <w:r>
        <w:t>Пространство на диске: от 12 ГБ.</w:t>
      </w:r>
      <w:bookmarkEnd w:id="133"/>
    </w:p>
    <w:p w14:paraId="2A99A5F9" w14:textId="529229A4" w:rsidR="004718B8" w:rsidRDefault="004201B1" w:rsidP="00B3580F">
      <w:pPr>
        <w:pStyle w:val="1"/>
        <w:numPr>
          <w:ilvl w:val="0"/>
          <w:numId w:val="18"/>
        </w:numPr>
      </w:pPr>
      <w:bookmarkStart w:id="134" w:name="_Toc69069063"/>
      <w:r>
        <w:rPr>
          <w:lang w:val="en-US"/>
        </w:rPr>
        <w:t>RAM:</w:t>
      </w:r>
      <w:r>
        <w:t xml:space="preserve"> от 1536 МБ.</w:t>
      </w:r>
      <w:bookmarkEnd w:id="134"/>
    </w:p>
    <w:p w14:paraId="0ECB33E8" w14:textId="19DBE6F8" w:rsidR="0059740B" w:rsidRPr="0059740B" w:rsidRDefault="0059740B" w:rsidP="0059740B">
      <w:pPr>
        <w:pStyle w:val="1"/>
        <w:numPr>
          <w:ilvl w:val="0"/>
          <w:numId w:val="18"/>
        </w:numPr>
      </w:pPr>
      <w:bookmarkStart w:id="135" w:name="_Toc69069064"/>
      <w:r>
        <w:t>Наличие</w:t>
      </w:r>
      <w:r w:rsidRPr="0059740B">
        <w:t xml:space="preserve"> </w:t>
      </w:r>
      <w:r>
        <w:rPr>
          <w:lang w:val="en-US"/>
        </w:rPr>
        <w:t>Java</w:t>
      </w:r>
      <w:r w:rsidRPr="0059740B">
        <w:t xml:space="preserve"> </w:t>
      </w:r>
      <w:r>
        <w:rPr>
          <w:lang w:val="en-US"/>
        </w:rPr>
        <w:t>JDK</w:t>
      </w:r>
      <w:r w:rsidRPr="0059740B">
        <w:t xml:space="preserve"> 11, </w:t>
      </w:r>
      <w:r>
        <w:rPr>
          <w:lang w:val="en-US"/>
        </w:rPr>
        <w:t>MySQL</w:t>
      </w:r>
      <w:r w:rsidRPr="0059740B">
        <w:t xml:space="preserve"> </w:t>
      </w:r>
      <w:r>
        <w:rPr>
          <w:lang w:val="en-US"/>
        </w:rPr>
        <w:t>Server</w:t>
      </w:r>
      <w:r w:rsidRPr="0059740B">
        <w:t xml:space="preserve"> 8.0 </w:t>
      </w:r>
      <w:r>
        <w:t>и</w:t>
      </w:r>
      <w:r w:rsidRPr="0059740B">
        <w:t xml:space="preserve"> </w:t>
      </w:r>
      <w:r>
        <w:t xml:space="preserve">выше, </w:t>
      </w:r>
      <w:r>
        <w:rPr>
          <w:lang w:val="en-US"/>
        </w:rPr>
        <w:t>Nginx</w:t>
      </w:r>
      <w:r w:rsidRPr="0059740B">
        <w:t xml:space="preserve"> </w:t>
      </w:r>
      <w:r>
        <w:t>1.19 и выше.</w:t>
      </w:r>
      <w:bookmarkEnd w:id="135"/>
    </w:p>
    <w:bookmarkEnd w:id="111"/>
    <w:p w14:paraId="6A9A7CA2" w14:textId="1FA362D4" w:rsidR="004718B8" w:rsidRDefault="004718B8" w:rsidP="006C255B">
      <w:pPr>
        <w:pStyle w:val="14"/>
      </w:pPr>
      <w:r>
        <w:t xml:space="preserve">Технические требования </w:t>
      </w:r>
      <w:r w:rsidR="0059740B">
        <w:t xml:space="preserve">мобильного </w:t>
      </w:r>
      <w:r>
        <w:t>приложения:</w:t>
      </w:r>
    </w:p>
    <w:p w14:paraId="70F0FFD1" w14:textId="5997917F" w:rsidR="004718B8" w:rsidRPr="00FB7CCD" w:rsidRDefault="004718B8" w:rsidP="00B3580F">
      <w:pPr>
        <w:pStyle w:val="1"/>
        <w:numPr>
          <w:ilvl w:val="0"/>
          <w:numId w:val="19"/>
        </w:numPr>
      </w:pPr>
      <w:bookmarkStart w:id="136" w:name="_Toc40208128"/>
      <w:bookmarkStart w:id="137" w:name="_Toc40278663"/>
      <w:bookmarkStart w:id="138" w:name="_Toc69069065"/>
      <w:r w:rsidRPr="00971EFD">
        <w:t xml:space="preserve">Операционная система мобильного устройства должна бывать </w:t>
      </w:r>
      <w:r w:rsidRPr="00AE130D">
        <w:rPr>
          <w:lang w:val="en-US"/>
        </w:rPr>
        <w:t>Android</w:t>
      </w:r>
      <w:r w:rsidRPr="00971EFD">
        <w:t xml:space="preserve"> версии 6.0 «</w:t>
      </w:r>
      <w:r w:rsidRPr="00AE130D">
        <w:rPr>
          <w:lang w:val="en-US"/>
        </w:rPr>
        <w:t>Marshmallow</w:t>
      </w:r>
      <w:r w:rsidRPr="00971EFD">
        <w:t xml:space="preserve">» </w:t>
      </w:r>
      <w:bookmarkEnd w:id="136"/>
      <w:bookmarkEnd w:id="137"/>
      <w:r w:rsidR="0059740B">
        <w:t xml:space="preserve">и выше или </w:t>
      </w:r>
      <w:r w:rsidR="0059740B">
        <w:rPr>
          <w:lang w:val="en-US"/>
        </w:rPr>
        <w:t>iOS</w:t>
      </w:r>
      <w:r w:rsidR="0059740B">
        <w:t xml:space="preserve"> версии 10.3.3 и выше.</w:t>
      </w:r>
      <w:bookmarkEnd w:id="138"/>
    </w:p>
    <w:p w14:paraId="4E54819B" w14:textId="77777777" w:rsidR="004718B8" w:rsidRPr="006533E9" w:rsidRDefault="004718B8" w:rsidP="00B3580F">
      <w:pPr>
        <w:pStyle w:val="1"/>
        <w:numPr>
          <w:ilvl w:val="0"/>
          <w:numId w:val="19"/>
        </w:numPr>
      </w:pPr>
      <w:bookmarkStart w:id="139" w:name="_Toc40208129"/>
      <w:bookmarkStart w:id="140" w:name="_Toc40278664"/>
      <w:bookmarkStart w:id="141" w:name="_Toc69069066"/>
      <w:r>
        <w:t>Постоянное подключение к сети интернет;</w:t>
      </w:r>
      <w:bookmarkEnd w:id="139"/>
      <w:bookmarkEnd w:id="140"/>
      <w:bookmarkEnd w:id="141"/>
    </w:p>
    <w:p w14:paraId="1AFCEC6E" w14:textId="4B8E20FD" w:rsidR="004718B8" w:rsidRPr="006533E9" w:rsidRDefault="004718B8" w:rsidP="00B3580F">
      <w:pPr>
        <w:pStyle w:val="1"/>
        <w:numPr>
          <w:ilvl w:val="0"/>
          <w:numId w:val="19"/>
        </w:numPr>
      </w:pPr>
      <w:bookmarkStart w:id="142" w:name="_Toc40208130"/>
      <w:bookmarkStart w:id="143" w:name="_Toc40278665"/>
      <w:bookmarkStart w:id="144" w:name="_Toc69069067"/>
      <w:r>
        <w:t>Для использования кнопок</w:t>
      </w:r>
      <w:r w:rsidR="0059740B">
        <w:t xml:space="preserve"> и полей для ввода</w:t>
      </w:r>
      <w:r>
        <w:t xml:space="preserve"> требуется сенсорный экран;</w:t>
      </w:r>
      <w:bookmarkEnd w:id="142"/>
      <w:bookmarkEnd w:id="143"/>
      <w:bookmarkEnd w:id="144"/>
    </w:p>
    <w:p w14:paraId="3726A325" w14:textId="726F76DE" w:rsidR="007E0B7C" w:rsidRPr="007E0B7C" w:rsidRDefault="004718B8" w:rsidP="00B3580F">
      <w:pPr>
        <w:pStyle w:val="1"/>
        <w:numPr>
          <w:ilvl w:val="0"/>
          <w:numId w:val="19"/>
        </w:numPr>
      </w:pPr>
      <w:bookmarkStart w:id="145" w:name="_Toc40208131"/>
      <w:bookmarkStart w:id="146" w:name="_Toc40278666"/>
      <w:bookmarkStart w:id="147" w:name="_Toc69069068"/>
      <w:r>
        <w:t>Память устройства должна быть не менее 80 Мб (рекомендуется более 120 Мб).</w:t>
      </w:r>
      <w:bookmarkEnd w:id="145"/>
      <w:bookmarkEnd w:id="146"/>
      <w:bookmarkEnd w:id="147"/>
    </w:p>
    <w:p w14:paraId="604D8BF2" w14:textId="535E5672" w:rsidR="007E0B7C" w:rsidRDefault="007E0B7C" w:rsidP="00AE130D">
      <w:pPr>
        <w:pStyle w:val="30"/>
      </w:pPr>
      <w:bookmarkStart w:id="148" w:name="_Toc69069069"/>
      <w:bookmarkEnd w:id="104"/>
      <w:r w:rsidRPr="007E0B7C">
        <w:t xml:space="preserve">Обоснование выбора </w:t>
      </w:r>
      <w:r w:rsidR="0020071A">
        <w:t xml:space="preserve">технических и </w:t>
      </w:r>
      <w:r w:rsidRPr="007E0B7C">
        <w:t>программных средств</w:t>
      </w:r>
      <w:bookmarkEnd w:id="148"/>
    </w:p>
    <w:p w14:paraId="65274634" w14:textId="3D58E897" w:rsidR="00A11358" w:rsidRPr="00A11358" w:rsidRDefault="000A6F87" w:rsidP="008A5B6B">
      <w:pPr>
        <w:pStyle w:val="14"/>
      </w:pPr>
      <w:r>
        <w:t xml:space="preserve">1. </w:t>
      </w:r>
      <w:r w:rsidR="00A11358" w:rsidRPr="00A11358">
        <w:t xml:space="preserve">Серверная часть: </w:t>
      </w:r>
    </w:p>
    <w:p w14:paraId="411FC186" w14:textId="1507C0FE" w:rsidR="00A11358" w:rsidRPr="0059740B" w:rsidRDefault="00A11358" w:rsidP="00A17B60">
      <w:pPr>
        <w:pStyle w:val="14"/>
      </w:pPr>
      <w:r>
        <w:t>Чтобы поддерживать высокую производительность и стабильность серверной части – используется последняя версия</w:t>
      </w:r>
      <w:r w:rsidR="0059740B" w:rsidRPr="0059740B">
        <w:t xml:space="preserve"> </w:t>
      </w:r>
      <w:r w:rsidR="0059740B">
        <w:rPr>
          <w:lang w:val="en-US"/>
        </w:rPr>
        <w:t>Spring</w:t>
      </w:r>
      <w:r w:rsidR="0059740B" w:rsidRPr="0059740B">
        <w:t xml:space="preserve"> </w:t>
      </w:r>
      <w:r w:rsidR="0059740B">
        <w:rPr>
          <w:lang w:val="en-US"/>
        </w:rPr>
        <w:t>Boot</w:t>
      </w:r>
      <w:r w:rsidR="0059740B">
        <w:t xml:space="preserve"> на платформе </w:t>
      </w:r>
      <w:r w:rsidR="0059740B">
        <w:rPr>
          <w:lang w:val="en-US"/>
        </w:rPr>
        <w:t>JVM</w:t>
      </w:r>
      <w:r w:rsidR="0059740B">
        <w:t>.</w:t>
      </w:r>
    </w:p>
    <w:p w14:paraId="7A1AAC40" w14:textId="50593E16" w:rsidR="00A11358" w:rsidRDefault="00A11358" w:rsidP="00AD0710">
      <w:pPr>
        <w:pStyle w:val="14"/>
      </w:pPr>
      <w:r>
        <w:t xml:space="preserve">Наличие </w:t>
      </w:r>
      <w:r w:rsidRPr="007E0290">
        <w:rPr>
          <w:lang w:val="en-US"/>
        </w:rPr>
        <w:t>MySQL</w:t>
      </w:r>
      <w:r w:rsidRPr="004718B8">
        <w:t xml:space="preserve"> </w:t>
      </w:r>
      <w:r w:rsidRPr="007E0290">
        <w:rPr>
          <w:lang w:val="en-US"/>
        </w:rPr>
        <w:t>Server</w:t>
      </w:r>
      <w:r w:rsidRPr="004718B8">
        <w:t xml:space="preserve"> </w:t>
      </w:r>
      <w:r w:rsidR="007B0831">
        <w:t xml:space="preserve">необходимо, чтобы создавать и работать с базой данных. При этом выбор </w:t>
      </w:r>
      <w:r w:rsidR="007B0831">
        <w:rPr>
          <w:lang w:val="en-US"/>
        </w:rPr>
        <w:t>MySQL</w:t>
      </w:r>
      <w:r w:rsidR="007B0831" w:rsidRPr="0059740B">
        <w:t xml:space="preserve"> </w:t>
      </w:r>
      <w:r w:rsidR="007B0831">
        <w:t>аргументирован так:</w:t>
      </w:r>
    </w:p>
    <w:p w14:paraId="0AAFA517" w14:textId="280BE9F6" w:rsidR="007B0831" w:rsidRDefault="007B0831" w:rsidP="000A6F87">
      <w:pPr>
        <w:pStyle w:val="1"/>
        <w:numPr>
          <w:ilvl w:val="0"/>
          <w:numId w:val="21"/>
        </w:numPr>
        <w:ind w:left="3196"/>
      </w:pPr>
      <w:bookmarkStart w:id="149" w:name="_Toc40208134"/>
      <w:bookmarkStart w:id="150" w:name="_Toc40278669"/>
      <w:bookmarkStart w:id="151" w:name="_Toc69069070"/>
      <w:r>
        <w:t>Поддержка SQL</w:t>
      </w:r>
      <w:bookmarkEnd w:id="149"/>
      <w:bookmarkEnd w:id="150"/>
      <w:bookmarkEnd w:id="151"/>
    </w:p>
    <w:p w14:paraId="6C1B5430" w14:textId="60B5FCC4" w:rsidR="007B0831" w:rsidRPr="00AE130D" w:rsidRDefault="007B0831" w:rsidP="000A6F87">
      <w:pPr>
        <w:pStyle w:val="1"/>
        <w:numPr>
          <w:ilvl w:val="0"/>
          <w:numId w:val="21"/>
        </w:numPr>
        <w:ind w:left="3196"/>
        <w:rPr>
          <w:rStyle w:val="afa"/>
          <w:b w:val="0"/>
          <w:bCs/>
        </w:rPr>
      </w:pPr>
      <w:bookmarkStart w:id="152" w:name="_Toc40208135"/>
      <w:bookmarkStart w:id="153" w:name="_Toc40278670"/>
      <w:bookmarkStart w:id="154" w:name="_Toc69069071"/>
      <w:r>
        <w:t>Поддержка многих операционных систем</w:t>
      </w:r>
      <w:r>
        <w:rPr>
          <w:rStyle w:val="afa"/>
        </w:rPr>
        <w:t>.</w:t>
      </w:r>
      <w:bookmarkEnd w:id="152"/>
      <w:bookmarkEnd w:id="153"/>
      <w:bookmarkEnd w:id="154"/>
    </w:p>
    <w:p w14:paraId="40AEE317" w14:textId="730B5F82" w:rsidR="007B0831" w:rsidRPr="007B0831" w:rsidRDefault="007B0831" w:rsidP="000A6F87">
      <w:pPr>
        <w:pStyle w:val="1"/>
        <w:numPr>
          <w:ilvl w:val="0"/>
          <w:numId w:val="21"/>
        </w:numPr>
        <w:ind w:left="3196"/>
      </w:pPr>
      <w:bookmarkStart w:id="155" w:name="_Toc40208136"/>
      <w:bookmarkStart w:id="156" w:name="_Toc40278671"/>
      <w:bookmarkStart w:id="157" w:name="_Toc69069072"/>
      <w:r w:rsidRPr="00AE130D">
        <w:rPr>
          <w:rStyle w:val="afa"/>
          <w:b w:val="0"/>
          <w:bCs/>
        </w:rPr>
        <w:t>Высокая скорость и производительность</w:t>
      </w:r>
      <w:r>
        <w:rPr>
          <w:rStyle w:val="afa"/>
        </w:rPr>
        <w:t>.</w:t>
      </w:r>
      <w:bookmarkEnd w:id="155"/>
      <w:bookmarkEnd w:id="156"/>
      <w:bookmarkEnd w:id="157"/>
    </w:p>
    <w:p w14:paraId="601BD278" w14:textId="0713A772" w:rsidR="00770442" w:rsidRDefault="008F59F2" w:rsidP="008A5B6B">
      <w:pPr>
        <w:pStyle w:val="14"/>
      </w:pPr>
      <w:r>
        <w:t xml:space="preserve">Наличие веб-сервера необходимо, чтобы ретранслировать запросы </w:t>
      </w:r>
      <w:r w:rsidR="00AE130D">
        <w:t>пользователей</w:t>
      </w:r>
      <w:r>
        <w:t xml:space="preserve"> из внешней сети на </w:t>
      </w:r>
      <w:r w:rsidR="007B0091">
        <w:t>внутреннюю сеть</w:t>
      </w:r>
      <w:r w:rsidRPr="008F59F2">
        <w:t>.</w:t>
      </w:r>
    </w:p>
    <w:p w14:paraId="575694A6" w14:textId="7D44CDB5" w:rsidR="00770442" w:rsidRDefault="000A6F87" w:rsidP="00A17B60">
      <w:pPr>
        <w:pStyle w:val="14"/>
      </w:pPr>
      <w:r>
        <w:t xml:space="preserve">2. </w:t>
      </w:r>
      <w:r w:rsidR="008F59F2">
        <w:rPr>
          <w:lang w:val="en-US"/>
        </w:rPr>
        <w:t>Android</w:t>
      </w:r>
      <w:r w:rsidR="008F59F2">
        <w:t xml:space="preserve"> приложение:</w:t>
      </w:r>
    </w:p>
    <w:p w14:paraId="132E8B27" w14:textId="7B1E5698" w:rsidR="00770442" w:rsidRDefault="00770442" w:rsidP="00A17B60">
      <w:pPr>
        <w:pStyle w:val="14"/>
      </w:pPr>
      <w:r>
        <w:t xml:space="preserve">Приложение разрабатывалось под минимальную версию операционной системы </w:t>
      </w:r>
      <w:r>
        <w:rPr>
          <w:lang w:val="en-US"/>
        </w:rPr>
        <w:t>Android</w:t>
      </w:r>
      <w:r w:rsidRPr="00770442">
        <w:t xml:space="preserve"> </w:t>
      </w:r>
      <w:r>
        <w:t>версии 6.0</w:t>
      </w:r>
      <w:r w:rsidRPr="00770442">
        <w:t xml:space="preserve"> </w:t>
      </w:r>
      <w:r>
        <w:t>«</w:t>
      </w:r>
      <w:r>
        <w:rPr>
          <w:lang w:val="en-US"/>
        </w:rPr>
        <w:t>Marshmallow</w:t>
      </w:r>
      <w:r>
        <w:t>», потому что с</w:t>
      </w:r>
      <w:r w:rsidRPr="00971EFD">
        <w:t xml:space="preserve">огласно официальному отчёту компании </w:t>
      </w:r>
      <w:r w:rsidRPr="007E0290">
        <w:rPr>
          <w:lang w:val="en-US"/>
        </w:rPr>
        <w:t>Google</w:t>
      </w:r>
      <w:r w:rsidRPr="00971EFD">
        <w:t xml:space="preserve"> от 1</w:t>
      </w:r>
      <w:r w:rsidR="0059740B">
        <w:t>1</w:t>
      </w:r>
      <w:r w:rsidRPr="00971EFD">
        <w:t xml:space="preserve"> апреля 202</w:t>
      </w:r>
      <w:r w:rsidR="0059740B">
        <w:t>1</w:t>
      </w:r>
      <w:r w:rsidRPr="00971EFD">
        <w:t xml:space="preserve"> года устройств с операционной системой 6.0 и выше – 84.9% от общего количества.</w:t>
      </w:r>
    </w:p>
    <w:p w14:paraId="51473C31" w14:textId="56EDCA1E" w:rsidR="0059740B" w:rsidRDefault="000A6F87" w:rsidP="00AD0710">
      <w:pPr>
        <w:pStyle w:val="14"/>
      </w:pPr>
      <w:r>
        <w:t xml:space="preserve">3. </w:t>
      </w:r>
      <w:r w:rsidR="0059740B">
        <w:rPr>
          <w:lang w:val="en-US"/>
        </w:rPr>
        <w:t>iOS</w:t>
      </w:r>
      <w:r w:rsidR="0059740B">
        <w:t xml:space="preserve"> приложение:</w:t>
      </w:r>
    </w:p>
    <w:p w14:paraId="34DCFED7" w14:textId="51697048" w:rsidR="0059740B" w:rsidRDefault="0059740B" w:rsidP="00AD0710">
      <w:pPr>
        <w:pStyle w:val="14"/>
      </w:pPr>
      <w:r>
        <w:lastRenderedPageBreak/>
        <w:t xml:space="preserve">Приложение разрабатывалось под минимальную версию операционной системы </w:t>
      </w:r>
      <w:r>
        <w:rPr>
          <w:lang w:val="en-US"/>
        </w:rPr>
        <w:t>iOS</w:t>
      </w:r>
      <w:r w:rsidRPr="00770442">
        <w:t xml:space="preserve"> </w:t>
      </w:r>
      <w:r>
        <w:t xml:space="preserve">версии </w:t>
      </w:r>
      <w:r w:rsidRPr="0059740B">
        <w:t>10.3.3</w:t>
      </w:r>
      <w:r>
        <w:t>, потому что с</w:t>
      </w:r>
      <w:r w:rsidRPr="00971EFD">
        <w:t xml:space="preserve">огласно официальному отчёту </w:t>
      </w:r>
      <w:r>
        <w:t xml:space="preserve">издания </w:t>
      </w:r>
      <w:r>
        <w:rPr>
          <w:lang w:val="en-US"/>
        </w:rPr>
        <w:t>David</w:t>
      </w:r>
      <w:r w:rsidRPr="0059740B">
        <w:t xml:space="preserve"> </w:t>
      </w:r>
      <w:r>
        <w:rPr>
          <w:lang w:val="en-US"/>
        </w:rPr>
        <w:t>Smith</w:t>
      </w:r>
      <w:r>
        <w:t xml:space="preserve"> </w:t>
      </w:r>
      <w:r w:rsidRPr="00971EFD">
        <w:t>от 1</w:t>
      </w:r>
      <w:r>
        <w:t>1</w:t>
      </w:r>
      <w:r w:rsidRPr="00971EFD">
        <w:t xml:space="preserve"> апреля 202</w:t>
      </w:r>
      <w:r>
        <w:t>1</w:t>
      </w:r>
      <w:r w:rsidRPr="00971EFD">
        <w:t xml:space="preserve"> года устройств с операционной системой </w:t>
      </w:r>
      <w:r>
        <w:t>10.3</w:t>
      </w:r>
      <w:r w:rsidRPr="00971EFD">
        <w:t xml:space="preserve">.0 и выше – </w:t>
      </w:r>
      <w:r>
        <w:t>98</w:t>
      </w:r>
      <w:r w:rsidRPr="00971EFD">
        <w:t>% от общего количества.</w:t>
      </w:r>
    </w:p>
    <w:p w14:paraId="75909CDC" w14:textId="743285E3" w:rsidR="0059740B" w:rsidRPr="0059740B" w:rsidRDefault="0059740B" w:rsidP="0059740B">
      <w:pPr>
        <w:rPr>
          <w:lang w:eastAsia="ru-RU"/>
        </w:rPr>
      </w:pPr>
    </w:p>
    <w:p w14:paraId="6AEE1BD8" w14:textId="35233E1B" w:rsidR="008F59F2" w:rsidRDefault="008F59F2" w:rsidP="008F59F2">
      <w:pPr>
        <w:tabs>
          <w:tab w:val="left" w:pos="6465"/>
        </w:tabs>
        <w:ind w:left="709"/>
      </w:pPr>
    </w:p>
    <w:p w14:paraId="24126B93" w14:textId="6D28B5A3" w:rsidR="006C255B" w:rsidRDefault="006C255B" w:rsidP="008F59F2">
      <w:pPr>
        <w:tabs>
          <w:tab w:val="left" w:pos="6465"/>
        </w:tabs>
        <w:ind w:left="709"/>
      </w:pPr>
    </w:p>
    <w:p w14:paraId="4DCD23DA" w14:textId="51E542ED" w:rsidR="006C255B" w:rsidRDefault="006C255B" w:rsidP="008F59F2">
      <w:pPr>
        <w:tabs>
          <w:tab w:val="left" w:pos="6465"/>
        </w:tabs>
        <w:ind w:left="709"/>
      </w:pPr>
    </w:p>
    <w:p w14:paraId="63456B0B" w14:textId="792862E1" w:rsidR="006C255B" w:rsidRDefault="006C255B" w:rsidP="008F59F2">
      <w:pPr>
        <w:tabs>
          <w:tab w:val="left" w:pos="6465"/>
        </w:tabs>
        <w:ind w:left="709"/>
      </w:pPr>
    </w:p>
    <w:p w14:paraId="1D66426F" w14:textId="770F56FD" w:rsidR="006C255B" w:rsidRDefault="006C255B" w:rsidP="008F59F2">
      <w:pPr>
        <w:tabs>
          <w:tab w:val="left" w:pos="6465"/>
        </w:tabs>
        <w:ind w:left="709"/>
      </w:pPr>
    </w:p>
    <w:p w14:paraId="228930BB" w14:textId="041F437D" w:rsidR="006C255B" w:rsidRDefault="006C255B" w:rsidP="008F59F2">
      <w:pPr>
        <w:tabs>
          <w:tab w:val="left" w:pos="6465"/>
        </w:tabs>
        <w:ind w:left="709"/>
      </w:pPr>
    </w:p>
    <w:p w14:paraId="3E6CC5D0" w14:textId="6DED8743" w:rsidR="006C255B" w:rsidRDefault="006C255B" w:rsidP="008F59F2">
      <w:pPr>
        <w:tabs>
          <w:tab w:val="left" w:pos="6465"/>
        </w:tabs>
        <w:ind w:left="709"/>
      </w:pPr>
    </w:p>
    <w:p w14:paraId="4C6B1937" w14:textId="43B320D5" w:rsidR="006C255B" w:rsidRDefault="006C255B" w:rsidP="008F59F2">
      <w:pPr>
        <w:tabs>
          <w:tab w:val="left" w:pos="6465"/>
        </w:tabs>
        <w:ind w:left="709"/>
      </w:pPr>
    </w:p>
    <w:p w14:paraId="49FF5AA7" w14:textId="64459940" w:rsidR="006C255B" w:rsidRDefault="006C255B" w:rsidP="008F59F2">
      <w:pPr>
        <w:tabs>
          <w:tab w:val="left" w:pos="6465"/>
        </w:tabs>
        <w:ind w:left="709"/>
      </w:pPr>
    </w:p>
    <w:p w14:paraId="5D150B42" w14:textId="0B5DC91B" w:rsidR="006C255B" w:rsidRDefault="006C255B" w:rsidP="008F59F2">
      <w:pPr>
        <w:tabs>
          <w:tab w:val="left" w:pos="6465"/>
        </w:tabs>
        <w:ind w:left="709"/>
      </w:pPr>
    </w:p>
    <w:p w14:paraId="27F8DA64" w14:textId="10DEF00B" w:rsidR="006C255B" w:rsidRDefault="006C255B" w:rsidP="008F59F2">
      <w:pPr>
        <w:tabs>
          <w:tab w:val="left" w:pos="6465"/>
        </w:tabs>
        <w:ind w:left="709"/>
      </w:pPr>
    </w:p>
    <w:p w14:paraId="53AB94EF" w14:textId="787D84D7" w:rsidR="006C255B" w:rsidRDefault="006C255B" w:rsidP="008F59F2">
      <w:pPr>
        <w:tabs>
          <w:tab w:val="left" w:pos="6465"/>
        </w:tabs>
        <w:ind w:left="709"/>
      </w:pPr>
    </w:p>
    <w:p w14:paraId="025E1B27" w14:textId="6F446222" w:rsidR="006C255B" w:rsidRDefault="006C255B" w:rsidP="008F59F2">
      <w:pPr>
        <w:tabs>
          <w:tab w:val="left" w:pos="6465"/>
        </w:tabs>
        <w:ind w:left="709"/>
      </w:pPr>
    </w:p>
    <w:p w14:paraId="2D75B0AF" w14:textId="1707FD92" w:rsidR="006C255B" w:rsidRDefault="006C255B" w:rsidP="008F59F2">
      <w:pPr>
        <w:tabs>
          <w:tab w:val="left" w:pos="6465"/>
        </w:tabs>
        <w:ind w:left="709"/>
      </w:pPr>
    </w:p>
    <w:p w14:paraId="28979545" w14:textId="5A4639A1" w:rsidR="006C255B" w:rsidRDefault="006C255B" w:rsidP="008F59F2">
      <w:pPr>
        <w:tabs>
          <w:tab w:val="left" w:pos="6465"/>
        </w:tabs>
        <w:ind w:left="709"/>
      </w:pPr>
    </w:p>
    <w:p w14:paraId="531DACDB" w14:textId="347D1F75" w:rsidR="006C255B" w:rsidRDefault="006C255B" w:rsidP="008F59F2">
      <w:pPr>
        <w:tabs>
          <w:tab w:val="left" w:pos="6465"/>
        </w:tabs>
        <w:ind w:left="709"/>
      </w:pPr>
    </w:p>
    <w:p w14:paraId="3F2C936F" w14:textId="2C20F18D" w:rsidR="006C255B" w:rsidRDefault="006C255B" w:rsidP="008F59F2">
      <w:pPr>
        <w:tabs>
          <w:tab w:val="left" w:pos="6465"/>
        </w:tabs>
        <w:ind w:left="709"/>
      </w:pPr>
    </w:p>
    <w:p w14:paraId="06DF7B1A" w14:textId="468255DC" w:rsidR="006C255B" w:rsidRDefault="006C255B" w:rsidP="008F59F2">
      <w:pPr>
        <w:tabs>
          <w:tab w:val="left" w:pos="6465"/>
        </w:tabs>
        <w:ind w:left="709"/>
      </w:pPr>
    </w:p>
    <w:p w14:paraId="1124A25B" w14:textId="457530D6" w:rsidR="006C255B" w:rsidRDefault="006C255B" w:rsidP="008F59F2">
      <w:pPr>
        <w:tabs>
          <w:tab w:val="left" w:pos="6465"/>
        </w:tabs>
        <w:ind w:left="709"/>
      </w:pPr>
    </w:p>
    <w:p w14:paraId="3BDF48ED" w14:textId="7FFD7500" w:rsidR="006C255B" w:rsidRDefault="006C255B" w:rsidP="008F59F2">
      <w:pPr>
        <w:tabs>
          <w:tab w:val="left" w:pos="6465"/>
        </w:tabs>
        <w:ind w:left="709"/>
      </w:pPr>
    </w:p>
    <w:p w14:paraId="397E7716" w14:textId="43AB6B06" w:rsidR="006C255B" w:rsidRDefault="006C255B" w:rsidP="008F59F2">
      <w:pPr>
        <w:tabs>
          <w:tab w:val="left" w:pos="6465"/>
        </w:tabs>
        <w:ind w:left="709"/>
      </w:pPr>
    </w:p>
    <w:p w14:paraId="22358B77" w14:textId="7B34163D" w:rsidR="006C255B" w:rsidRDefault="006C255B" w:rsidP="008F59F2">
      <w:pPr>
        <w:tabs>
          <w:tab w:val="left" w:pos="6465"/>
        </w:tabs>
        <w:ind w:left="709"/>
      </w:pPr>
    </w:p>
    <w:p w14:paraId="18462357" w14:textId="55C679C6" w:rsidR="006C255B" w:rsidRDefault="006C255B" w:rsidP="008F59F2">
      <w:pPr>
        <w:tabs>
          <w:tab w:val="left" w:pos="6465"/>
        </w:tabs>
        <w:ind w:left="709"/>
      </w:pPr>
    </w:p>
    <w:p w14:paraId="3A3A9179" w14:textId="73EBA20D" w:rsidR="006C255B" w:rsidRDefault="006C255B" w:rsidP="008F59F2">
      <w:pPr>
        <w:tabs>
          <w:tab w:val="left" w:pos="6465"/>
        </w:tabs>
        <w:ind w:left="709"/>
      </w:pPr>
    </w:p>
    <w:p w14:paraId="31B4B76C" w14:textId="7CED76E2" w:rsidR="006C255B" w:rsidRDefault="006C255B" w:rsidP="008F59F2">
      <w:pPr>
        <w:tabs>
          <w:tab w:val="left" w:pos="6465"/>
        </w:tabs>
        <w:ind w:left="709"/>
      </w:pPr>
    </w:p>
    <w:p w14:paraId="3CF6B556" w14:textId="5F977A2F" w:rsidR="006C255B" w:rsidRDefault="006C255B" w:rsidP="008F59F2">
      <w:pPr>
        <w:tabs>
          <w:tab w:val="left" w:pos="6465"/>
        </w:tabs>
        <w:ind w:left="709"/>
      </w:pPr>
    </w:p>
    <w:p w14:paraId="51374406" w14:textId="50398A0C" w:rsidR="006C255B" w:rsidRDefault="006C255B" w:rsidP="008F59F2">
      <w:pPr>
        <w:tabs>
          <w:tab w:val="left" w:pos="6465"/>
        </w:tabs>
        <w:ind w:left="709"/>
      </w:pPr>
    </w:p>
    <w:p w14:paraId="4A71CF77" w14:textId="0B30F1A8" w:rsidR="006C255B" w:rsidRDefault="006C255B" w:rsidP="008F59F2">
      <w:pPr>
        <w:tabs>
          <w:tab w:val="left" w:pos="6465"/>
        </w:tabs>
        <w:ind w:left="709"/>
      </w:pPr>
    </w:p>
    <w:p w14:paraId="6FB3834F" w14:textId="54C16043" w:rsidR="006C255B" w:rsidRDefault="006C255B" w:rsidP="008F59F2">
      <w:pPr>
        <w:tabs>
          <w:tab w:val="left" w:pos="6465"/>
        </w:tabs>
        <w:ind w:left="709"/>
      </w:pPr>
    </w:p>
    <w:p w14:paraId="1996E034" w14:textId="4C23FA04" w:rsidR="006C255B" w:rsidRDefault="006C255B" w:rsidP="008F59F2">
      <w:pPr>
        <w:tabs>
          <w:tab w:val="left" w:pos="6465"/>
        </w:tabs>
        <w:ind w:left="709"/>
      </w:pPr>
    </w:p>
    <w:p w14:paraId="1B3B3E1A" w14:textId="4ACA2C55" w:rsidR="006C255B" w:rsidRDefault="006C255B" w:rsidP="008F59F2">
      <w:pPr>
        <w:tabs>
          <w:tab w:val="left" w:pos="6465"/>
        </w:tabs>
        <w:ind w:left="709"/>
      </w:pPr>
    </w:p>
    <w:p w14:paraId="49139E42" w14:textId="10AB1A9A" w:rsidR="006C255B" w:rsidRDefault="006C255B" w:rsidP="008F59F2">
      <w:pPr>
        <w:tabs>
          <w:tab w:val="left" w:pos="6465"/>
        </w:tabs>
        <w:ind w:left="709"/>
      </w:pPr>
    </w:p>
    <w:p w14:paraId="0F284A82" w14:textId="17BF186C" w:rsidR="006C255B" w:rsidRDefault="006C255B" w:rsidP="008F59F2">
      <w:pPr>
        <w:tabs>
          <w:tab w:val="left" w:pos="6465"/>
        </w:tabs>
        <w:ind w:left="709"/>
      </w:pPr>
    </w:p>
    <w:p w14:paraId="1918ADBF" w14:textId="62CE28F0" w:rsidR="006C255B" w:rsidRDefault="006C255B" w:rsidP="008F59F2">
      <w:pPr>
        <w:tabs>
          <w:tab w:val="left" w:pos="6465"/>
        </w:tabs>
        <w:ind w:left="709"/>
      </w:pPr>
    </w:p>
    <w:p w14:paraId="1A057401" w14:textId="5E4004A8" w:rsidR="006C255B" w:rsidRDefault="006C255B" w:rsidP="008F59F2">
      <w:pPr>
        <w:tabs>
          <w:tab w:val="left" w:pos="6465"/>
        </w:tabs>
        <w:ind w:left="709"/>
      </w:pPr>
    </w:p>
    <w:p w14:paraId="58FF8702" w14:textId="5DEB39BB" w:rsidR="006C255B" w:rsidRDefault="006C255B" w:rsidP="008F59F2">
      <w:pPr>
        <w:tabs>
          <w:tab w:val="left" w:pos="6465"/>
        </w:tabs>
        <w:ind w:left="709"/>
      </w:pPr>
    </w:p>
    <w:p w14:paraId="2412AB41" w14:textId="7B409ACD" w:rsidR="006C255B" w:rsidRDefault="006C255B" w:rsidP="008F59F2">
      <w:pPr>
        <w:tabs>
          <w:tab w:val="left" w:pos="6465"/>
        </w:tabs>
        <w:ind w:left="709"/>
      </w:pPr>
    </w:p>
    <w:p w14:paraId="787FA188" w14:textId="5364D05F" w:rsidR="006C255B" w:rsidRDefault="006C255B" w:rsidP="008F59F2">
      <w:pPr>
        <w:tabs>
          <w:tab w:val="left" w:pos="6465"/>
        </w:tabs>
        <w:ind w:left="709"/>
      </w:pPr>
    </w:p>
    <w:p w14:paraId="5D9AB0FD" w14:textId="1284CA02" w:rsidR="006C255B" w:rsidRDefault="006C255B" w:rsidP="008F59F2">
      <w:pPr>
        <w:tabs>
          <w:tab w:val="left" w:pos="6465"/>
        </w:tabs>
        <w:ind w:left="709"/>
      </w:pPr>
    </w:p>
    <w:p w14:paraId="0B465804" w14:textId="77777777" w:rsidR="006C255B" w:rsidRPr="00770442" w:rsidRDefault="006C255B" w:rsidP="008F59F2">
      <w:pPr>
        <w:tabs>
          <w:tab w:val="left" w:pos="6465"/>
        </w:tabs>
        <w:ind w:left="709"/>
      </w:pPr>
    </w:p>
    <w:p w14:paraId="6DF15A3C" w14:textId="77777777" w:rsidR="00AE130D" w:rsidRPr="00A11358" w:rsidRDefault="00AE130D" w:rsidP="00AE130D">
      <w:pPr>
        <w:tabs>
          <w:tab w:val="left" w:pos="6465"/>
        </w:tabs>
        <w:ind w:firstLine="0"/>
      </w:pPr>
    </w:p>
    <w:p w14:paraId="00259FC9" w14:textId="3D1D30C0" w:rsidR="00154A98" w:rsidRPr="00AE130D" w:rsidRDefault="00CC03B3" w:rsidP="00AE130D">
      <w:pPr>
        <w:pStyle w:val="11"/>
      </w:pPr>
      <w:bookmarkStart w:id="158" w:name="_Toc69069073"/>
      <w:r w:rsidRPr="00CC03B3">
        <w:lastRenderedPageBreak/>
        <w:t>ОЖИДАЕМЫЕ ТЕХНИКО-ЭКОНОМИЧЕСКИЕ ПОКАЗАТЕЛИ</w:t>
      </w:r>
      <w:bookmarkEnd w:id="158"/>
    </w:p>
    <w:p w14:paraId="26B1690D" w14:textId="77777777" w:rsidR="00AE130D" w:rsidRPr="00AE130D" w:rsidRDefault="00AE130D" w:rsidP="00B3580F">
      <w:pPr>
        <w:pStyle w:val="a1"/>
        <w:numPr>
          <w:ilvl w:val="0"/>
          <w:numId w:val="2"/>
        </w:numPr>
        <w:jc w:val="center"/>
        <w:outlineLvl w:val="0"/>
        <w:rPr>
          <w:b/>
          <w:vanish/>
        </w:rPr>
      </w:pPr>
      <w:bookmarkStart w:id="159" w:name="_Toc40208138"/>
      <w:bookmarkStart w:id="160" w:name="_Toc40278673"/>
      <w:bookmarkStart w:id="161" w:name="_Toc69069074"/>
      <w:bookmarkStart w:id="162" w:name="_Toc379572140"/>
      <w:bookmarkStart w:id="163" w:name="_Toc385162140"/>
      <w:bookmarkEnd w:id="159"/>
      <w:bookmarkEnd w:id="160"/>
      <w:bookmarkEnd w:id="161"/>
    </w:p>
    <w:p w14:paraId="5ECDAB15" w14:textId="791C47A6" w:rsidR="007D0C9A" w:rsidRDefault="007D0C9A" w:rsidP="008168B1">
      <w:pPr>
        <w:pStyle w:val="21"/>
      </w:pPr>
      <w:bookmarkStart w:id="164" w:name="_Toc69069075"/>
      <w:bookmarkEnd w:id="162"/>
      <w:bookmarkEnd w:id="163"/>
      <w:r>
        <w:t>Ориентировочная экономическая эффективность</w:t>
      </w:r>
      <w:bookmarkEnd w:id="164"/>
    </w:p>
    <w:p w14:paraId="4CF59494" w14:textId="126B5986" w:rsidR="007D0C9A" w:rsidRPr="007D0C9A" w:rsidRDefault="007D0C9A" w:rsidP="008A5B6B">
      <w:pPr>
        <w:pStyle w:val="14"/>
      </w:pPr>
      <w:r>
        <w:t>В рамках данной работы расчет экономической эффективности не предусмотрен.</w:t>
      </w:r>
    </w:p>
    <w:p w14:paraId="57D8910E" w14:textId="3F2BFE18" w:rsidR="00154A98" w:rsidRPr="00AE130D" w:rsidRDefault="007D0C9A" w:rsidP="008168B1">
      <w:pPr>
        <w:pStyle w:val="21"/>
      </w:pPr>
      <w:bookmarkStart w:id="165" w:name="_Toc69069076"/>
      <w:r>
        <w:t>Предполагаемая потребность</w:t>
      </w:r>
      <w:bookmarkEnd w:id="165"/>
      <w:r>
        <w:t xml:space="preserve"> </w:t>
      </w:r>
    </w:p>
    <w:p w14:paraId="31B56360" w14:textId="3940A255" w:rsidR="00154A98" w:rsidRPr="00794C00" w:rsidRDefault="007D0C9A" w:rsidP="008A5B6B">
      <w:pPr>
        <w:pStyle w:val="14"/>
      </w:pPr>
      <w:bookmarkStart w:id="166" w:name="_Hlk40111613"/>
      <w:r>
        <w:t xml:space="preserve">Данное приложение будет интересно студентам «НИУ ВШЭ», которые желают приобрести новые знакомства. </w:t>
      </w:r>
      <w:bookmarkEnd w:id="166"/>
    </w:p>
    <w:p w14:paraId="4C4BD29A" w14:textId="2220CB36" w:rsidR="00154A98" w:rsidRPr="007D53CD" w:rsidRDefault="00154A98" w:rsidP="007D53CD">
      <w:pPr>
        <w:pStyle w:val="21"/>
      </w:pPr>
      <w:r w:rsidRPr="00794C00">
        <w:t xml:space="preserve"> </w:t>
      </w:r>
      <w:bookmarkStart w:id="167" w:name="_Toc379572141"/>
      <w:bookmarkStart w:id="168" w:name="_Toc385162141"/>
      <w:bookmarkStart w:id="169" w:name="_Toc69069077"/>
      <w:r w:rsidRPr="00794C00">
        <w:t>Экономические преимущества разработки по сравнению с отечественными и зарубежными</w:t>
      </w:r>
      <w:r>
        <w:t xml:space="preserve"> образцами или</w:t>
      </w:r>
      <w:r w:rsidRPr="00794C00">
        <w:t xml:space="preserve"> аналогами</w:t>
      </w:r>
      <w:bookmarkEnd w:id="167"/>
      <w:bookmarkEnd w:id="168"/>
      <w:bookmarkEnd w:id="169"/>
    </w:p>
    <w:p w14:paraId="71728E0B" w14:textId="77777777" w:rsidR="007D0C9A" w:rsidRDefault="007D0C9A" w:rsidP="008A5B6B">
      <w:pPr>
        <w:pStyle w:val="14"/>
      </w:pPr>
      <w:bookmarkStart w:id="170" w:name="_Hlk40111708"/>
      <w:r>
        <w:t>Существует как отечественные, так и зарубежные аналоги, однако данное приложение имеет следующие преимущества:</w:t>
      </w:r>
    </w:p>
    <w:p w14:paraId="52C022F2" w14:textId="77777777" w:rsidR="007D0C9A" w:rsidRDefault="007D0C9A" w:rsidP="008A5B6B">
      <w:pPr>
        <w:pStyle w:val="a"/>
        <w:numPr>
          <w:ilvl w:val="0"/>
          <w:numId w:val="7"/>
        </w:numPr>
      </w:pPr>
      <w:r>
        <w:t>Распространяется бесплатно</w:t>
      </w:r>
      <w:r w:rsidRPr="008A5B6B">
        <w:rPr>
          <w:lang w:val="en-US"/>
        </w:rPr>
        <w:t>;</w:t>
      </w:r>
    </w:p>
    <w:p w14:paraId="30098DEF" w14:textId="77777777" w:rsidR="007D0C9A" w:rsidRDefault="007D0C9A" w:rsidP="008A5B6B">
      <w:pPr>
        <w:pStyle w:val="a"/>
        <w:numPr>
          <w:ilvl w:val="0"/>
          <w:numId w:val="7"/>
        </w:numPr>
      </w:pPr>
      <w:r>
        <w:t>Не требует вложения денежных средств во время использования;</w:t>
      </w:r>
    </w:p>
    <w:p w14:paraId="7996D280" w14:textId="77777777" w:rsidR="007D0C9A" w:rsidRDefault="007D0C9A" w:rsidP="008A5B6B">
      <w:pPr>
        <w:pStyle w:val="a"/>
        <w:numPr>
          <w:ilvl w:val="0"/>
          <w:numId w:val="7"/>
        </w:numPr>
      </w:pPr>
      <w:r>
        <w:t>Не имеет рекламных баннеров</w:t>
      </w:r>
      <w:r w:rsidRPr="008A5B6B">
        <w:rPr>
          <w:lang w:val="en-US"/>
        </w:rPr>
        <w:t>;</w:t>
      </w:r>
    </w:p>
    <w:p w14:paraId="2A16800C" w14:textId="77777777" w:rsidR="007D0C9A" w:rsidRDefault="007D0C9A" w:rsidP="008A5B6B">
      <w:pPr>
        <w:pStyle w:val="a"/>
        <w:numPr>
          <w:ilvl w:val="0"/>
          <w:numId w:val="7"/>
        </w:numPr>
      </w:pPr>
      <w:r>
        <w:t>Имеет неограниченный срок службы</w:t>
      </w:r>
    </w:p>
    <w:p w14:paraId="3C3B1677" w14:textId="2FA2354F" w:rsidR="007D0C9A" w:rsidRDefault="007D0C9A" w:rsidP="008A5B6B">
      <w:pPr>
        <w:pStyle w:val="a"/>
        <w:numPr>
          <w:ilvl w:val="0"/>
          <w:numId w:val="7"/>
        </w:numPr>
      </w:pPr>
      <w:r>
        <w:t>Является частью внутриуниверситетской жизни.</w:t>
      </w:r>
      <w:bookmarkEnd w:id="170"/>
    </w:p>
    <w:p w14:paraId="60A5A47D" w14:textId="62D54C89" w:rsidR="001E568E" w:rsidRDefault="00CC03B3" w:rsidP="008A5B6B">
      <w:pPr>
        <w:pStyle w:val="a"/>
      </w:pPr>
      <w:r>
        <w:br w:type="page"/>
      </w:r>
    </w:p>
    <w:p w14:paraId="6F21B757" w14:textId="4C8FD742" w:rsidR="008018B4" w:rsidRDefault="00E572C5" w:rsidP="008018B4">
      <w:pPr>
        <w:pStyle w:val="11"/>
      </w:pPr>
      <w:bookmarkStart w:id="171" w:name="_Toc69069078"/>
      <w:r>
        <w:lastRenderedPageBreak/>
        <w:t xml:space="preserve">СПИСОК </w:t>
      </w:r>
      <w:r w:rsidRPr="00131097">
        <w:t>ИСПОЛЬЗОВАННЫХ</w:t>
      </w:r>
      <w:r>
        <w:t xml:space="preserve"> ИСТОЧНИКОВ</w:t>
      </w:r>
      <w:bookmarkStart w:id="172" w:name="_Toc40208142"/>
      <w:bookmarkStart w:id="173" w:name="_Toc40278677"/>
      <w:bookmarkEnd w:id="171"/>
    </w:p>
    <w:p w14:paraId="1144109D" w14:textId="67D6B84D" w:rsidR="007D53CD" w:rsidRDefault="007D53CD" w:rsidP="00B3580F">
      <w:pPr>
        <w:pStyle w:val="1"/>
        <w:numPr>
          <w:ilvl w:val="0"/>
          <w:numId w:val="22"/>
        </w:numPr>
        <w:ind w:left="1066" w:hanging="357"/>
      </w:pPr>
      <w:bookmarkStart w:id="174" w:name="_Toc69069079"/>
      <w:r>
        <w:t xml:space="preserve">ГОСТ </w:t>
      </w:r>
      <w:proofErr w:type="gramStart"/>
      <w:r>
        <w:t>19.101-77</w:t>
      </w:r>
      <w:proofErr w:type="gramEnd"/>
      <w:r>
        <w:t xml:space="preserve"> Виды программ и программных документов. //Единая система программной документации. – М.: ИПК Издательство стандартов, 2001.</w:t>
      </w:r>
      <w:bookmarkEnd w:id="172"/>
      <w:bookmarkEnd w:id="173"/>
      <w:bookmarkEnd w:id="174"/>
      <w:r>
        <w:t xml:space="preserve"> </w:t>
      </w:r>
    </w:p>
    <w:p w14:paraId="7B3E05F0" w14:textId="77777777" w:rsidR="007D53CD" w:rsidRDefault="007D53CD" w:rsidP="00B3580F">
      <w:pPr>
        <w:pStyle w:val="1"/>
        <w:numPr>
          <w:ilvl w:val="0"/>
          <w:numId w:val="22"/>
        </w:numPr>
        <w:ind w:left="1066" w:hanging="357"/>
      </w:pPr>
      <w:bookmarkStart w:id="175" w:name="_Toc40208143"/>
      <w:bookmarkStart w:id="176" w:name="_Toc40278678"/>
      <w:bookmarkStart w:id="177" w:name="_Toc69069080"/>
      <w:r>
        <w:t xml:space="preserve">ГОСТ </w:t>
      </w:r>
      <w:proofErr w:type="gramStart"/>
      <w:r>
        <w:t>19.102-77</w:t>
      </w:r>
      <w:proofErr w:type="gramEnd"/>
      <w:r>
        <w:t xml:space="preserve"> Стадии разработки. //Единая система программной документации. – М.: ИПК Издательство стандартов, 2001.</w:t>
      </w:r>
      <w:bookmarkEnd w:id="175"/>
      <w:bookmarkEnd w:id="176"/>
      <w:bookmarkEnd w:id="177"/>
    </w:p>
    <w:p w14:paraId="1576BD27" w14:textId="77777777" w:rsidR="007D53CD" w:rsidRDefault="007D53CD" w:rsidP="00B3580F">
      <w:pPr>
        <w:pStyle w:val="1"/>
        <w:numPr>
          <w:ilvl w:val="0"/>
          <w:numId w:val="22"/>
        </w:numPr>
        <w:ind w:left="1066" w:hanging="357"/>
      </w:pPr>
      <w:bookmarkStart w:id="178" w:name="_Toc40208144"/>
      <w:bookmarkStart w:id="179" w:name="_Toc40278679"/>
      <w:bookmarkStart w:id="180" w:name="_Toc69069081"/>
      <w:r>
        <w:t xml:space="preserve">ГОСТ </w:t>
      </w:r>
      <w:proofErr w:type="gramStart"/>
      <w:r>
        <w:t>19.103-77</w:t>
      </w:r>
      <w:proofErr w:type="gramEnd"/>
      <w:r>
        <w:t xml:space="preserve"> Обозначения программ и программных документов. //Единая система программной документации. – М.: ИПК Издательство стандартов, 2001.</w:t>
      </w:r>
      <w:bookmarkEnd w:id="178"/>
      <w:bookmarkEnd w:id="179"/>
      <w:bookmarkEnd w:id="180"/>
    </w:p>
    <w:p w14:paraId="0743497A" w14:textId="77777777" w:rsidR="007D53CD" w:rsidRDefault="007D53CD" w:rsidP="00B3580F">
      <w:pPr>
        <w:pStyle w:val="1"/>
        <w:numPr>
          <w:ilvl w:val="0"/>
          <w:numId w:val="22"/>
        </w:numPr>
        <w:ind w:left="1066" w:hanging="357"/>
      </w:pPr>
      <w:bookmarkStart w:id="181" w:name="_Toc40208145"/>
      <w:bookmarkStart w:id="182" w:name="_Toc40278680"/>
      <w:bookmarkStart w:id="183" w:name="_Toc69069082"/>
      <w:r>
        <w:t xml:space="preserve">ГОСТ </w:t>
      </w:r>
      <w:proofErr w:type="gramStart"/>
      <w:r>
        <w:t>19.104-78</w:t>
      </w:r>
      <w:proofErr w:type="gramEnd"/>
      <w:r>
        <w:t xml:space="preserve"> Основные надписи. //Единая система программной документации. – М.: ИПК Издательство стандартов, 2001.</w:t>
      </w:r>
      <w:bookmarkEnd w:id="181"/>
      <w:bookmarkEnd w:id="182"/>
      <w:bookmarkEnd w:id="183"/>
    </w:p>
    <w:p w14:paraId="3B668BA9" w14:textId="77777777" w:rsidR="007D53CD" w:rsidRDefault="007D53CD" w:rsidP="00B3580F">
      <w:pPr>
        <w:pStyle w:val="1"/>
        <w:numPr>
          <w:ilvl w:val="0"/>
          <w:numId w:val="22"/>
        </w:numPr>
        <w:ind w:left="1066" w:hanging="357"/>
      </w:pPr>
      <w:bookmarkStart w:id="184" w:name="_Toc40208146"/>
      <w:bookmarkStart w:id="185" w:name="_Toc40278681"/>
      <w:bookmarkStart w:id="186" w:name="_Toc69069083"/>
      <w:r>
        <w:t xml:space="preserve">ГОСТ </w:t>
      </w:r>
      <w:proofErr w:type="gramStart"/>
      <w:r>
        <w:t>19.105-78</w:t>
      </w:r>
      <w:proofErr w:type="gramEnd"/>
      <w:r>
        <w:t xml:space="preserve"> Общие требования к программным документам. //Единая система программной документации. – М.: ИПК Издательство стандартов, 2001.</w:t>
      </w:r>
      <w:bookmarkEnd w:id="184"/>
      <w:bookmarkEnd w:id="185"/>
      <w:bookmarkEnd w:id="186"/>
    </w:p>
    <w:p w14:paraId="6808B107" w14:textId="77777777" w:rsidR="007D53CD" w:rsidRDefault="007D53CD" w:rsidP="00B3580F">
      <w:pPr>
        <w:pStyle w:val="1"/>
        <w:numPr>
          <w:ilvl w:val="0"/>
          <w:numId w:val="22"/>
        </w:numPr>
        <w:ind w:left="1066" w:hanging="357"/>
      </w:pPr>
      <w:bookmarkStart w:id="187" w:name="_Toc40208147"/>
      <w:bookmarkStart w:id="188" w:name="_Toc40278682"/>
      <w:bookmarkStart w:id="189" w:name="_Toc69069084"/>
      <w:r>
        <w:t xml:space="preserve">ГОСТ </w:t>
      </w:r>
      <w:proofErr w:type="gramStart"/>
      <w:r>
        <w:t>19.106-78</w:t>
      </w:r>
      <w:proofErr w:type="gramEnd"/>
      <w:r>
        <w:t xml:space="preserve"> Требования к программным документам, выполненным печатным способом. //Единая система программной документации. – М.: ИПК Издательство стандартов, 2001.</w:t>
      </w:r>
      <w:bookmarkEnd w:id="187"/>
      <w:bookmarkEnd w:id="188"/>
      <w:bookmarkEnd w:id="189"/>
    </w:p>
    <w:p w14:paraId="307C4331" w14:textId="77777777" w:rsidR="007D53CD" w:rsidRDefault="007D53CD" w:rsidP="00B3580F">
      <w:pPr>
        <w:pStyle w:val="1"/>
        <w:numPr>
          <w:ilvl w:val="0"/>
          <w:numId w:val="22"/>
        </w:numPr>
        <w:ind w:left="1066" w:hanging="357"/>
      </w:pPr>
      <w:bookmarkStart w:id="190" w:name="_Toc40208148"/>
      <w:bookmarkStart w:id="191" w:name="_Toc40278683"/>
      <w:bookmarkStart w:id="192" w:name="_Toc69069085"/>
      <w:r>
        <w:t xml:space="preserve">ГОСТ </w:t>
      </w:r>
      <w:proofErr w:type="gramStart"/>
      <w:r>
        <w:t>19.404-79</w:t>
      </w:r>
      <w:proofErr w:type="gramEnd"/>
      <w:r>
        <w:t xml:space="preserve"> Пояснительная записка. Требования к содержанию и оформлению. //Единая система программной документации. – М.: ИПК Издательство стандартов, 2001.</w:t>
      </w:r>
      <w:bookmarkEnd w:id="190"/>
      <w:bookmarkEnd w:id="191"/>
      <w:bookmarkEnd w:id="192"/>
    </w:p>
    <w:p w14:paraId="2A2A8CFD" w14:textId="77777777" w:rsidR="007D53CD" w:rsidRDefault="007D53CD" w:rsidP="00B3580F">
      <w:pPr>
        <w:pStyle w:val="1"/>
        <w:numPr>
          <w:ilvl w:val="0"/>
          <w:numId w:val="22"/>
        </w:numPr>
        <w:ind w:left="1066" w:hanging="357"/>
      </w:pPr>
      <w:bookmarkStart w:id="193" w:name="_Toc40208149"/>
      <w:bookmarkStart w:id="194" w:name="_Toc40278684"/>
      <w:bookmarkStart w:id="195" w:name="_Toc69069086"/>
      <w:r>
        <w:t xml:space="preserve">ГОСТ </w:t>
      </w:r>
      <w:proofErr w:type="gramStart"/>
      <w:r>
        <w:t>19.603-78</w:t>
      </w:r>
      <w:proofErr w:type="gramEnd"/>
      <w:r>
        <w:t xml:space="preserve"> Общие правила внесения изменений. //Единая система программной документации. – М.: ИПК Издательство стандартов, 2001.</w:t>
      </w:r>
      <w:bookmarkEnd w:id="193"/>
      <w:bookmarkEnd w:id="194"/>
      <w:bookmarkEnd w:id="195"/>
    </w:p>
    <w:p w14:paraId="7515FE47" w14:textId="05A774D8" w:rsidR="008018B4" w:rsidRDefault="007D53CD" w:rsidP="007D0C9A">
      <w:pPr>
        <w:pStyle w:val="1"/>
        <w:numPr>
          <w:ilvl w:val="0"/>
          <w:numId w:val="22"/>
        </w:numPr>
        <w:ind w:left="1066" w:hanging="357"/>
      </w:pPr>
      <w:bookmarkStart w:id="196" w:name="_Toc40208150"/>
      <w:bookmarkStart w:id="197" w:name="_Toc40278685"/>
      <w:bookmarkStart w:id="198" w:name="_Toc69069087"/>
      <w:r>
        <w:t xml:space="preserve">ГОСТ </w:t>
      </w:r>
      <w:proofErr w:type="gramStart"/>
      <w:r>
        <w:t>19.604-78</w:t>
      </w:r>
      <w:proofErr w:type="gramEnd"/>
      <w:r>
        <w:t xml:space="preserve"> Правила внесения изменений в программные документы, выполненные печатным способом. //Единая система программной документации. – М.: ИПК Издательство стандартов, 2001.</w:t>
      </w:r>
      <w:bookmarkEnd w:id="196"/>
      <w:bookmarkEnd w:id="197"/>
      <w:bookmarkEnd w:id="198"/>
    </w:p>
    <w:p w14:paraId="043A454F" w14:textId="15B1B88C" w:rsidR="007D0C9A" w:rsidRDefault="007D0C9A" w:rsidP="007D0C9A">
      <w:pPr>
        <w:pStyle w:val="1"/>
        <w:numPr>
          <w:ilvl w:val="0"/>
          <w:numId w:val="22"/>
        </w:numPr>
        <w:ind w:left="1066" w:hanging="357"/>
      </w:pPr>
      <w:bookmarkStart w:id="199" w:name="_Toc69069088"/>
      <w:r>
        <w:t xml:space="preserve">Системные требования </w:t>
      </w:r>
      <w:r>
        <w:rPr>
          <w:lang w:val="en-US"/>
        </w:rPr>
        <w:t>Java</w:t>
      </w:r>
      <w:r>
        <w:t xml:space="preserve"> [Электронный ресурс]// </w:t>
      </w:r>
      <w:r>
        <w:rPr>
          <w:lang w:val="en-US"/>
        </w:rPr>
        <w:t>URL</w:t>
      </w:r>
      <w:r>
        <w:t xml:space="preserve"> </w:t>
      </w:r>
      <w:hyperlink r:id="rId42" w:history="1">
        <w:r>
          <w:rPr>
            <w:rStyle w:val="af4"/>
          </w:rPr>
          <w:t>https://www.java.com/ru/download/help/sysreq.html</w:t>
        </w:r>
      </w:hyperlink>
      <w:r>
        <w:t xml:space="preserve"> (Дата обращения: 02.04.2021, режим доступа: свободный).</w:t>
      </w:r>
      <w:bookmarkEnd w:id="199"/>
    </w:p>
    <w:p w14:paraId="5E019FCF" w14:textId="7E0D88DC" w:rsidR="007D0C9A" w:rsidRDefault="007D0C9A" w:rsidP="007D0C9A">
      <w:pPr>
        <w:pStyle w:val="1"/>
        <w:numPr>
          <w:ilvl w:val="0"/>
          <w:numId w:val="22"/>
        </w:numPr>
        <w:ind w:left="1066" w:hanging="357"/>
      </w:pPr>
      <w:bookmarkStart w:id="200" w:name="_Toc69069089"/>
      <w:r>
        <w:t xml:space="preserve">Системные требования </w:t>
      </w:r>
      <w:r>
        <w:rPr>
          <w:lang w:val="en-US"/>
        </w:rPr>
        <w:t>MySQL</w:t>
      </w:r>
      <w:r>
        <w:t xml:space="preserve"> [Электронный ресурс]// </w:t>
      </w:r>
      <w:r>
        <w:rPr>
          <w:lang w:val="en-US"/>
        </w:rPr>
        <w:t>URL</w:t>
      </w:r>
      <w:r>
        <w:t xml:space="preserve"> </w:t>
      </w:r>
      <w:hyperlink r:id="rId43" w:history="1">
        <w:r>
          <w:rPr>
            <w:rStyle w:val="af4"/>
          </w:rPr>
          <w:t>https://www.cs-cart.ru/docs/4.1.x/manager/install/requirements/</w:t>
        </w:r>
      </w:hyperlink>
      <w:r>
        <w:t xml:space="preserve">  (Дата обращения: 02.04.2021, режим доступа: свободный).</w:t>
      </w:r>
      <w:bookmarkEnd w:id="200"/>
    </w:p>
    <w:p w14:paraId="68486930" w14:textId="6B2935B6" w:rsidR="007D0C9A" w:rsidRDefault="007D0C9A" w:rsidP="007D0C9A">
      <w:pPr>
        <w:pStyle w:val="1"/>
        <w:numPr>
          <w:ilvl w:val="0"/>
          <w:numId w:val="22"/>
        </w:numPr>
        <w:ind w:left="1066" w:hanging="357"/>
      </w:pPr>
      <w:bookmarkStart w:id="201" w:name="_Toc69069090"/>
      <w:r>
        <w:rPr>
          <w:lang w:val="en-US"/>
        </w:rPr>
        <w:t>Flutter</w:t>
      </w:r>
      <w:r>
        <w:t xml:space="preserve">. </w:t>
      </w:r>
      <w:r>
        <w:rPr>
          <w:lang w:val="en-US"/>
        </w:rPr>
        <w:t>System</w:t>
      </w:r>
      <w:r>
        <w:t xml:space="preserve"> </w:t>
      </w:r>
      <w:r>
        <w:rPr>
          <w:lang w:val="en-US"/>
        </w:rPr>
        <w:t>requirements</w:t>
      </w:r>
      <w:r>
        <w:t xml:space="preserve"> [Электронный ресурс]// </w:t>
      </w:r>
      <w:r>
        <w:rPr>
          <w:lang w:val="en-US"/>
        </w:rPr>
        <w:t>URL</w:t>
      </w:r>
      <w:r>
        <w:t xml:space="preserve"> </w:t>
      </w:r>
      <w:hyperlink r:id="rId44" w:history="1">
        <w:r>
          <w:rPr>
            <w:rStyle w:val="af4"/>
          </w:rPr>
          <w:t>https://flutter.dev/docs/get-started/install/windows</w:t>
        </w:r>
      </w:hyperlink>
      <w:r>
        <w:t xml:space="preserve">  (Дата обращения: 04.04.2021, режим доступа: свободный).</w:t>
      </w:r>
      <w:bookmarkEnd w:id="201"/>
    </w:p>
    <w:p w14:paraId="26FE648E" w14:textId="604096E6" w:rsidR="007D0C9A" w:rsidRDefault="007D0C9A" w:rsidP="007D0C9A">
      <w:pPr>
        <w:pStyle w:val="1"/>
        <w:numPr>
          <w:ilvl w:val="0"/>
          <w:numId w:val="22"/>
        </w:numPr>
        <w:ind w:left="1066" w:hanging="357"/>
      </w:pPr>
      <w:bookmarkStart w:id="202" w:name="_Toc69069091"/>
      <w:r>
        <w:t xml:space="preserve">Системные требования для </w:t>
      </w:r>
      <w:r>
        <w:rPr>
          <w:lang w:val="en-US"/>
        </w:rPr>
        <w:t>iOS</w:t>
      </w:r>
      <w:r>
        <w:t xml:space="preserve"> устройств [Электронный ресурс]// </w:t>
      </w:r>
      <w:r>
        <w:rPr>
          <w:lang w:val="en-US"/>
        </w:rPr>
        <w:t>URL</w:t>
      </w:r>
      <w:r>
        <w:t xml:space="preserve"> </w:t>
      </w:r>
      <w:hyperlink r:id="rId45" w:history="1">
        <w:r>
          <w:rPr>
            <w:rStyle w:val="af4"/>
          </w:rPr>
          <w:t>https://support.apple.com/ru-ru/HT204230</w:t>
        </w:r>
      </w:hyperlink>
      <w:r>
        <w:t xml:space="preserve"> (Дата обращения: 09.11.2020, режим доступа: свободный).</w:t>
      </w:r>
      <w:bookmarkEnd w:id="202"/>
    </w:p>
    <w:p w14:paraId="28E9D04B" w14:textId="22486878" w:rsidR="007D0C9A" w:rsidRDefault="007D0C9A" w:rsidP="007D0C9A">
      <w:pPr>
        <w:pStyle w:val="1"/>
        <w:numPr>
          <w:ilvl w:val="0"/>
          <w:numId w:val="22"/>
        </w:numPr>
        <w:ind w:left="1066" w:hanging="357"/>
      </w:pPr>
      <w:bookmarkStart w:id="203" w:name="_Toc69069092"/>
      <w:r>
        <w:t xml:space="preserve">Требования к системе для </w:t>
      </w:r>
      <w:r>
        <w:rPr>
          <w:lang w:val="en-US"/>
        </w:rPr>
        <w:t>Spring</w:t>
      </w:r>
      <w:r>
        <w:t xml:space="preserve"> [Электронный ресурс]// </w:t>
      </w:r>
      <w:r>
        <w:rPr>
          <w:lang w:val="en-US"/>
        </w:rPr>
        <w:t>URL</w:t>
      </w:r>
      <w:r>
        <w:t xml:space="preserve">: </w:t>
      </w:r>
      <w:hyperlink r:id="rId46" w:history="1">
        <w:r>
          <w:rPr>
            <w:rStyle w:val="af4"/>
          </w:rPr>
          <w:t>https://java-ru-blog.blogspot.com/2020/02/spring-boot-features.html</w:t>
        </w:r>
      </w:hyperlink>
      <w:r>
        <w:t xml:space="preserve"> (Дата обращения: 09.11.2020, режим доступа: свободный).</w:t>
      </w:r>
      <w:bookmarkEnd w:id="203"/>
    </w:p>
    <w:p w14:paraId="4EDC823C" w14:textId="64F2FBA4" w:rsidR="007D0C9A" w:rsidRDefault="007D0C9A" w:rsidP="007D0C9A">
      <w:pPr>
        <w:pStyle w:val="1"/>
        <w:numPr>
          <w:ilvl w:val="0"/>
          <w:numId w:val="22"/>
        </w:numPr>
        <w:ind w:left="1066" w:hanging="357"/>
      </w:pPr>
      <w:bookmarkStart w:id="204" w:name="_Toc69069093"/>
      <w:r>
        <w:rPr>
          <w:lang w:val="en-US"/>
        </w:rPr>
        <w:t>Wikipedia</w:t>
      </w:r>
      <w:r>
        <w:t xml:space="preserve">. </w:t>
      </w:r>
      <w:r>
        <w:rPr>
          <w:lang w:val="en-US"/>
        </w:rPr>
        <w:t>Flutter</w:t>
      </w:r>
      <w:r>
        <w:t xml:space="preserve"> (</w:t>
      </w:r>
      <w:r>
        <w:rPr>
          <w:lang w:val="en-US"/>
        </w:rPr>
        <w:t>SDK</w:t>
      </w:r>
      <w:r>
        <w:t xml:space="preserve">) [Электронный ресурс]// </w:t>
      </w:r>
      <w:r>
        <w:rPr>
          <w:lang w:val="en-US"/>
        </w:rPr>
        <w:t>URL</w:t>
      </w:r>
      <w:r>
        <w:t xml:space="preserve">: </w:t>
      </w:r>
      <w:hyperlink r:id="rId47" w:history="1">
        <w:r>
          <w:rPr>
            <w:rStyle w:val="af4"/>
          </w:rPr>
          <w:t>https://ru.wikipedia.org/wiki/Flutter_(SDK)</w:t>
        </w:r>
      </w:hyperlink>
      <w:r>
        <w:t xml:space="preserve"> (Дата обращения: 04.04.2021, режим доступа: свободный).</w:t>
      </w:r>
      <w:bookmarkEnd w:id="204"/>
    </w:p>
    <w:p w14:paraId="58ACA302" w14:textId="4B9812E4" w:rsidR="007D0C9A" w:rsidRDefault="007D0C9A" w:rsidP="007D0C9A">
      <w:pPr>
        <w:pStyle w:val="1"/>
        <w:numPr>
          <w:ilvl w:val="0"/>
          <w:numId w:val="22"/>
        </w:numPr>
        <w:ind w:left="1066" w:hanging="357"/>
      </w:pPr>
      <w:bookmarkStart w:id="205" w:name="_Toc69069094"/>
      <w:r>
        <w:rPr>
          <w:lang w:val="en-US"/>
        </w:rPr>
        <w:t>Wikipedia</w:t>
      </w:r>
      <w:r>
        <w:t xml:space="preserve">. </w:t>
      </w:r>
      <w:r>
        <w:rPr>
          <w:lang w:val="en-US"/>
        </w:rPr>
        <w:t>JAR</w:t>
      </w:r>
      <w:r>
        <w:t xml:space="preserve"> [Электронный ресурс]// </w:t>
      </w:r>
      <w:r>
        <w:rPr>
          <w:lang w:val="en-US"/>
        </w:rPr>
        <w:t>URL</w:t>
      </w:r>
      <w:r>
        <w:t xml:space="preserve">: </w:t>
      </w:r>
      <w:hyperlink r:id="rId48" w:history="1">
        <w:r>
          <w:rPr>
            <w:rStyle w:val="af4"/>
          </w:rPr>
          <w:t>https://ru.wikipedia.org/wiki/JAR</w:t>
        </w:r>
      </w:hyperlink>
      <w:r>
        <w:t xml:space="preserve"> (Дата обращения: 04.04.2021, режим доступа: свободный).</w:t>
      </w:r>
      <w:bookmarkEnd w:id="205"/>
    </w:p>
    <w:p w14:paraId="24199F61" w14:textId="53950CE2" w:rsidR="007D0C9A" w:rsidRDefault="007D0C9A" w:rsidP="007D0C9A">
      <w:pPr>
        <w:pStyle w:val="1"/>
        <w:numPr>
          <w:ilvl w:val="0"/>
          <w:numId w:val="22"/>
        </w:numPr>
        <w:ind w:left="1066" w:hanging="357"/>
      </w:pPr>
      <w:bookmarkStart w:id="206" w:name="_Toc69069095"/>
      <w:r>
        <w:rPr>
          <w:lang w:val="en-US"/>
        </w:rPr>
        <w:lastRenderedPageBreak/>
        <w:t>Wikipedia</w:t>
      </w:r>
      <w:r>
        <w:t xml:space="preserve">. </w:t>
      </w:r>
      <w:r>
        <w:rPr>
          <w:lang w:val="en-US"/>
        </w:rPr>
        <w:t>SMTP</w:t>
      </w:r>
      <w:r>
        <w:t xml:space="preserve"> [Электронный ресурс]// </w:t>
      </w:r>
      <w:r>
        <w:rPr>
          <w:lang w:val="en-US"/>
        </w:rPr>
        <w:t>URL</w:t>
      </w:r>
      <w:r>
        <w:t xml:space="preserve">: </w:t>
      </w:r>
      <w:hyperlink r:id="rId49" w:history="1">
        <w:r>
          <w:rPr>
            <w:rStyle w:val="af4"/>
          </w:rPr>
          <w:t>https://ru.wikipedia.org/wiki/SMTP</w:t>
        </w:r>
      </w:hyperlink>
      <w:r>
        <w:t xml:space="preserve"> (Дата обращения: 04.04.2021, режим доступа: свободный).</w:t>
      </w:r>
      <w:bookmarkEnd w:id="206"/>
    </w:p>
    <w:p w14:paraId="181C1631" w14:textId="0C2E6E00" w:rsidR="007D0C9A" w:rsidRDefault="007D0C9A" w:rsidP="007D0C9A">
      <w:pPr>
        <w:pStyle w:val="1"/>
        <w:numPr>
          <w:ilvl w:val="0"/>
          <w:numId w:val="22"/>
        </w:numPr>
        <w:ind w:left="1066" w:hanging="357"/>
      </w:pPr>
      <w:bookmarkStart w:id="207" w:name="_Toc69069096"/>
      <w:r>
        <w:rPr>
          <w:lang w:val="en-US"/>
        </w:rPr>
        <w:t>Multipart</w:t>
      </w:r>
      <w:r>
        <w:t>/</w:t>
      </w:r>
      <w:r>
        <w:rPr>
          <w:lang w:val="en-US"/>
        </w:rPr>
        <w:t>form</w:t>
      </w:r>
      <w:r>
        <w:t>-</w:t>
      </w:r>
      <w:r>
        <w:rPr>
          <w:lang w:val="en-US"/>
        </w:rPr>
        <w:t>data</w:t>
      </w:r>
      <w:r>
        <w:t xml:space="preserve"> [Электронный ресурс]// </w:t>
      </w:r>
      <w:r>
        <w:rPr>
          <w:lang w:val="en-US"/>
        </w:rPr>
        <w:t>URL</w:t>
      </w:r>
      <w:r>
        <w:t xml:space="preserve">: </w:t>
      </w:r>
      <w:hyperlink r:id="rId50" w:history="1">
        <w:r>
          <w:rPr>
            <w:rStyle w:val="af4"/>
          </w:rPr>
          <w:t>https://ru.wikipedia.org/wiki/Multipart/form-data</w:t>
        </w:r>
      </w:hyperlink>
      <w:r>
        <w:t xml:space="preserve"> (Дата обращения: 04.04.2021, режим доступа: свободный).</w:t>
      </w:r>
      <w:bookmarkEnd w:id="207"/>
    </w:p>
    <w:p w14:paraId="6C3E9E89" w14:textId="7D9B7B47" w:rsidR="007C09BB" w:rsidRDefault="007C09BB" w:rsidP="007D0C9A">
      <w:pPr>
        <w:pStyle w:val="1"/>
        <w:numPr>
          <w:ilvl w:val="0"/>
          <w:numId w:val="22"/>
        </w:numPr>
        <w:ind w:left="1066" w:hanging="357"/>
      </w:pPr>
      <w:bookmarkStart w:id="208" w:name="_Toc69069097"/>
      <w:proofErr w:type="spellStart"/>
      <w:r>
        <w:t>Сокетное</w:t>
      </w:r>
      <w:proofErr w:type="spellEnd"/>
      <w:r>
        <w:t xml:space="preserve"> соединение по протоколу </w:t>
      </w:r>
      <w:r>
        <w:rPr>
          <w:lang w:val="en-US"/>
        </w:rPr>
        <w:t>TCP</w:t>
      </w:r>
      <w:r w:rsidRPr="007C09BB">
        <w:t>/</w:t>
      </w:r>
      <w:r>
        <w:rPr>
          <w:lang w:val="en-US"/>
        </w:rPr>
        <w:t>IP</w:t>
      </w:r>
      <w:r w:rsidRPr="007C09BB">
        <w:t xml:space="preserve"> [</w:t>
      </w:r>
      <w:r>
        <w:t>Электронный ресурс</w:t>
      </w:r>
      <w:r w:rsidRPr="007C09BB">
        <w:t xml:space="preserve">]// </w:t>
      </w:r>
      <w:r>
        <w:rPr>
          <w:lang w:val="en-US"/>
        </w:rPr>
        <w:t>URL</w:t>
      </w:r>
      <w:r w:rsidRPr="007C09BB">
        <w:t xml:space="preserve">: </w:t>
      </w:r>
      <w:hyperlink r:id="rId51" w:history="1">
        <w:r w:rsidRPr="00C10CB9">
          <w:rPr>
            <w:rStyle w:val="af4"/>
          </w:rPr>
          <w:t>http://crypto.pp.ua/2010/06/soketnye-soedineniya-po-protokolu-tcpip-v-java/</w:t>
        </w:r>
      </w:hyperlink>
      <w:r>
        <w:t xml:space="preserve"> (Дата обращения 11.04.2021, режим доступа свободный).</w:t>
      </w:r>
      <w:bookmarkEnd w:id="208"/>
    </w:p>
    <w:p w14:paraId="50D56161" w14:textId="67B6519A" w:rsidR="007C09BB" w:rsidRDefault="007C09BB" w:rsidP="007D0C9A">
      <w:pPr>
        <w:pStyle w:val="1"/>
        <w:numPr>
          <w:ilvl w:val="0"/>
          <w:numId w:val="22"/>
        </w:numPr>
        <w:ind w:left="1066" w:hanging="357"/>
      </w:pPr>
      <w:bookmarkStart w:id="209" w:name="_Toc69069098"/>
      <w:r>
        <w:rPr>
          <w:lang w:val="en-US"/>
        </w:rPr>
        <w:t>iOS</w:t>
      </w:r>
      <w:r w:rsidRPr="007C09BB">
        <w:t xml:space="preserve"> </w:t>
      </w:r>
      <w:r>
        <w:rPr>
          <w:lang w:val="en-US"/>
        </w:rPr>
        <w:t>Version</w:t>
      </w:r>
      <w:r w:rsidRPr="007C09BB">
        <w:t xml:space="preserve"> </w:t>
      </w:r>
      <w:r>
        <w:rPr>
          <w:lang w:val="en-US"/>
        </w:rPr>
        <w:t>Stats</w:t>
      </w:r>
      <w:r w:rsidRPr="007C09BB">
        <w:t xml:space="preserve"> [</w:t>
      </w:r>
      <w:r>
        <w:t>Электронный</w:t>
      </w:r>
      <w:r w:rsidRPr="007C09BB">
        <w:t xml:space="preserve"> </w:t>
      </w:r>
      <w:r>
        <w:t>ресурс</w:t>
      </w:r>
      <w:r w:rsidRPr="007C09BB">
        <w:t xml:space="preserve">]// </w:t>
      </w:r>
      <w:r>
        <w:rPr>
          <w:lang w:val="en-US"/>
        </w:rPr>
        <w:t>URL</w:t>
      </w:r>
      <w:r w:rsidRPr="007C09BB">
        <w:t xml:space="preserve">: </w:t>
      </w:r>
      <w:hyperlink r:id="rId52" w:history="1">
        <w:r w:rsidRPr="00C10CB9">
          <w:rPr>
            <w:rStyle w:val="af4"/>
            <w:lang w:val="en-US"/>
          </w:rPr>
          <w:t>https</w:t>
        </w:r>
        <w:r w:rsidRPr="007C09BB">
          <w:rPr>
            <w:rStyle w:val="af4"/>
          </w:rPr>
          <w:t>://</w:t>
        </w:r>
        <w:proofErr w:type="spellStart"/>
        <w:r w:rsidRPr="00C10CB9">
          <w:rPr>
            <w:rStyle w:val="af4"/>
            <w:lang w:val="en-US"/>
          </w:rPr>
          <w:t>david</w:t>
        </w:r>
        <w:proofErr w:type="spellEnd"/>
        <w:r w:rsidRPr="007C09BB">
          <w:rPr>
            <w:rStyle w:val="af4"/>
          </w:rPr>
          <w:t>-</w:t>
        </w:r>
        <w:r w:rsidRPr="00C10CB9">
          <w:rPr>
            <w:rStyle w:val="af4"/>
            <w:lang w:val="en-US"/>
          </w:rPr>
          <w:t>smith</w:t>
        </w:r>
        <w:r w:rsidRPr="007C09BB">
          <w:rPr>
            <w:rStyle w:val="af4"/>
          </w:rPr>
          <w:t>.</w:t>
        </w:r>
        <w:r w:rsidRPr="00C10CB9">
          <w:rPr>
            <w:rStyle w:val="af4"/>
            <w:lang w:val="en-US"/>
          </w:rPr>
          <w:t>org</w:t>
        </w:r>
        <w:r w:rsidRPr="007C09BB">
          <w:rPr>
            <w:rStyle w:val="af4"/>
          </w:rPr>
          <w:t>/</w:t>
        </w:r>
        <w:proofErr w:type="spellStart"/>
        <w:r w:rsidRPr="00C10CB9">
          <w:rPr>
            <w:rStyle w:val="af4"/>
            <w:lang w:val="en-US"/>
          </w:rPr>
          <w:t>iosversionstats</w:t>
        </w:r>
        <w:proofErr w:type="spellEnd"/>
        <w:r w:rsidRPr="007C09BB">
          <w:rPr>
            <w:rStyle w:val="af4"/>
          </w:rPr>
          <w:t>/</w:t>
        </w:r>
      </w:hyperlink>
      <w:r w:rsidRPr="007C09BB">
        <w:t xml:space="preserve"> (</w:t>
      </w:r>
      <w:r>
        <w:t>Дата обращения 11.04.2021, режим доступа свободный).</w:t>
      </w:r>
      <w:bookmarkEnd w:id="209"/>
    </w:p>
    <w:p w14:paraId="58657442" w14:textId="77777777" w:rsidR="007C09BB" w:rsidRPr="007C09BB" w:rsidRDefault="007C09BB" w:rsidP="007C09BB">
      <w:pPr>
        <w:pStyle w:val="1"/>
        <w:numPr>
          <w:ilvl w:val="0"/>
          <w:numId w:val="0"/>
        </w:numPr>
        <w:ind w:left="1066"/>
      </w:pPr>
    </w:p>
    <w:p w14:paraId="621F5E0A" w14:textId="0AA6E580" w:rsidR="00832524" w:rsidRDefault="00832524" w:rsidP="007D53CD">
      <w:pPr>
        <w:pStyle w:val="10"/>
        <w:numPr>
          <w:ilvl w:val="0"/>
          <w:numId w:val="0"/>
        </w:numPr>
        <w:ind w:left="720"/>
      </w:pPr>
      <w:r w:rsidRPr="007C09BB">
        <w:br w:type="page"/>
      </w:r>
      <w:bookmarkStart w:id="210" w:name="_Toc379572146"/>
      <w:bookmarkStart w:id="211" w:name="_Toc69069099"/>
      <w:r w:rsidRPr="006D02DC">
        <w:rPr>
          <w:rFonts w:cs="Times New Roman"/>
          <w:szCs w:val="24"/>
        </w:rPr>
        <w:lastRenderedPageBreak/>
        <w:t>ПРИЛОЖЕНИЕ</w:t>
      </w:r>
      <w:bookmarkEnd w:id="210"/>
      <w:r w:rsidR="001D57DF" w:rsidRPr="006D02DC">
        <w:rPr>
          <w:rFonts w:cs="Times New Roman"/>
          <w:szCs w:val="24"/>
        </w:rPr>
        <w:t xml:space="preserve"> 1</w:t>
      </w:r>
      <w:bookmarkStart w:id="212" w:name="_Toc379572147"/>
      <w:bookmarkStart w:id="213" w:name="_Toc385726069"/>
      <w:r w:rsidR="00363A51">
        <w:rPr>
          <w:rFonts w:cs="Times New Roman"/>
          <w:szCs w:val="24"/>
        </w:rPr>
        <w:br/>
      </w:r>
      <w:r w:rsidR="00433C7F" w:rsidRPr="00131097">
        <w:t>Т</w:t>
      </w:r>
      <w:r w:rsidR="00CC7EB4" w:rsidRPr="00131097">
        <w:t>ЕРМИНОЛОГИЯ</w:t>
      </w:r>
      <w:bookmarkEnd w:id="211"/>
      <w:bookmarkEnd w:id="212"/>
      <w:bookmarkEnd w:id="213"/>
    </w:p>
    <w:p w14:paraId="3FBF15D3" w14:textId="77777777" w:rsidR="0051323A" w:rsidRPr="0051323A" w:rsidRDefault="0051323A" w:rsidP="0051323A"/>
    <w:p w14:paraId="219D6D22" w14:textId="77777777" w:rsidR="00CE097D" w:rsidRDefault="00CE097D" w:rsidP="008A5B6B">
      <w:pPr>
        <w:pStyle w:val="a"/>
        <w:numPr>
          <w:ilvl w:val="0"/>
          <w:numId w:val="35"/>
        </w:numPr>
      </w:pPr>
      <w:bookmarkStart w:id="214" w:name="_Toc385162152"/>
      <w:r>
        <w:rPr>
          <w:b/>
          <w:bCs/>
          <w:lang w:val="en-US"/>
        </w:rPr>
        <w:t>Access</w:t>
      </w:r>
      <w:r w:rsidRPr="002A2E45">
        <w:rPr>
          <w:b/>
          <w:bCs/>
        </w:rPr>
        <w:t xml:space="preserve"> </w:t>
      </w:r>
      <w:r>
        <w:rPr>
          <w:b/>
          <w:bCs/>
          <w:lang w:val="en-US"/>
        </w:rPr>
        <w:t>token</w:t>
      </w:r>
      <w:r>
        <w:rPr>
          <w:b/>
          <w:bCs/>
        </w:rPr>
        <w:t xml:space="preserve"> – </w:t>
      </w:r>
      <w:r>
        <w:t>кратковременный токен для идентификации подлинности пользователя.</w:t>
      </w:r>
    </w:p>
    <w:p w14:paraId="2F707769" w14:textId="77777777" w:rsidR="00CE097D" w:rsidRPr="007D0C9A" w:rsidRDefault="00CE097D" w:rsidP="008A5B6B">
      <w:pPr>
        <w:pStyle w:val="a"/>
        <w:numPr>
          <w:ilvl w:val="0"/>
          <w:numId w:val="35"/>
        </w:numPr>
      </w:pPr>
      <w:r>
        <w:rPr>
          <w:b/>
          <w:bCs/>
          <w:lang w:val="en-US"/>
        </w:rPr>
        <w:t>Fingerprint</w:t>
      </w:r>
      <w:r>
        <w:rPr>
          <w:b/>
          <w:bCs/>
        </w:rPr>
        <w:t xml:space="preserve"> – </w:t>
      </w:r>
      <w:r>
        <w:t>уникальный идентификатор устройства.</w:t>
      </w:r>
    </w:p>
    <w:p w14:paraId="08A1CA9E" w14:textId="77777777" w:rsidR="00CE097D" w:rsidRDefault="00CE097D" w:rsidP="008A5B6B">
      <w:pPr>
        <w:pStyle w:val="a"/>
        <w:numPr>
          <w:ilvl w:val="0"/>
          <w:numId w:val="35"/>
        </w:numPr>
      </w:pPr>
      <w:r>
        <w:rPr>
          <w:b/>
          <w:bCs/>
          <w:lang w:val="en-US"/>
        </w:rPr>
        <w:t>Flutter</w:t>
      </w:r>
      <w:r>
        <w:t xml:space="preserve"> - SDK с открытым исходным кодом для создания мобильных приложений</w:t>
      </w:r>
    </w:p>
    <w:p w14:paraId="41E6D036" w14:textId="77777777" w:rsidR="00CE097D" w:rsidRPr="007C09BB" w:rsidRDefault="00CE097D" w:rsidP="008A5B6B">
      <w:pPr>
        <w:pStyle w:val="a"/>
        <w:numPr>
          <w:ilvl w:val="0"/>
          <w:numId w:val="35"/>
        </w:numPr>
      </w:pPr>
      <w:r>
        <w:rPr>
          <w:b/>
          <w:bCs/>
          <w:lang w:val="en-US"/>
        </w:rPr>
        <w:t>HMAC</w:t>
      </w:r>
      <w:r w:rsidRPr="007C09BB">
        <w:rPr>
          <w:b/>
          <w:bCs/>
        </w:rPr>
        <w:t xml:space="preserve"> </w:t>
      </w:r>
      <w:r w:rsidRPr="007C09BB">
        <w:t>(</w:t>
      </w:r>
      <w:r>
        <w:rPr>
          <w:rStyle w:val="acopre"/>
        </w:rPr>
        <w:t>англ</w:t>
      </w:r>
      <w:r w:rsidRPr="007C09BB">
        <w:rPr>
          <w:rStyle w:val="acopre"/>
        </w:rPr>
        <w:t xml:space="preserve">. </w:t>
      </w:r>
      <w:r w:rsidRPr="002A2E45">
        <w:rPr>
          <w:rStyle w:val="acopre"/>
          <w:i/>
          <w:iCs/>
          <w:lang w:val="en-US"/>
        </w:rPr>
        <w:t>hash</w:t>
      </w:r>
      <w:r w:rsidRPr="007C09BB">
        <w:rPr>
          <w:rStyle w:val="acopre"/>
          <w:i/>
          <w:iCs/>
        </w:rPr>
        <w:t>-</w:t>
      </w:r>
      <w:r w:rsidRPr="002A2E45">
        <w:rPr>
          <w:rStyle w:val="acopre"/>
          <w:i/>
          <w:iCs/>
          <w:lang w:val="en-US"/>
        </w:rPr>
        <w:t>based</w:t>
      </w:r>
      <w:r w:rsidRPr="007C09BB">
        <w:rPr>
          <w:rStyle w:val="acopre"/>
          <w:i/>
          <w:iCs/>
        </w:rPr>
        <w:t xml:space="preserve"> </w:t>
      </w:r>
      <w:r w:rsidRPr="002A2E45">
        <w:rPr>
          <w:rStyle w:val="acopre"/>
          <w:i/>
          <w:iCs/>
          <w:lang w:val="en-US"/>
        </w:rPr>
        <w:t>message</w:t>
      </w:r>
      <w:r w:rsidRPr="007C09BB">
        <w:rPr>
          <w:rStyle w:val="acopre"/>
          <w:i/>
          <w:iCs/>
        </w:rPr>
        <w:t xml:space="preserve"> </w:t>
      </w:r>
      <w:r w:rsidRPr="002A2E45">
        <w:rPr>
          <w:rStyle w:val="acopre"/>
          <w:i/>
          <w:iCs/>
          <w:lang w:val="en-US"/>
        </w:rPr>
        <w:t>authentication</w:t>
      </w:r>
      <w:r w:rsidRPr="007C09BB">
        <w:rPr>
          <w:rStyle w:val="acopre"/>
          <w:i/>
          <w:iCs/>
        </w:rPr>
        <w:t xml:space="preserve"> </w:t>
      </w:r>
      <w:r w:rsidRPr="002A2E45">
        <w:rPr>
          <w:rStyle w:val="acopre"/>
          <w:i/>
          <w:iCs/>
          <w:lang w:val="en-US"/>
        </w:rPr>
        <w:t>code</w:t>
      </w:r>
      <w:r w:rsidRPr="007C09BB">
        <w:rPr>
          <w:rStyle w:val="acopre"/>
        </w:rPr>
        <w:t xml:space="preserve"> – «</w:t>
      </w:r>
      <w:r>
        <w:rPr>
          <w:rStyle w:val="acopre"/>
        </w:rPr>
        <w:t>код</w:t>
      </w:r>
      <w:r w:rsidRPr="007C09BB">
        <w:rPr>
          <w:rStyle w:val="acopre"/>
        </w:rPr>
        <w:t xml:space="preserve"> </w:t>
      </w:r>
      <w:r>
        <w:rPr>
          <w:rStyle w:val="acopre"/>
        </w:rPr>
        <w:t>аутентификации</w:t>
      </w:r>
      <w:r w:rsidRPr="007C09BB">
        <w:rPr>
          <w:rStyle w:val="acopre"/>
        </w:rPr>
        <w:t xml:space="preserve">») – </w:t>
      </w:r>
      <w:r>
        <w:rPr>
          <w:rStyle w:val="acopre"/>
        </w:rPr>
        <w:t>механизм</w:t>
      </w:r>
      <w:r w:rsidRPr="007C09BB">
        <w:rPr>
          <w:rStyle w:val="acopre"/>
        </w:rPr>
        <w:t xml:space="preserve"> </w:t>
      </w:r>
      <w:r>
        <w:rPr>
          <w:rStyle w:val="acopre"/>
        </w:rPr>
        <w:t>проверки целостности информации.</w:t>
      </w:r>
    </w:p>
    <w:p w14:paraId="4ECE8607" w14:textId="77777777" w:rsidR="00CE097D" w:rsidRDefault="00CE097D" w:rsidP="008A5B6B">
      <w:pPr>
        <w:pStyle w:val="a"/>
        <w:numPr>
          <w:ilvl w:val="0"/>
          <w:numId w:val="35"/>
        </w:numPr>
      </w:pPr>
      <w:r>
        <w:rPr>
          <w:b/>
          <w:bCs/>
        </w:rPr>
        <w:t>HTTP</w:t>
      </w:r>
      <w:r>
        <w:t xml:space="preserve"> (англ. </w:t>
      </w:r>
      <w:proofErr w:type="spellStart"/>
      <w:r>
        <w:rPr>
          <w:i/>
          <w:iCs/>
          <w:lang w:val="en"/>
        </w:rPr>
        <w:t>HyperText</w:t>
      </w:r>
      <w:proofErr w:type="spellEnd"/>
      <w:r w:rsidRPr="007D0C9A">
        <w:rPr>
          <w:i/>
          <w:iCs/>
        </w:rPr>
        <w:t xml:space="preserve"> </w:t>
      </w:r>
      <w:r>
        <w:rPr>
          <w:i/>
          <w:iCs/>
          <w:lang w:val="en"/>
        </w:rPr>
        <w:t>Transfer</w:t>
      </w:r>
      <w:r w:rsidRPr="007D0C9A">
        <w:rPr>
          <w:i/>
          <w:iCs/>
        </w:rPr>
        <w:t xml:space="preserve"> </w:t>
      </w:r>
      <w:r>
        <w:rPr>
          <w:i/>
          <w:iCs/>
          <w:lang w:val="en"/>
        </w:rPr>
        <w:t>Protocol</w:t>
      </w:r>
      <w:r>
        <w:t> — «протокол передачи гипертекста») — протокол прикладного уровня передачи данных, изначально — в виде гипертекстовых документов в формате HTML, в настоящее время используется для передачи произвольных данных.</w:t>
      </w:r>
    </w:p>
    <w:p w14:paraId="63F88F49" w14:textId="77777777" w:rsidR="00CE097D" w:rsidRDefault="00CE097D" w:rsidP="008A5B6B">
      <w:pPr>
        <w:pStyle w:val="a"/>
        <w:numPr>
          <w:ilvl w:val="0"/>
          <w:numId w:val="35"/>
        </w:numPr>
      </w:pPr>
      <w:r>
        <w:rPr>
          <w:b/>
          <w:bCs/>
          <w:lang w:val="en-US"/>
        </w:rPr>
        <w:t>JAR</w:t>
      </w:r>
      <w:r>
        <w:rPr>
          <w:b/>
          <w:bCs/>
        </w:rPr>
        <w:t xml:space="preserve"> </w:t>
      </w:r>
      <w:r>
        <w:t>(англ.</w:t>
      </w:r>
      <w:r>
        <w:rPr>
          <w:lang w:val="en-US"/>
        </w:rPr>
        <w:t> </w:t>
      </w:r>
      <w:r>
        <w:rPr>
          <w:i/>
          <w:iCs/>
          <w:lang w:val="en"/>
        </w:rPr>
        <w:t>Java</w:t>
      </w:r>
      <w:r w:rsidRPr="007D0C9A">
        <w:rPr>
          <w:i/>
          <w:iCs/>
        </w:rPr>
        <w:t xml:space="preserve"> </w:t>
      </w:r>
      <w:r>
        <w:rPr>
          <w:i/>
          <w:iCs/>
          <w:lang w:val="en"/>
        </w:rPr>
        <w:t>Archive</w:t>
      </w:r>
      <w:r>
        <w:rPr>
          <w:i/>
          <w:iCs/>
        </w:rPr>
        <w:t>)</w:t>
      </w:r>
      <w:r>
        <w:rPr>
          <w:b/>
          <w:bCs/>
        </w:rPr>
        <w:t xml:space="preserve"> </w:t>
      </w:r>
      <w:r>
        <w:t xml:space="preserve">– это </w:t>
      </w:r>
      <w:r>
        <w:rPr>
          <w:lang w:val="en-US"/>
        </w:rPr>
        <w:t>Java</w:t>
      </w:r>
      <w:r>
        <w:t xml:space="preserve">-архив. Представляет собой </w:t>
      </w:r>
      <w:r>
        <w:rPr>
          <w:lang w:val="en-US"/>
        </w:rPr>
        <w:t>ZIP</w:t>
      </w:r>
      <w:r>
        <w:t xml:space="preserve">-архив, в котором содержится часть программы на языке </w:t>
      </w:r>
      <w:r>
        <w:rPr>
          <w:lang w:val="en-US"/>
        </w:rPr>
        <w:t>Java</w:t>
      </w:r>
      <w:r>
        <w:t>.</w:t>
      </w:r>
    </w:p>
    <w:p w14:paraId="519DCE11" w14:textId="77777777" w:rsidR="00CE097D" w:rsidRPr="002A2E45" w:rsidRDefault="00CE097D" w:rsidP="008A5B6B">
      <w:pPr>
        <w:pStyle w:val="a"/>
        <w:numPr>
          <w:ilvl w:val="0"/>
          <w:numId w:val="35"/>
        </w:numPr>
        <w:rPr>
          <w:b/>
          <w:bCs/>
        </w:rPr>
      </w:pPr>
      <w:r w:rsidRPr="002A2E45">
        <w:rPr>
          <w:b/>
          <w:bCs/>
          <w:lang w:val="en-US"/>
        </w:rPr>
        <w:t>JDBC</w:t>
      </w:r>
      <w:r w:rsidRPr="002A2E45">
        <w:rPr>
          <w:b/>
          <w:bCs/>
        </w:rPr>
        <w:t xml:space="preserve"> </w:t>
      </w:r>
      <w:r>
        <w:rPr>
          <w:b/>
          <w:bCs/>
        </w:rPr>
        <w:t xml:space="preserve">– </w:t>
      </w:r>
      <w:r>
        <w:t xml:space="preserve">платформенно-независимый стандарт взаимодействия </w:t>
      </w:r>
      <w:r>
        <w:rPr>
          <w:lang w:val="en-US"/>
        </w:rPr>
        <w:t>Java</w:t>
      </w:r>
      <w:r w:rsidRPr="002A2E45">
        <w:t>-</w:t>
      </w:r>
      <w:r>
        <w:t>приложений с различными СУБД.</w:t>
      </w:r>
    </w:p>
    <w:p w14:paraId="2DF74741" w14:textId="77777777" w:rsidR="00CE097D" w:rsidRDefault="00CE097D" w:rsidP="008A5B6B">
      <w:pPr>
        <w:pStyle w:val="a"/>
        <w:numPr>
          <w:ilvl w:val="0"/>
          <w:numId w:val="35"/>
        </w:numPr>
      </w:pPr>
      <w:r>
        <w:rPr>
          <w:b/>
          <w:bCs/>
          <w:lang w:val="en-US"/>
        </w:rPr>
        <w:t>JPA</w:t>
      </w:r>
      <w:r>
        <w:rPr>
          <w:b/>
          <w:bCs/>
        </w:rPr>
        <w:t xml:space="preserve"> – </w:t>
      </w:r>
      <w:r>
        <w:t xml:space="preserve">технология, обеспечивающая объектно-реляционное отображение простых </w:t>
      </w:r>
      <w:r>
        <w:rPr>
          <w:lang w:val="en-US"/>
        </w:rPr>
        <w:t>Java</w:t>
      </w:r>
      <w:r w:rsidRPr="002A2E45">
        <w:t xml:space="preserve"> </w:t>
      </w:r>
      <w:r>
        <w:t>объектов и предоставляющая</w:t>
      </w:r>
      <w:r w:rsidRPr="002A2E45">
        <w:t xml:space="preserve"> </w:t>
      </w:r>
      <w:r>
        <w:rPr>
          <w:lang w:val="en-US"/>
        </w:rPr>
        <w:t>API</w:t>
      </w:r>
      <w:r>
        <w:t xml:space="preserve"> для сохранения, получения и управления такими объектами.</w:t>
      </w:r>
    </w:p>
    <w:p w14:paraId="027563BB" w14:textId="77777777" w:rsidR="00CE097D" w:rsidRDefault="00CE097D" w:rsidP="008A5B6B">
      <w:pPr>
        <w:pStyle w:val="a"/>
        <w:numPr>
          <w:ilvl w:val="0"/>
          <w:numId w:val="35"/>
        </w:numPr>
      </w:pPr>
      <w:r>
        <w:rPr>
          <w:b/>
          <w:bCs/>
          <w:lang w:val="en-US"/>
        </w:rPr>
        <w:t>JSON</w:t>
      </w:r>
      <w:r>
        <w:rPr>
          <w:b/>
          <w:bCs/>
        </w:rPr>
        <w:t xml:space="preserve"> (</w:t>
      </w:r>
      <w:r>
        <w:t>англ. </w:t>
      </w:r>
      <w:r>
        <w:rPr>
          <w:i/>
          <w:iCs/>
          <w:lang w:val="en"/>
        </w:rPr>
        <w:t>JavaScript</w:t>
      </w:r>
      <w:r w:rsidRPr="007D0C9A">
        <w:rPr>
          <w:i/>
          <w:iCs/>
        </w:rPr>
        <w:t xml:space="preserve"> </w:t>
      </w:r>
      <w:r>
        <w:rPr>
          <w:i/>
          <w:iCs/>
          <w:lang w:val="en"/>
        </w:rPr>
        <w:t>Object</w:t>
      </w:r>
      <w:r w:rsidRPr="007D0C9A">
        <w:rPr>
          <w:i/>
          <w:iCs/>
        </w:rPr>
        <w:t xml:space="preserve"> </w:t>
      </w:r>
      <w:r>
        <w:rPr>
          <w:i/>
          <w:iCs/>
          <w:lang w:val="en"/>
        </w:rPr>
        <w:t>Notation</w:t>
      </w:r>
      <w:r>
        <w:t>)</w:t>
      </w:r>
      <w:r>
        <w:rPr>
          <w:b/>
          <w:bCs/>
        </w:rPr>
        <w:t xml:space="preserve"> </w:t>
      </w:r>
      <w:r>
        <w:t>— Текстовый формат обмена данными.</w:t>
      </w:r>
    </w:p>
    <w:p w14:paraId="6C7FAB9D" w14:textId="77777777" w:rsidR="00CE097D" w:rsidRDefault="00CE097D" w:rsidP="008A5B6B">
      <w:pPr>
        <w:pStyle w:val="a"/>
        <w:numPr>
          <w:ilvl w:val="0"/>
          <w:numId w:val="35"/>
        </w:numPr>
      </w:pPr>
      <w:r>
        <w:rPr>
          <w:b/>
          <w:bCs/>
          <w:lang w:val="en-US"/>
        </w:rPr>
        <w:t>JWT</w:t>
      </w:r>
      <w:r>
        <w:rPr>
          <w:b/>
          <w:bCs/>
        </w:rPr>
        <w:t xml:space="preserve"> </w:t>
      </w:r>
      <w:r>
        <w:t xml:space="preserve">(англ. </w:t>
      </w:r>
      <w:r>
        <w:rPr>
          <w:i/>
          <w:iCs/>
          <w:lang w:val="en-US"/>
        </w:rPr>
        <w:t>JSON</w:t>
      </w:r>
      <w:r>
        <w:rPr>
          <w:i/>
          <w:iCs/>
        </w:rPr>
        <w:t xml:space="preserve"> </w:t>
      </w:r>
      <w:r>
        <w:rPr>
          <w:i/>
          <w:iCs/>
          <w:lang w:val="en-US"/>
        </w:rPr>
        <w:t>Web</w:t>
      </w:r>
      <w:r>
        <w:rPr>
          <w:i/>
          <w:iCs/>
        </w:rPr>
        <w:t xml:space="preserve"> </w:t>
      </w:r>
      <w:r>
        <w:rPr>
          <w:i/>
          <w:iCs/>
          <w:lang w:val="en-US"/>
        </w:rPr>
        <w:t>Token</w:t>
      </w:r>
      <w:r>
        <w:t>) — это открытый стандарт (RFC 7519) для создания токенов доступа, основанный на формате JSON.</w:t>
      </w:r>
    </w:p>
    <w:p w14:paraId="78E78618" w14:textId="77777777" w:rsidR="00CE097D" w:rsidRPr="007D0C9A" w:rsidRDefault="00CE097D" w:rsidP="008A5B6B">
      <w:pPr>
        <w:pStyle w:val="a"/>
        <w:numPr>
          <w:ilvl w:val="0"/>
          <w:numId w:val="35"/>
        </w:numPr>
      </w:pPr>
      <w:r>
        <w:rPr>
          <w:b/>
          <w:bCs/>
          <w:lang w:val="en-US"/>
        </w:rPr>
        <w:t>Long</w:t>
      </w:r>
      <w:r w:rsidRPr="007C09BB">
        <w:rPr>
          <w:b/>
          <w:bCs/>
        </w:rPr>
        <w:t xml:space="preserve"> </w:t>
      </w:r>
      <w:r>
        <w:rPr>
          <w:b/>
          <w:bCs/>
          <w:lang w:val="en-US"/>
        </w:rPr>
        <w:t>polling</w:t>
      </w:r>
      <w:r>
        <w:rPr>
          <w:b/>
          <w:bCs/>
        </w:rPr>
        <w:t xml:space="preserve"> </w:t>
      </w:r>
      <w:r>
        <w:t>– технология, которая позволяет получать данные о новых событиях с помощью «длинных запросов». Сервер получает запрос, но отправляет ответ на него не сразу, а лишь тогда, когда произойдёт какое-либо событие.</w:t>
      </w:r>
    </w:p>
    <w:p w14:paraId="65103264" w14:textId="77777777" w:rsidR="00CE097D" w:rsidRDefault="00CE097D" w:rsidP="008A5B6B">
      <w:pPr>
        <w:pStyle w:val="a"/>
        <w:numPr>
          <w:ilvl w:val="0"/>
          <w:numId w:val="35"/>
        </w:numPr>
      </w:pPr>
      <w:bookmarkStart w:id="215" w:name="_Hlk68440112"/>
      <w:r>
        <w:rPr>
          <w:b/>
          <w:bCs/>
          <w:lang w:val="en-US"/>
        </w:rPr>
        <w:t>Multipart</w:t>
      </w:r>
      <w:r>
        <w:rPr>
          <w:b/>
          <w:bCs/>
        </w:rPr>
        <w:t>/</w:t>
      </w:r>
      <w:r>
        <w:rPr>
          <w:b/>
          <w:bCs/>
          <w:lang w:val="en-US"/>
        </w:rPr>
        <w:t>form</w:t>
      </w:r>
      <w:r>
        <w:rPr>
          <w:b/>
          <w:bCs/>
        </w:rPr>
        <w:t>-</w:t>
      </w:r>
      <w:r>
        <w:rPr>
          <w:b/>
          <w:bCs/>
          <w:lang w:val="en-US"/>
        </w:rPr>
        <w:t>data</w:t>
      </w:r>
      <w:r>
        <w:t xml:space="preserve"> </w:t>
      </w:r>
      <w:bookmarkEnd w:id="215"/>
      <w:r>
        <w:t>- это составной тип содержимого, чаще всего использующийся для отправки HTML-форм с бинарными (не-ASCII) данными методом POST протокола HTTP.</w:t>
      </w:r>
    </w:p>
    <w:p w14:paraId="396A00EB" w14:textId="77777777" w:rsidR="00CE097D" w:rsidRPr="007D0C9A" w:rsidRDefault="00CE097D" w:rsidP="008A5B6B">
      <w:pPr>
        <w:pStyle w:val="a"/>
        <w:numPr>
          <w:ilvl w:val="0"/>
          <w:numId w:val="35"/>
        </w:numPr>
      </w:pPr>
      <w:r>
        <w:rPr>
          <w:b/>
          <w:bCs/>
          <w:lang w:val="en-US"/>
        </w:rPr>
        <w:t>Refresh</w:t>
      </w:r>
      <w:r w:rsidRPr="002A2E45">
        <w:rPr>
          <w:b/>
          <w:bCs/>
        </w:rPr>
        <w:t xml:space="preserve"> </w:t>
      </w:r>
      <w:r>
        <w:rPr>
          <w:b/>
          <w:bCs/>
          <w:lang w:val="en-US"/>
        </w:rPr>
        <w:t>Token</w:t>
      </w:r>
      <w:r>
        <w:rPr>
          <w:b/>
          <w:bCs/>
        </w:rPr>
        <w:t xml:space="preserve"> – </w:t>
      </w:r>
      <w:r>
        <w:t xml:space="preserve">долговременный токен, используется для получения новой пары </w:t>
      </w:r>
      <w:r>
        <w:rPr>
          <w:lang w:val="en-US"/>
        </w:rPr>
        <w:t>access</w:t>
      </w:r>
      <w:r w:rsidRPr="002A2E45">
        <w:t>/</w:t>
      </w:r>
      <w:r>
        <w:rPr>
          <w:lang w:val="en-US"/>
        </w:rPr>
        <w:t>refresh</w:t>
      </w:r>
      <w:r>
        <w:t xml:space="preserve"> токенов.</w:t>
      </w:r>
    </w:p>
    <w:p w14:paraId="32B20200" w14:textId="77777777" w:rsidR="00CE097D" w:rsidRPr="002A2E45" w:rsidRDefault="00CE097D" w:rsidP="008A5B6B">
      <w:pPr>
        <w:pStyle w:val="a"/>
        <w:numPr>
          <w:ilvl w:val="0"/>
          <w:numId w:val="35"/>
        </w:numPr>
      </w:pPr>
      <w:r>
        <w:rPr>
          <w:b/>
          <w:bCs/>
          <w:lang w:val="en-US"/>
        </w:rPr>
        <w:t>SMTP</w:t>
      </w:r>
      <w:r>
        <w:rPr>
          <w:b/>
          <w:bCs/>
        </w:rPr>
        <w:t xml:space="preserve"> </w:t>
      </w:r>
      <w:r>
        <w:t>(англ. </w:t>
      </w:r>
      <w:r>
        <w:rPr>
          <w:i/>
          <w:iCs/>
          <w:lang w:val="en"/>
        </w:rPr>
        <w:t>Simple</w:t>
      </w:r>
      <w:r w:rsidRPr="007D0C9A">
        <w:rPr>
          <w:i/>
          <w:iCs/>
        </w:rPr>
        <w:t xml:space="preserve"> </w:t>
      </w:r>
      <w:r>
        <w:rPr>
          <w:i/>
          <w:iCs/>
          <w:lang w:val="en"/>
        </w:rPr>
        <w:t>Mail</w:t>
      </w:r>
      <w:r w:rsidRPr="007D0C9A">
        <w:rPr>
          <w:i/>
          <w:iCs/>
        </w:rPr>
        <w:t xml:space="preserve"> </w:t>
      </w:r>
      <w:r>
        <w:rPr>
          <w:i/>
          <w:iCs/>
          <w:lang w:val="en"/>
        </w:rPr>
        <w:t>Transfer</w:t>
      </w:r>
      <w:r w:rsidRPr="007D0C9A">
        <w:rPr>
          <w:i/>
          <w:iCs/>
        </w:rPr>
        <w:t xml:space="preserve"> </w:t>
      </w:r>
      <w:r>
        <w:rPr>
          <w:i/>
          <w:iCs/>
          <w:lang w:val="en"/>
        </w:rPr>
        <w:t>Protocol</w:t>
      </w:r>
      <w:r>
        <w:t> — простой протокол передачи почты) — это широко используемый сетевой протокол, предназначенный для передачи электронной почты в сетях TCP/IP</w:t>
      </w:r>
    </w:p>
    <w:p w14:paraId="7203908A" w14:textId="77777777" w:rsidR="00CE097D" w:rsidRDefault="00CE097D" w:rsidP="008A5B6B">
      <w:pPr>
        <w:pStyle w:val="a"/>
        <w:numPr>
          <w:ilvl w:val="0"/>
          <w:numId w:val="35"/>
        </w:numPr>
      </w:pPr>
      <w:proofErr w:type="spellStart"/>
      <w:r>
        <w:rPr>
          <w:b/>
          <w:bCs/>
        </w:rPr>
        <w:t>Spring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Framework</w:t>
      </w:r>
      <w:proofErr w:type="spellEnd"/>
      <w:r>
        <w:t xml:space="preserve"> (или коротко </w:t>
      </w:r>
      <w:proofErr w:type="spellStart"/>
      <w:r>
        <w:rPr>
          <w:b/>
          <w:bCs/>
        </w:rPr>
        <w:t>Spring</w:t>
      </w:r>
      <w:proofErr w:type="spellEnd"/>
      <w:r>
        <w:t>) — универсальный серверный фреймворк с открытым исходным кодом для Java-платформы.</w:t>
      </w:r>
    </w:p>
    <w:p w14:paraId="0DCCF679" w14:textId="77777777" w:rsidR="00CE097D" w:rsidRDefault="00CE097D" w:rsidP="008A5B6B">
      <w:pPr>
        <w:pStyle w:val="a"/>
        <w:numPr>
          <w:ilvl w:val="0"/>
          <w:numId w:val="35"/>
        </w:numPr>
      </w:pPr>
      <w:r>
        <w:rPr>
          <w:b/>
          <w:bCs/>
        </w:rPr>
        <w:t xml:space="preserve">База данных </w:t>
      </w:r>
      <w:r>
        <w:t xml:space="preserve">(сокр. БД) — совокупность данных, хранимых в соответствии со схемой данных, манипулирование которыми выполняют в соответствии с правилами средств моделирования данных. </w:t>
      </w:r>
    </w:p>
    <w:p w14:paraId="0B1828A6" w14:textId="77777777" w:rsidR="00CE097D" w:rsidRDefault="00CE097D" w:rsidP="008A5B6B">
      <w:pPr>
        <w:pStyle w:val="a"/>
        <w:numPr>
          <w:ilvl w:val="0"/>
          <w:numId w:val="35"/>
        </w:numPr>
      </w:pPr>
      <w:r>
        <w:rPr>
          <w:b/>
          <w:bCs/>
        </w:rPr>
        <w:lastRenderedPageBreak/>
        <w:t>Веб-сервер</w:t>
      </w:r>
      <w:r>
        <w:t> — сервер, принимающий HTTP-запросы от клиентов и выдающий им HTTP-ответы.</w:t>
      </w:r>
    </w:p>
    <w:p w14:paraId="38DC0D9F" w14:textId="77777777" w:rsidR="00CE097D" w:rsidRPr="007D0C9A" w:rsidRDefault="00CE097D" w:rsidP="008A5B6B">
      <w:pPr>
        <w:pStyle w:val="a"/>
        <w:numPr>
          <w:ilvl w:val="0"/>
          <w:numId w:val="35"/>
        </w:numPr>
      </w:pPr>
      <w:proofErr w:type="spellStart"/>
      <w:r>
        <w:rPr>
          <w:b/>
          <w:bCs/>
        </w:rPr>
        <w:t>Десериализация</w:t>
      </w:r>
      <w:proofErr w:type="spellEnd"/>
      <w:r>
        <w:rPr>
          <w:b/>
          <w:bCs/>
        </w:rPr>
        <w:t xml:space="preserve"> – </w:t>
      </w:r>
      <w:r>
        <w:t>восстановление первоначального состояния структуры данных из текстовой</w:t>
      </w:r>
      <w:r w:rsidRPr="002A2E45">
        <w:t>/</w:t>
      </w:r>
      <w:r>
        <w:t>битовой последовательности.</w:t>
      </w:r>
    </w:p>
    <w:p w14:paraId="6D0351C5" w14:textId="70BEF64E" w:rsidR="00CE097D" w:rsidRDefault="00CE097D" w:rsidP="008A5B6B">
      <w:pPr>
        <w:pStyle w:val="a"/>
        <w:numPr>
          <w:ilvl w:val="0"/>
          <w:numId w:val="35"/>
        </w:numPr>
      </w:pPr>
      <w:r w:rsidRPr="007C09BB">
        <w:rPr>
          <w:b/>
          <w:bCs/>
        </w:rPr>
        <w:t>Сокет</w:t>
      </w:r>
      <w:r>
        <w:rPr>
          <w:b/>
          <w:bCs/>
        </w:rPr>
        <w:t xml:space="preserve"> </w:t>
      </w:r>
      <w:r>
        <w:t>(</w:t>
      </w:r>
      <w:r w:rsidRPr="007C09BB">
        <w:t>англ.</w:t>
      </w:r>
      <w:r>
        <w:t> </w:t>
      </w:r>
      <w:r>
        <w:rPr>
          <w:i/>
          <w:iCs/>
          <w:lang w:val="en"/>
        </w:rPr>
        <w:t>socket</w:t>
      </w:r>
      <w:r>
        <w:t> —</w:t>
      </w:r>
      <w:r w:rsidR="00AD0710">
        <w:t xml:space="preserve"> </w:t>
      </w:r>
      <w:r w:rsidR="00A96D83">
        <w:t>разъём) -</w:t>
      </w:r>
      <w:r>
        <w:t xml:space="preserve"> название программного интерфейса для обеспечения непрерывного обмена данными между процессами.</w:t>
      </w:r>
    </w:p>
    <w:p w14:paraId="0F4F9BBE" w14:textId="3EB351CE" w:rsidR="007D0C9A" w:rsidRDefault="007D0C9A" w:rsidP="007D0C9A"/>
    <w:p w14:paraId="00562022" w14:textId="77777777" w:rsidR="007D0C9A" w:rsidRDefault="007D0C9A" w:rsidP="007D0C9A"/>
    <w:p w14:paraId="7C167DD2" w14:textId="77777777" w:rsidR="007D0C9A" w:rsidRDefault="007D0C9A" w:rsidP="007D0C9A"/>
    <w:p w14:paraId="05E5CB2B" w14:textId="77777777" w:rsidR="007D0C9A" w:rsidRDefault="007D0C9A" w:rsidP="007D0C9A"/>
    <w:p w14:paraId="5148E787" w14:textId="77777777" w:rsidR="007D53CD" w:rsidRPr="007C09BB" w:rsidRDefault="007D53CD" w:rsidP="00131097">
      <w:pPr>
        <w:pStyle w:val="10"/>
        <w:numPr>
          <w:ilvl w:val="0"/>
          <w:numId w:val="0"/>
        </w:numPr>
        <w:ind w:left="720"/>
      </w:pPr>
    </w:p>
    <w:p w14:paraId="5B47060B" w14:textId="77777777" w:rsidR="007D53CD" w:rsidRDefault="007D53CD" w:rsidP="00131097">
      <w:pPr>
        <w:pStyle w:val="10"/>
        <w:numPr>
          <w:ilvl w:val="0"/>
          <w:numId w:val="0"/>
        </w:numPr>
        <w:ind w:left="720"/>
      </w:pPr>
    </w:p>
    <w:p w14:paraId="2A76FCAD" w14:textId="77777777" w:rsidR="007D53CD" w:rsidRDefault="007D53CD" w:rsidP="00131097">
      <w:pPr>
        <w:pStyle w:val="10"/>
        <w:numPr>
          <w:ilvl w:val="0"/>
          <w:numId w:val="0"/>
        </w:numPr>
        <w:ind w:left="720"/>
      </w:pPr>
    </w:p>
    <w:p w14:paraId="6884305F" w14:textId="3E1D9587" w:rsidR="007D53CD" w:rsidRDefault="007D53CD" w:rsidP="00131097">
      <w:pPr>
        <w:pStyle w:val="10"/>
        <w:numPr>
          <w:ilvl w:val="0"/>
          <w:numId w:val="0"/>
        </w:numPr>
        <w:ind w:left="720"/>
      </w:pPr>
    </w:p>
    <w:p w14:paraId="0FFE23D4" w14:textId="23B12FF1" w:rsidR="007C09BB" w:rsidRDefault="007C09BB" w:rsidP="007C09BB"/>
    <w:p w14:paraId="5F8905AB" w14:textId="26AB5826" w:rsidR="007C09BB" w:rsidRDefault="007C09BB" w:rsidP="007C09BB"/>
    <w:p w14:paraId="16617A48" w14:textId="349CD2C8" w:rsidR="007C09BB" w:rsidRDefault="007C09BB" w:rsidP="007C09BB"/>
    <w:p w14:paraId="7F4F0617" w14:textId="15A98C7B" w:rsidR="007C09BB" w:rsidRDefault="007C09BB" w:rsidP="007C09BB"/>
    <w:p w14:paraId="247F025B" w14:textId="378A3553" w:rsidR="007C09BB" w:rsidRDefault="007C09BB" w:rsidP="007C09BB"/>
    <w:p w14:paraId="4C2C89F1" w14:textId="63B4C5C1" w:rsidR="007C09BB" w:rsidRDefault="007C09BB" w:rsidP="007C09BB"/>
    <w:p w14:paraId="291369D6" w14:textId="68CFFFB8" w:rsidR="007C09BB" w:rsidRDefault="007C09BB" w:rsidP="007C09BB"/>
    <w:p w14:paraId="0E9232E7" w14:textId="19B78177" w:rsidR="007C09BB" w:rsidRDefault="007C09BB" w:rsidP="007C09BB"/>
    <w:p w14:paraId="2FEE78E4" w14:textId="6AA08151" w:rsidR="007C09BB" w:rsidRDefault="007C09BB" w:rsidP="007C09BB"/>
    <w:p w14:paraId="2A8DED00" w14:textId="21C9D40C" w:rsidR="007C09BB" w:rsidRDefault="007C09BB" w:rsidP="007C09BB"/>
    <w:p w14:paraId="56D888EE" w14:textId="4C09F19F" w:rsidR="007C09BB" w:rsidRDefault="007C09BB" w:rsidP="007C09BB"/>
    <w:p w14:paraId="34872E77" w14:textId="410E4C91" w:rsidR="007C09BB" w:rsidRDefault="007C09BB" w:rsidP="007C09BB"/>
    <w:p w14:paraId="5C9C3F80" w14:textId="713CEFC2" w:rsidR="007C09BB" w:rsidRDefault="007C09BB" w:rsidP="007C09BB"/>
    <w:p w14:paraId="49C6D2A6" w14:textId="6B8BF6CE" w:rsidR="007C09BB" w:rsidRDefault="007C09BB" w:rsidP="007C09BB"/>
    <w:p w14:paraId="73882821" w14:textId="49787E63" w:rsidR="007C09BB" w:rsidRDefault="007C09BB" w:rsidP="007C09BB"/>
    <w:p w14:paraId="2E95744F" w14:textId="369BB418" w:rsidR="007C09BB" w:rsidRDefault="007C09BB" w:rsidP="007C09BB"/>
    <w:p w14:paraId="0E58DBCE" w14:textId="01F53493" w:rsidR="007C09BB" w:rsidRDefault="007C09BB" w:rsidP="007C09BB"/>
    <w:p w14:paraId="36EE8A80" w14:textId="78441296" w:rsidR="007C09BB" w:rsidRDefault="007C09BB" w:rsidP="007C09BB"/>
    <w:p w14:paraId="6689FD46" w14:textId="56C65F23" w:rsidR="007C09BB" w:rsidRDefault="007C09BB" w:rsidP="007C09BB"/>
    <w:p w14:paraId="133CB376" w14:textId="1ABD5F01" w:rsidR="007C09BB" w:rsidRDefault="007C09BB" w:rsidP="007C09BB"/>
    <w:p w14:paraId="6DF2787C" w14:textId="0A05260F" w:rsidR="007C09BB" w:rsidRDefault="007C09BB" w:rsidP="007C09BB"/>
    <w:p w14:paraId="0291CE6B" w14:textId="2EA87E7E" w:rsidR="007C09BB" w:rsidRDefault="007C09BB" w:rsidP="007C09BB"/>
    <w:p w14:paraId="11097448" w14:textId="32BEA3BB" w:rsidR="007C09BB" w:rsidRDefault="007C09BB" w:rsidP="007C09BB"/>
    <w:p w14:paraId="569C11E7" w14:textId="3C67A402" w:rsidR="007C09BB" w:rsidRDefault="007C09BB" w:rsidP="007C09BB"/>
    <w:p w14:paraId="6F0BB970" w14:textId="2FD6004A" w:rsidR="007C09BB" w:rsidRDefault="007C09BB" w:rsidP="007C09BB"/>
    <w:p w14:paraId="3FD5E170" w14:textId="0B365544" w:rsidR="007C09BB" w:rsidRDefault="007C09BB" w:rsidP="007C09BB"/>
    <w:p w14:paraId="3E71C16F" w14:textId="2D168DDA" w:rsidR="007C09BB" w:rsidRDefault="007C09BB" w:rsidP="007C09BB"/>
    <w:p w14:paraId="554CA575" w14:textId="78745B5B" w:rsidR="007C09BB" w:rsidRDefault="007C09BB" w:rsidP="007C09BB"/>
    <w:p w14:paraId="22E1BACE" w14:textId="48C83758" w:rsidR="007C09BB" w:rsidRDefault="007C09BB" w:rsidP="007C09BB"/>
    <w:p w14:paraId="440001E3" w14:textId="77777777" w:rsidR="007C09BB" w:rsidRPr="007C09BB" w:rsidRDefault="007C09BB" w:rsidP="007C09BB"/>
    <w:p w14:paraId="7520864E" w14:textId="77777777" w:rsidR="007D53CD" w:rsidRDefault="007D53CD" w:rsidP="00131097">
      <w:pPr>
        <w:pStyle w:val="10"/>
        <w:numPr>
          <w:ilvl w:val="0"/>
          <w:numId w:val="0"/>
        </w:numPr>
        <w:ind w:left="720"/>
      </w:pPr>
    </w:p>
    <w:bookmarkEnd w:id="214"/>
    <w:p w14:paraId="3350B095" w14:textId="380D0D1C" w:rsidR="00D71CA1" w:rsidRDefault="00D71CA1" w:rsidP="00C7416F">
      <w:pPr>
        <w:ind w:firstLine="0"/>
        <w:rPr>
          <w:b/>
        </w:rPr>
      </w:pPr>
    </w:p>
    <w:p w14:paraId="399305B1" w14:textId="5C2D8EEB" w:rsidR="00D71CA1" w:rsidRDefault="00D71CA1" w:rsidP="00131097">
      <w:pPr>
        <w:pStyle w:val="a1"/>
        <w:ind w:firstLine="0"/>
        <w:jc w:val="center"/>
        <w:outlineLvl w:val="0"/>
        <w:rPr>
          <w:b/>
        </w:rPr>
      </w:pPr>
      <w:bookmarkStart w:id="216" w:name="_Toc69069100"/>
      <w:r w:rsidRPr="00D71CA1">
        <w:rPr>
          <w:b/>
          <w:bCs/>
        </w:rPr>
        <w:lastRenderedPageBreak/>
        <w:t xml:space="preserve">ПРИЛОЖЕНИЕ </w:t>
      </w:r>
      <w:r w:rsidR="003D104D">
        <w:rPr>
          <w:b/>
          <w:bCs/>
        </w:rPr>
        <w:t>2</w:t>
      </w:r>
      <w:r w:rsidR="00131097">
        <w:rPr>
          <w:b/>
          <w:bCs/>
        </w:rPr>
        <w:br/>
      </w:r>
      <w:r w:rsidR="00BE46CB">
        <w:rPr>
          <w:b/>
        </w:rPr>
        <w:t xml:space="preserve">ФОРМАТЫ </w:t>
      </w:r>
      <w:r w:rsidR="00BE46CB">
        <w:rPr>
          <w:b/>
          <w:lang w:val="en-US"/>
        </w:rPr>
        <w:t>HTTP</w:t>
      </w:r>
      <w:r w:rsidR="00BE46CB">
        <w:rPr>
          <w:b/>
        </w:rPr>
        <w:t>-ЗАПРОСОВ</w:t>
      </w:r>
      <w:bookmarkEnd w:id="216"/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2495"/>
        <w:gridCol w:w="1144"/>
        <w:gridCol w:w="1718"/>
        <w:gridCol w:w="1016"/>
        <w:gridCol w:w="1644"/>
        <w:gridCol w:w="1758"/>
      </w:tblGrid>
      <w:tr w:rsidR="007F09BB" w14:paraId="3EAB38BB" w14:textId="77777777" w:rsidTr="007F09BB">
        <w:tc>
          <w:tcPr>
            <w:tcW w:w="1701" w:type="dxa"/>
            <w:vAlign w:val="center"/>
          </w:tcPr>
          <w:p w14:paraId="3E30633F" w14:textId="77777777" w:rsidR="00882057" w:rsidRPr="00BA727B" w:rsidRDefault="00882057" w:rsidP="00882057">
            <w:pPr>
              <w:pStyle w:val="a1"/>
              <w:ind w:left="0" w:firstLine="0"/>
              <w:jc w:val="center"/>
              <w:rPr>
                <w:rFonts w:cs="Times New Roman"/>
                <w:b/>
                <w:bCs/>
                <w:color w:val="000000" w:themeColor="text1"/>
                <w:sz w:val="28"/>
              </w:rPr>
            </w:pPr>
            <w:r w:rsidRPr="00BA727B">
              <w:rPr>
                <w:rFonts w:cs="Times New Roman"/>
                <w:b/>
                <w:bCs/>
                <w:color w:val="000000" w:themeColor="text1"/>
                <w:sz w:val="28"/>
              </w:rPr>
              <w:t>Запрос</w:t>
            </w:r>
          </w:p>
        </w:tc>
        <w:tc>
          <w:tcPr>
            <w:tcW w:w="1938" w:type="dxa"/>
            <w:vAlign w:val="center"/>
          </w:tcPr>
          <w:p w14:paraId="05BA9793" w14:textId="762AC025" w:rsidR="00882057" w:rsidRPr="00BE46CB" w:rsidRDefault="00882057" w:rsidP="00882057">
            <w:pPr>
              <w:pStyle w:val="a1"/>
              <w:ind w:left="0" w:firstLine="0"/>
              <w:jc w:val="center"/>
              <w:rPr>
                <w:rFonts w:cs="Times New Roman"/>
                <w:b/>
                <w:bCs/>
                <w:color w:val="000000" w:themeColor="text1"/>
                <w:sz w:val="28"/>
              </w:rPr>
            </w:pPr>
            <w:r>
              <w:rPr>
                <w:rFonts w:cs="Times New Roman"/>
                <w:b/>
                <w:bCs/>
                <w:color w:val="000000" w:themeColor="text1"/>
                <w:sz w:val="28"/>
              </w:rPr>
              <w:t>Тип запроса</w:t>
            </w:r>
          </w:p>
        </w:tc>
        <w:tc>
          <w:tcPr>
            <w:tcW w:w="1718" w:type="dxa"/>
            <w:vAlign w:val="center"/>
          </w:tcPr>
          <w:p w14:paraId="615C4805" w14:textId="1D349811" w:rsidR="00882057" w:rsidRPr="00BA727B" w:rsidRDefault="00882057" w:rsidP="00882057">
            <w:pPr>
              <w:pStyle w:val="a1"/>
              <w:ind w:left="0" w:firstLine="0"/>
              <w:jc w:val="center"/>
              <w:rPr>
                <w:rFonts w:cs="Times New Roman"/>
                <w:b/>
                <w:bCs/>
                <w:color w:val="000000" w:themeColor="text1"/>
                <w:sz w:val="28"/>
              </w:rPr>
            </w:pPr>
            <w:r w:rsidRPr="00BA727B">
              <w:rPr>
                <w:rFonts w:cs="Times New Roman"/>
                <w:b/>
                <w:bCs/>
                <w:color w:val="000000" w:themeColor="text1"/>
                <w:sz w:val="28"/>
              </w:rPr>
              <w:t>Параметры</w:t>
            </w:r>
          </w:p>
        </w:tc>
        <w:tc>
          <w:tcPr>
            <w:tcW w:w="1016" w:type="dxa"/>
            <w:vAlign w:val="center"/>
          </w:tcPr>
          <w:p w14:paraId="38BFC8D5" w14:textId="550921BE" w:rsidR="00882057" w:rsidRPr="00882057" w:rsidRDefault="00882057" w:rsidP="00882057">
            <w:pPr>
              <w:pStyle w:val="a1"/>
              <w:ind w:left="0" w:firstLine="0"/>
              <w:jc w:val="center"/>
              <w:rPr>
                <w:rFonts w:cs="Times New Roman"/>
                <w:b/>
                <w:bCs/>
                <w:color w:val="000000" w:themeColor="text1"/>
                <w:sz w:val="28"/>
              </w:rPr>
            </w:pPr>
            <w:r>
              <w:rPr>
                <w:rFonts w:cs="Times New Roman"/>
                <w:b/>
                <w:bCs/>
                <w:color w:val="000000" w:themeColor="text1"/>
                <w:sz w:val="28"/>
              </w:rPr>
              <w:t>Код ответа</w:t>
            </w:r>
          </w:p>
        </w:tc>
        <w:tc>
          <w:tcPr>
            <w:tcW w:w="1644" w:type="dxa"/>
            <w:vAlign w:val="center"/>
          </w:tcPr>
          <w:p w14:paraId="48CB3961" w14:textId="624CEB0C" w:rsidR="00882057" w:rsidRPr="00BA727B" w:rsidRDefault="00882057" w:rsidP="00882057">
            <w:pPr>
              <w:pStyle w:val="a1"/>
              <w:ind w:left="0" w:firstLine="0"/>
              <w:jc w:val="center"/>
              <w:rPr>
                <w:rFonts w:cs="Times New Roman"/>
                <w:b/>
                <w:bCs/>
                <w:color w:val="000000" w:themeColor="text1"/>
                <w:sz w:val="28"/>
              </w:rPr>
            </w:pPr>
            <w:r>
              <w:rPr>
                <w:rFonts w:cs="Times New Roman"/>
                <w:b/>
                <w:bCs/>
                <w:color w:val="000000" w:themeColor="text1"/>
                <w:sz w:val="28"/>
              </w:rPr>
              <w:t>Ответ</w:t>
            </w:r>
          </w:p>
        </w:tc>
        <w:tc>
          <w:tcPr>
            <w:tcW w:w="1758" w:type="dxa"/>
            <w:vAlign w:val="center"/>
          </w:tcPr>
          <w:p w14:paraId="2C43C361" w14:textId="4D47711D" w:rsidR="00882057" w:rsidRPr="00BA727B" w:rsidRDefault="00882057" w:rsidP="00882057">
            <w:pPr>
              <w:pStyle w:val="a1"/>
              <w:ind w:left="0" w:firstLine="0"/>
              <w:jc w:val="center"/>
              <w:rPr>
                <w:rFonts w:cs="Times New Roman"/>
                <w:b/>
                <w:bCs/>
                <w:color w:val="000000" w:themeColor="text1"/>
                <w:sz w:val="28"/>
              </w:rPr>
            </w:pPr>
            <w:r w:rsidRPr="00BA727B">
              <w:rPr>
                <w:rFonts w:cs="Times New Roman"/>
                <w:b/>
                <w:bCs/>
                <w:color w:val="000000" w:themeColor="text1"/>
                <w:sz w:val="28"/>
              </w:rPr>
              <w:t>Назначение</w:t>
            </w:r>
          </w:p>
        </w:tc>
      </w:tr>
      <w:tr w:rsidR="007F09BB" w14:paraId="63ADA088" w14:textId="77777777" w:rsidTr="007F09BB">
        <w:trPr>
          <w:cantSplit/>
          <w:trHeight w:val="1231"/>
        </w:trPr>
        <w:tc>
          <w:tcPr>
            <w:tcW w:w="1701" w:type="dxa"/>
            <w:vAlign w:val="center"/>
          </w:tcPr>
          <w:p w14:paraId="49AC2544" w14:textId="3FF3FAFF" w:rsidR="00882057" w:rsidRPr="00882057" w:rsidRDefault="00882057" w:rsidP="00882057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  <w:lang w:val="en-US"/>
              </w:rPr>
            </w:pPr>
            <w:proofErr w:type="spellStart"/>
            <w:r w:rsidRPr="00882057">
              <w:rPr>
                <w:rFonts w:cs="Times New Roman"/>
                <w:color w:val="000000" w:themeColor="text1"/>
                <w:szCs w:val="24"/>
                <w:lang w:val="en-US"/>
              </w:rPr>
              <w:t>api</w:t>
            </w:r>
            <w:proofErr w:type="spellEnd"/>
            <w:r w:rsidRPr="00882057">
              <w:rPr>
                <w:rFonts w:cs="Times New Roman"/>
                <w:color w:val="000000" w:themeColor="text1"/>
                <w:szCs w:val="24"/>
                <w:lang w:val="en-US"/>
              </w:rPr>
              <w:t>/code</w:t>
            </w:r>
          </w:p>
        </w:tc>
        <w:tc>
          <w:tcPr>
            <w:tcW w:w="1938" w:type="dxa"/>
            <w:vAlign w:val="center"/>
          </w:tcPr>
          <w:p w14:paraId="0957FF6C" w14:textId="676B5C0C" w:rsidR="00882057" w:rsidRPr="00882057" w:rsidRDefault="00882057" w:rsidP="00882057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882057">
              <w:rPr>
                <w:rFonts w:cs="Times New Roman"/>
                <w:color w:val="000000" w:themeColor="text1"/>
                <w:szCs w:val="24"/>
                <w:lang w:val="en-US"/>
              </w:rPr>
              <w:t>POST</w:t>
            </w:r>
          </w:p>
        </w:tc>
        <w:tc>
          <w:tcPr>
            <w:tcW w:w="1718" w:type="dxa"/>
            <w:vAlign w:val="center"/>
          </w:tcPr>
          <w:p w14:paraId="6C1E788B" w14:textId="531D34BF" w:rsidR="00882057" w:rsidRPr="00882057" w:rsidRDefault="00882057" w:rsidP="00882057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  <w:r w:rsidRPr="00882057">
              <w:rPr>
                <w:rFonts w:cs="Times New Roman"/>
                <w:color w:val="000000" w:themeColor="text1"/>
                <w:szCs w:val="24"/>
                <w:lang w:val="en-US"/>
              </w:rPr>
              <w:t xml:space="preserve">email – Email </w:t>
            </w:r>
            <w:r w:rsidRPr="00882057">
              <w:rPr>
                <w:rFonts w:cs="Times New Roman"/>
                <w:color w:val="000000" w:themeColor="text1"/>
                <w:szCs w:val="24"/>
              </w:rPr>
              <w:t>адрес пользователя</w:t>
            </w:r>
          </w:p>
        </w:tc>
        <w:tc>
          <w:tcPr>
            <w:tcW w:w="1016" w:type="dxa"/>
            <w:vAlign w:val="center"/>
          </w:tcPr>
          <w:p w14:paraId="7940B823" w14:textId="19423548" w:rsidR="00882057" w:rsidRPr="00882057" w:rsidRDefault="00882057" w:rsidP="00882057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200, 400</w:t>
            </w:r>
          </w:p>
        </w:tc>
        <w:tc>
          <w:tcPr>
            <w:tcW w:w="1644" w:type="dxa"/>
            <w:vAlign w:val="center"/>
          </w:tcPr>
          <w:p w14:paraId="3DD217FF" w14:textId="0A5A9026" w:rsidR="00882057" w:rsidRPr="00882057" w:rsidRDefault="006E503C" w:rsidP="00882057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Строковый результат об операции.</w:t>
            </w:r>
          </w:p>
        </w:tc>
        <w:tc>
          <w:tcPr>
            <w:tcW w:w="1758" w:type="dxa"/>
            <w:vAlign w:val="center"/>
          </w:tcPr>
          <w:p w14:paraId="68035A57" w14:textId="376521E5" w:rsidR="00882057" w:rsidRPr="00882057" w:rsidRDefault="00882057" w:rsidP="00882057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  <w:r w:rsidRPr="00882057">
              <w:rPr>
                <w:rFonts w:cs="Times New Roman"/>
                <w:color w:val="000000" w:themeColor="text1"/>
                <w:szCs w:val="24"/>
              </w:rPr>
              <w:t>Отправка кода подтверждения на указанный адрес</w:t>
            </w:r>
          </w:p>
        </w:tc>
      </w:tr>
      <w:tr w:rsidR="007F09BB" w14:paraId="323F5FA2" w14:textId="77777777" w:rsidTr="007F09BB">
        <w:trPr>
          <w:cantSplit/>
          <w:trHeight w:val="1134"/>
        </w:trPr>
        <w:tc>
          <w:tcPr>
            <w:tcW w:w="1701" w:type="dxa"/>
            <w:vAlign w:val="center"/>
          </w:tcPr>
          <w:p w14:paraId="483E732C" w14:textId="271A2321" w:rsidR="00882057" w:rsidRPr="00882057" w:rsidRDefault="00882057" w:rsidP="00882057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  <w:lang w:val="en-US"/>
              </w:rPr>
            </w:pPr>
            <w:proofErr w:type="spellStart"/>
            <w:r w:rsidRPr="00882057">
              <w:rPr>
                <w:rFonts w:cs="Times New Roman"/>
                <w:color w:val="000000" w:themeColor="text1"/>
                <w:szCs w:val="24"/>
                <w:lang w:val="en-US"/>
              </w:rPr>
              <w:t>api</w:t>
            </w:r>
            <w:proofErr w:type="spellEnd"/>
            <w:r w:rsidRPr="00882057">
              <w:rPr>
                <w:rFonts w:cs="Times New Roman"/>
                <w:color w:val="000000" w:themeColor="text1"/>
                <w:szCs w:val="24"/>
                <w:lang w:val="en-US"/>
              </w:rPr>
              <w:t>/confirm</w:t>
            </w:r>
          </w:p>
        </w:tc>
        <w:tc>
          <w:tcPr>
            <w:tcW w:w="1938" w:type="dxa"/>
            <w:vAlign w:val="center"/>
          </w:tcPr>
          <w:p w14:paraId="1ED52CEA" w14:textId="1F4DEB5D" w:rsidR="00882057" w:rsidRPr="00882057" w:rsidRDefault="00882057" w:rsidP="00882057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882057">
              <w:rPr>
                <w:rFonts w:cs="Times New Roman"/>
                <w:color w:val="000000" w:themeColor="text1"/>
                <w:szCs w:val="24"/>
                <w:lang w:val="en-US"/>
              </w:rPr>
              <w:t>POST</w:t>
            </w:r>
          </w:p>
        </w:tc>
        <w:tc>
          <w:tcPr>
            <w:tcW w:w="1718" w:type="dxa"/>
            <w:vAlign w:val="center"/>
          </w:tcPr>
          <w:p w14:paraId="1E1E7DE6" w14:textId="77777777" w:rsidR="00882057" w:rsidRPr="00882057" w:rsidRDefault="00882057" w:rsidP="00882057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  <w:r w:rsidRPr="00882057">
              <w:rPr>
                <w:rFonts w:cs="Times New Roman"/>
                <w:color w:val="000000" w:themeColor="text1"/>
                <w:szCs w:val="24"/>
                <w:lang w:val="en-US"/>
              </w:rPr>
              <w:t>email</w:t>
            </w:r>
            <w:r w:rsidRPr="007F09BB">
              <w:rPr>
                <w:rFonts w:cs="Times New Roman"/>
                <w:color w:val="000000" w:themeColor="text1"/>
                <w:szCs w:val="24"/>
              </w:rPr>
              <w:t xml:space="preserve"> –</w:t>
            </w:r>
            <w:r w:rsidRPr="00882057">
              <w:rPr>
                <w:rFonts w:cs="Times New Roman"/>
                <w:color w:val="000000" w:themeColor="text1"/>
                <w:szCs w:val="24"/>
              </w:rPr>
              <w:t xml:space="preserve"> </w:t>
            </w:r>
            <w:r w:rsidRPr="00882057">
              <w:rPr>
                <w:rFonts w:cs="Times New Roman"/>
                <w:color w:val="000000" w:themeColor="text1"/>
                <w:szCs w:val="24"/>
                <w:lang w:val="en-US"/>
              </w:rPr>
              <w:t>Email</w:t>
            </w:r>
            <w:r w:rsidRPr="00882057">
              <w:rPr>
                <w:rFonts w:cs="Times New Roman"/>
                <w:color w:val="000000" w:themeColor="text1"/>
                <w:szCs w:val="24"/>
              </w:rPr>
              <w:t xml:space="preserve"> адрес пользователя</w:t>
            </w:r>
          </w:p>
          <w:p w14:paraId="0FCAD41C" w14:textId="77777777" w:rsidR="00882057" w:rsidRPr="00882057" w:rsidRDefault="00882057" w:rsidP="00882057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  <w:r w:rsidRPr="00882057">
              <w:rPr>
                <w:rFonts w:cs="Times New Roman"/>
                <w:color w:val="000000" w:themeColor="text1"/>
                <w:szCs w:val="24"/>
                <w:lang w:val="en-US"/>
              </w:rPr>
              <w:t>code</w:t>
            </w:r>
            <w:r w:rsidRPr="007F09BB">
              <w:rPr>
                <w:rFonts w:cs="Times New Roman"/>
                <w:color w:val="000000" w:themeColor="text1"/>
                <w:szCs w:val="24"/>
              </w:rPr>
              <w:t xml:space="preserve"> – </w:t>
            </w:r>
            <w:r w:rsidRPr="00882057">
              <w:rPr>
                <w:rFonts w:cs="Times New Roman"/>
                <w:color w:val="000000" w:themeColor="text1"/>
                <w:szCs w:val="24"/>
              </w:rPr>
              <w:t>Код подтверждения</w:t>
            </w:r>
          </w:p>
          <w:p w14:paraId="7328BCE2" w14:textId="0AE4618D" w:rsidR="00882057" w:rsidRPr="00882057" w:rsidRDefault="00882057" w:rsidP="00882057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  <w:r w:rsidRPr="00882057">
              <w:rPr>
                <w:rFonts w:cs="Times New Roman"/>
                <w:color w:val="000000" w:themeColor="text1"/>
                <w:szCs w:val="24"/>
                <w:lang w:val="en-US"/>
              </w:rPr>
              <w:t xml:space="preserve">fingerprint – </w:t>
            </w:r>
            <w:r w:rsidRPr="00882057">
              <w:rPr>
                <w:rFonts w:cs="Times New Roman"/>
                <w:color w:val="000000" w:themeColor="text1"/>
                <w:szCs w:val="24"/>
              </w:rPr>
              <w:t>Уникальный идентификатор устройства.</w:t>
            </w:r>
          </w:p>
        </w:tc>
        <w:tc>
          <w:tcPr>
            <w:tcW w:w="1016" w:type="dxa"/>
            <w:vAlign w:val="center"/>
          </w:tcPr>
          <w:p w14:paraId="6A877D49" w14:textId="03740203" w:rsidR="00882057" w:rsidRPr="00882057" w:rsidRDefault="00882057" w:rsidP="00882057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 xml:space="preserve">200,400, </w:t>
            </w:r>
            <w:r w:rsidR="006E503C">
              <w:rPr>
                <w:rFonts w:cs="Times New Roman"/>
                <w:color w:val="000000" w:themeColor="text1"/>
                <w:szCs w:val="24"/>
              </w:rPr>
              <w:t>500</w:t>
            </w:r>
          </w:p>
        </w:tc>
        <w:tc>
          <w:tcPr>
            <w:tcW w:w="1644" w:type="dxa"/>
            <w:vAlign w:val="center"/>
          </w:tcPr>
          <w:p w14:paraId="6DF6C3B0" w14:textId="52D64876" w:rsidR="00882057" w:rsidRDefault="006E503C" w:rsidP="00882057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 xml:space="preserve">Для 200: </w:t>
            </w:r>
            <w:r>
              <w:rPr>
                <w:rFonts w:cs="Times New Roman"/>
                <w:color w:val="000000" w:themeColor="text1"/>
                <w:szCs w:val="24"/>
                <w:lang w:val="en-US"/>
              </w:rPr>
              <w:t>JSON</w:t>
            </w:r>
            <w:r w:rsidRPr="006E503C">
              <w:rPr>
                <w:rFonts w:cs="Times New Roman"/>
                <w:color w:val="000000" w:themeColor="text1"/>
                <w:szCs w:val="24"/>
              </w:rPr>
              <w:t xml:space="preserve"> </w:t>
            </w:r>
            <w:r>
              <w:rPr>
                <w:rFonts w:cs="Times New Roman"/>
                <w:color w:val="000000" w:themeColor="text1"/>
                <w:szCs w:val="24"/>
              </w:rPr>
              <w:t>из двух значений</w:t>
            </w:r>
            <w:r w:rsidRPr="006E503C">
              <w:rPr>
                <w:rFonts w:cs="Times New Roman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4"/>
                <w:lang w:val="en-US"/>
              </w:rPr>
              <w:t>refreshToken</w:t>
            </w:r>
            <w:proofErr w:type="spellEnd"/>
            <w:r>
              <w:rPr>
                <w:rFonts w:cs="Times New Roman"/>
                <w:color w:val="000000" w:themeColor="text1"/>
                <w:szCs w:val="24"/>
              </w:rPr>
              <w:t xml:space="preserve"> и </w:t>
            </w:r>
            <w:proofErr w:type="spellStart"/>
            <w:r>
              <w:rPr>
                <w:rFonts w:cs="Times New Roman"/>
                <w:color w:val="000000" w:themeColor="text1"/>
                <w:szCs w:val="24"/>
                <w:lang w:val="en-US"/>
              </w:rPr>
              <w:t>accessToken</w:t>
            </w:r>
            <w:proofErr w:type="spellEnd"/>
            <w:r w:rsidRPr="006E503C">
              <w:rPr>
                <w:rFonts w:cs="Times New Roman"/>
                <w:color w:val="000000" w:themeColor="text1"/>
                <w:szCs w:val="24"/>
              </w:rPr>
              <w:t>.</w:t>
            </w:r>
          </w:p>
          <w:p w14:paraId="01A6A8EB" w14:textId="77777777" w:rsidR="006E503C" w:rsidRDefault="006E503C" w:rsidP="00882057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</w:p>
          <w:p w14:paraId="3ED6D5D6" w14:textId="77777777" w:rsidR="006E503C" w:rsidRDefault="006E503C" w:rsidP="00882057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Для 400, 500: сообщение об ошибке.</w:t>
            </w:r>
          </w:p>
          <w:p w14:paraId="5E7F5E8D" w14:textId="31D12074" w:rsidR="006E503C" w:rsidRPr="006E503C" w:rsidRDefault="006E503C" w:rsidP="00882057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</w:p>
        </w:tc>
        <w:tc>
          <w:tcPr>
            <w:tcW w:w="1758" w:type="dxa"/>
            <w:vAlign w:val="center"/>
          </w:tcPr>
          <w:p w14:paraId="3D418D67" w14:textId="77777777" w:rsidR="00882057" w:rsidRDefault="00882057" w:rsidP="00882057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  <w:r w:rsidRPr="00882057">
              <w:rPr>
                <w:rFonts w:cs="Times New Roman"/>
                <w:color w:val="000000" w:themeColor="text1"/>
                <w:szCs w:val="24"/>
              </w:rPr>
              <w:t>Подтверждение кода</w:t>
            </w:r>
          </w:p>
          <w:p w14:paraId="58ACC52C" w14:textId="77777777" w:rsidR="006E503C" w:rsidRDefault="006E503C" w:rsidP="00882057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</w:p>
          <w:p w14:paraId="037FC9D2" w14:textId="7D2BF5DA" w:rsidR="006E503C" w:rsidRDefault="006E503C" w:rsidP="006E503C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Ошибка 400 – неверный код подтверждения</w:t>
            </w:r>
          </w:p>
          <w:p w14:paraId="1A83A43C" w14:textId="474044F9" w:rsidR="006E503C" w:rsidRDefault="006E503C" w:rsidP="006E503C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</w:p>
          <w:p w14:paraId="07A2E09F" w14:textId="11FA3CB3" w:rsidR="006E503C" w:rsidRDefault="006E503C" w:rsidP="006E503C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Ошибка 500 –</w:t>
            </w:r>
          </w:p>
          <w:p w14:paraId="66552798" w14:textId="6C191B96" w:rsidR="006E503C" w:rsidRDefault="006E503C" w:rsidP="006E503C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серверная ошибка.</w:t>
            </w:r>
          </w:p>
          <w:p w14:paraId="7CE32CEC" w14:textId="54C924B5" w:rsidR="006E503C" w:rsidRPr="00882057" w:rsidRDefault="006E503C" w:rsidP="006E503C">
            <w:pPr>
              <w:pStyle w:val="a1"/>
              <w:ind w:left="0" w:firstLine="0"/>
              <w:rPr>
                <w:rFonts w:cs="Times New Roman"/>
                <w:color w:val="000000" w:themeColor="text1"/>
                <w:szCs w:val="24"/>
              </w:rPr>
            </w:pPr>
          </w:p>
        </w:tc>
      </w:tr>
      <w:tr w:rsidR="007F09BB" w14:paraId="2BE9305E" w14:textId="77777777" w:rsidTr="007F09BB">
        <w:trPr>
          <w:cantSplit/>
          <w:trHeight w:val="1134"/>
        </w:trPr>
        <w:tc>
          <w:tcPr>
            <w:tcW w:w="1701" w:type="dxa"/>
            <w:vAlign w:val="center"/>
          </w:tcPr>
          <w:p w14:paraId="56873538" w14:textId="696F9563" w:rsidR="006E503C" w:rsidRPr="00882057" w:rsidRDefault="006E503C" w:rsidP="006E503C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  <w:lang w:val="en-US"/>
              </w:rPr>
            </w:pPr>
            <w:proofErr w:type="spellStart"/>
            <w:r w:rsidRPr="00882057">
              <w:rPr>
                <w:rFonts w:cs="Times New Roman"/>
                <w:color w:val="000000" w:themeColor="text1"/>
                <w:szCs w:val="24"/>
                <w:lang w:val="en-US"/>
              </w:rPr>
              <w:t>api</w:t>
            </w:r>
            <w:proofErr w:type="spellEnd"/>
            <w:r w:rsidRPr="00882057">
              <w:rPr>
                <w:rFonts w:cs="Times New Roman"/>
                <w:color w:val="000000" w:themeColor="text1"/>
                <w:szCs w:val="24"/>
                <w:lang w:val="en-US"/>
              </w:rPr>
              <w:t>/refresh</w:t>
            </w:r>
          </w:p>
        </w:tc>
        <w:tc>
          <w:tcPr>
            <w:tcW w:w="1938" w:type="dxa"/>
            <w:vAlign w:val="center"/>
          </w:tcPr>
          <w:p w14:paraId="1C118B53" w14:textId="11FD5C75" w:rsidR="006E503C" w:rsidRPr="00882057" w:rsidRDefault="006E503C" w:rsidP="006E503C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882057">
              <w:rPr>
                <w:rFonts w:cs="Times New Roman"/>
                <w:color w:val="000000" w:themeColor="text1"/>
                <w:szCs w:val="24"/>
                <w:lang w:val="en-US"/>
              </w:rPr>
              <w:t>POST</w:t>
            </w:r>
          </w:p>
        </w:tc>
        <w:tc>
          <w:tcPr>
            <w:tcW w:w="1718" w:type="dxa"/>
            <w:vAlign w:val="center"/>
          </w:tcPr>
          <w:p w14:paraId="441DC162" w14:textId="77777777" w:rsidR="006E503C" w:rsidRPr="008168B1" w:rsidRDefault="006E503C" w:rsidP="006E503C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882057">
              <w:rPr>
                <w:rFonts w:cs="Times New Roman"/>
                <w:color w:val="000000" w:themeColor="text1"/>
                <w:szCs w:val="24"/>
                <w:lang w:val="en-US"/>
              </w:rPr>
              <w:t>email – Email</w:t>
            </w:r>
            <w:r w:rsidRPr="008168B1">
              <w:rPr>
                <w:rFonts w:cs="Times New Roman"/>
                <w:color w:val="000000" w:themeColor="text1"/>
                <w:szCs w:val="24"/>
                <w:lang w:val="en-US"/>
              </w:rPr>
              <w:t xml:space="preserve"> </w:t>
            </w:r>
            <w:r w:rsidRPr="00882057">
              <w:rPr>
                <w:rFonts w:cs="Times New Roman"/>
                <w:color w:val="000000" w:themeColor="text1"/>
                <w:szCs w:val="24"/>
              </w:rPr>
              <w:t>адрес</w:t>
            </w:r>
            <w:r w:rsidRPr="008168B1">
              <w:rPr>
                <w:rFonts w:cs="Times New Roman"/>
                <w:color w:val="000000" w:themeColor="text1"/>
                <w:szCs w:val="24"/>
                <w:lang w:val="en-US"/>
              </w:rPr>
              <w:t xml:space="preserve"> </w:t>
            </w:r>
            <w:r w:rsidRPr="00882057">
              <w:rPr>
                <w:rFonts w:cs="Times New Roman"/>
                <w:color w:val="000000" w:themeColor="text1"/>
                <w:szCs w:val="24"/>
              </w:rPr>
              <w:t>пользователя</w:t>
            </w:r>
          </w:p>
          <w:p w14:paraId="5D384347" w14:textId="77777777" w:rsidR="006E503C" w:rsidRPr="008168B1" w:rsidRDefault="006E503C" w:rsidP="006E503C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  <w:lang w:val="en-US"/>
              </w:rPr>
            </w:pPr>
            <w:proofErr w:type="spellStart"/>
            <w:r w:rsidRPr="00882057">
              <w:rPr>
                <w:rFonts w:cs="Times New Roman"/>
                <w:color w:val="000000" w:themeColor="text1"/>
                <w:szCs w:val="24"/>
                <w:lang w:val="en-US"/>
              </w:rPr>
              <w:t>refreshToken</w:t>
            </w:r>
            <w:proofErr w:type="spellEnd"/>
            <w:r w:rsidRPr="00882057">
              <w:rPr>
                <w:rFonts w:cs="Times New Roman"/>
                <w:color w:val="000000" w:themeColor="text1"/>
                <w:szCs w:val="24"/>
                <w:lang w:val="en-US"/>
              </w:rPr>
              <w:t xml:space="preserve"> – Refresh</w:t>
            </w:r>
            <w:r w:rsidRPr="008168B1">
              <w:rPr>
                <w:rFonts w:cs="Times New Roman"/>
                <w:color w:val="000000" w:themeColor="text1"/>
                <w:szCs w:val="24"/>
                <w:lang w:val="en-US"/>
              </w:rPr>
              <w:t>-</w:t>
            </w:r>
            <w:r w:rsidRPr="00882057">
              <w:rPr>
                <w:rFonts w:cs="Times New Roman"/>
                <w:color w:val="000000" w:themeColor="text1"/>
                <w:szCs w:val="24"/>
              </w:rPr>
              <w:t>токен</w:t>
            </w:r>
          </w:p>
          <w:p w14:paraId="681AAACB" w14:textId="0FEB4662" w:rsidR="006E503C" w:rsidRPr="00882057" w:rsidRDefault="006E503C" w:rsidP="006E503C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  <w:r w:rsidRPr="00882057">
              <w:rPr>
                <w:rFonts w:cs="Times New Roman"/>
                <w:color w:val="000000" w:themeColor="text1"/>
                <w:szCs w:val="24"/>
                <w:lang w:val="en-US"/>
              </w:rPr>
              <w:t xml:space="preserve">fingerprint – </w:t>
            </w:r>
            <w:r w:rsidRPr="00882057">
              <w:rPr>
                <w:rFonts w:cs="Times New Roman"/>
                <w:color w:val="000000" w:themeColor="text1"/>
                <w:szCs w:val="24"/>
              </w:rPr>
              <w:t>Уникальный идентификатор</w:t>
            </w:r>
          </w:p>
        </w:tc>
        <w:tc>
          <w:tcPr>
            <w:tcW w:w="1016" w:type="dxa"/>
            <w:vAlign w:val="center"/>
          </w:tcPr>
          <w:p w14:paraId="6F2D7F7D" w14:textId="39C2663D" w:rsidR="006E503C" w:rsidRPr="00882057" w:rsidRDefault="006E503C" w:rsidP="006E503C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200, 400, 500</w:t>
            </w:r>
          </w:p>
        </w:tc>
        <w:tc>
          <w:tcPr>
            <w:tcW w:w="1644" w:type="dxa"/>
            <w:vAlign w:val="center"/>
          </w:tcPr>
          <w:p w14:paraId="6EBC44AA" w14:textId="77777777" w:rsidR="006E503C" w:rsidRDefault="006E503C" w:rsidP="006E503C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 xml:space="preserve">Для 200: </w:t>
            </w:r>
            <w:r>
              <w:rPr>
                <w:rFonts w:cs="Times New Roman"/>
                <w:color w:val="000000" w:themeColor="text1"/>
                <w:szCs w:val="24"/>
                <w:lang w:val="en-US"/>
              </w:rPr>
              <w:t>JSON</w:t>
            </w:r>
            <w:r w:rsidRPr="006E503C">
              <w:rPr>
                <w:rFonts w:cs="Times New Roman"/>
                <w:color w:val="000000" w:themeColor="text1"/>
                <w:szCs w:val="24"/>
              </w:rPr>
              <w:t xml:space="preserve"> </w:t>
            </w:r>
            <w:r>
              <w:rPr>
                <w:rFonts w:cs="Times New Roman"/>
                <w:color w:val="000000" w:themeColor="text1"/>
                <w:szCs w:val="24"/>
              </w:rPr>
              <w:t>из двух значений</w:t>
            </w:r>
            <w:r w:rsidRPr="006E503C">
              <w:rPr>
                <w:rFonts w:cs="Times New Roman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4"/>
                <w:lang w:val="en-US"/>
              </w:rPr>
              <w:t>refreshToken</w:t>
            </w:r>
            <w:proofErr w:type="spellEnd"/>
            <w:r>
              <w:rPr>
                <w:rFonts w:cs="Times New Roman"/>
                <w:color w:val="000000" w:themeColor="text1"/>
                <w:szCs w:val="24"/>
              </w:rPr>
              <w:t xml:space="preserve"> и </w:t>
            </w:r>
            <w:proofErr w:type="spellStart"/>
            <w:r>
              <w:rPr>
                <w:rFonts w:cs="Times New Roman"/>
                <w:color w:val="000000" w:themeColor="text1"/>
                <w:szCs w:val="24"/>
                <w:lang w:val="en-US"/>
              </w:rPr>
              <w:t>accessToken</w:t>
            </w:r>
            <w:proofErr w:type="spellEnd"/>
            <w:r w:rsidRPr="006E503C">
              <w:rPr>
                <w:rFonts w:cs="Times New Roman"/>
                <w:color w:val="000000" w:themeColor="text1"/>
                <w:szCs w:val="24"/>
              </w:rPr>
              <w:t>.</w:t>
            </w:r>
          </w:p>
          <w:p w14:paraId="47A3238C" w14:textId="77777777" w:rsidR="006E503C" w:rsidRDefault="006E503C" w:rsidP="006E503C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</w:p>
          <w:p w14:paraId="58977A04" w14:textId="77777777" w:rsidR="006E503C" w:rsidRDefault="006E503C" w:rsidP="006E503C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Для 400, 500: сообщение об ошибке.</w:t>
            </w:r>
          </w:p>
          <w:p w14:paraId="618E2C43" w14:textId="078404E4" w:rsidR="006E503C" w:rsidRPr="00882057" w:rsidRDefault="006E503C" w:rsidP="006E503C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</w:p>
        </w:tc>
        <w:tc>
          <w:tcPr>
            <w:tcW w:w="1758" w:type="dxa"/>
            <w:vAlign w:val="center"/>
          </w:tcPr>
          <w:p w14:paraId="4809CB2C" w14:textId="77777777" w:rsidR="006E503C" w:rsidRDefault="006E503C" w:rsidP="006E503C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  <w:r w:rsidRPr="00882057">
              <w:rPr>
                <w:rFonts w:cs="Times New Roman"/>
                <w:color w:val="000000" w:themeColor="text1"/>
                <w:szCs w:val="24"/>
              </w:rPr>
              <w:t>Обновление</w:t>
            </w:r>
            <w:r>
              <w:rPr>
                <w:rFonts w:cs="Times New Roman"/>
                <w:color w:val="000000" w:themeColor="text1"/>
                <w:szCs w:val="24"/>
              </w:rPr>
              <w:t xml:space="preserve"> токенов.</w:t>
            </w:r>
          </w:p>
          <w:p w14:paraId="150A6F63" w14:textId="77777777" w:rsidR="006E503C" w:rsidRDefault="006E503C" w:rsidP="006E503C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</w:p>
          <w:p w14:paraId="590D647A" w14:textId="77777777" w:rsidR="006E503C" w:rsidRDefault="006E503C" w:rsidP="006E503C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Ошибка 400 – невозможно обновить токен для пользователя.</w:t>
            </w:r>
          </w:p>
          <w:p w14:paraId="7F2A7009" w14:textId="77777777" w:rsidR="006E503C" w:rsidRDefault="006E503C" w:rsidP="006E503C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</w:p>
          <w:p w14:paraId="62171E10" w14:textId="597E1CCE" w:rsidR="006E503C" w:rsidRPr="00882057" w:rsidRDefault="006E503C" w:rsidP="006E503C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Ошибка 500 – серверная ошибка.</w:t>
            </w:r>
          </w:p>
        </w:tc>
      </w:tr>
      <w:tr w:rsidR="007F09BB" w14:paraId="1434147C" w14:textId="77777777" w:rsidTr="007F09BB">
        <w:trPr>
          <w:cantSplit/>
          <w:trHeight w:val="1134"/>
        </w:trPr>
        <w:tc>
          <w:tcPr>
            <w:tcW w:w="1701" w:type="dxa"/>
            <w:vAlign w:val="center"/>
          </w:tcPr>
          <w:p w14:paraId="350FFCCA" w14:textId="68439CA4" w:rsidR="006E503C" w:rsidRPr="00882057" w:rsidRDefault="006E503C" w:rsidP="006E503C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color w:val="000000" w:themeColor="text1"/>
                <w:szCs w:val="24"/>
                <w:lang w:val="en-US"/>
              </w:rPr>
              <w:lastRenderedPageBreak/>
              <w:t>api</w:t>
            </w:r>
            <w:proofErr w:type="spellEnd"/>
            <w:r>
              <w:rPr>
                <w:rFonts w:cs="Times New Roman"/>
                <w:color w:val="000000" w:themeColor="text1"/>
                <w:szCs w:val="24"/>
                <w:lang w:val="en-US"/>
              </w:rPr>
              <w:t>/meet/{token}</w:t>
            </w:r>
          </w:p>
        </w:tc>
        <w:tc>
          <w:tcPr>
            <w:tcW w:w="1938" w:type="dxa"/>
            <w:vAlign w:val="center"/>
          </w:tcPr>
          <w:p w14:paraId="4161B377" w14:textId="6CFA7E8B" w:rsidR="006E503C" w:rsidRPr="00882057" w:rsidRDefault="006E503C" w:rsidP="006E503C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color w:val="000000" w:themeColor="text1"/>
                <w:szCs w:val="24"/>
                <w:lang w:val="en-US"/>
              </w:rPr>
              <w:t>GET</w:t>
            </w:r>
          </w:p>
        </w:tc>
        <w:tc>
          <w:tcPr>
            <w:tcW w:w="1718" w:type="dxa"/>
            <w:vAlign w:val="center"/>
          </w:tcPr>
          <w:p w14:paraId="5C2EAD27" w14:textId="0C8E2EA5" w:rsidR="006E503C" w:rsidRPr="006E503C" w:rsidRDefault="006E503C" w:rsidP="006E503C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  <w:lang w:val="en-US"/>
              </w:rPr>
              <w:t>token – access</w:t>
            </w:r>
            <w:r>
              <w:rPr>
                <w:rFonts w:cs="Times New Roman"/>
                <w:color w:val="000000" w:themeColor="text1"/>
                <w:szCs w:val="24"/>
              </w:rPr>
              <w:t>-токен</w:t>
            </w:r>
          </w:p>
        </w:tc>
        <w:tc>
          <w:tcPr>
            <w:tcW w:w="1016" w:type="dxa"/>
            <w:vAlign w:val="center"/>
          </w:tcPr>
          <w:p w14:paraId="4CE1AC6C" w14:textId="77777777" w:rsidR="006E503C" w:rsidRDefault="006E503C" w:rsidP="006E503C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200,</w:t>
            </w:r>
          </w:p>
          <w:p w14:paraId="5F5F7419" w14:textId="357226CF" w:rsidR="006E503C" w:rsidRDefault="006E503C" w:rsidP="006E503C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 xml:space="preserve">401, </w:t>
            </w:r>
            <w:r>
              <w:rPr>
                <w:rFonts w:cs="Times New Roman"/>
                <w:color w:val="000000" w:themeColor="text1"/>
                <w:szCs w:val="24"/>
                <w:lang w:val="en-US"/>
              </w:rPr>
              <w:t xml:space="preserve">403, </w:t>
            </w:r>
          </w:p>
          <w:p w14:paraId="05B5919B" w14:textId="258F6304" w:rsidR="006E503C" w:rsidRPr="006E503C" w:rsidRDefault="006E503C" w:rsidP="006E503C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color w:val="000000" w:themeColor="text1"/>
                <w:szCs w:val="24"/>
                <w:lang w:val="en-US"/>
              </w:rPr>
              <w:t>500</w:t>
            </w:r>
          </w:p>
        </w:tc>
        <w:tc>
          <w:tcPr>
            <w:tcW w:w="1644" w:type="dxa"/>
            <w:vAlign w:val="center"/>
          </w:tcPr>
          <w:p w14:paraId="1C4B3FD4" w14:textId="77777777" w:rsidR="006E503C" w:rsidRPr="008168B1" w:rsidRDefault="0091643B" w:rsidP="006E503C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 xml:space="preserve">Для 200: информация о встрече в формате </w:t>
            </w:r>
            <w:r>
              <w:rPr>
                <w:rFonts w:cs="Times New Roman"/>
                <w:color w:val="000000" w:themeColor="text1"/>
                <w:szCs w:val="24"/>
                <w:lang w:val="en-US"/>
              </w:rPr>
              <w:t>JSON</w:t>
            </w:r>
          </w:p>
          <w:p w14:paraId="5DA294EC" w14:textId="77777777" w:rsidR="0091643B" w:rsidRPr="008168B1" w:rsidRDefault="0091643B" w:rsidP="006E503C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</w:p>
          <w:p w14:paraId="219F9205" w14:textId="0B2ACC75" w:rsidR="0091643B" w:rsidRPr="0091643B" w:rsidRDefault="0091643B" w:rsidP="006E503C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Для 401, 403, 500: сообщение об ошибке.</w:t>
            </w:r>
          </w:p>
        </w:tc>
        <w:tc>
          <w:tcPr>
            <w:tcW w:w="1758" w:type="dxa"/>
            <w:vAlign w:val="center"/>
          </w:tcPr>
          <w:p w14:paraId="0C3CF290" w14:textId="44686F29" w:rsidR="0091643B" w:rsidRPr="0091643B" w:rsidRDefault="0091643B" w:rsidP="006E503C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Получение информации о встрече.</w:t>
            </w:r>
          </w:p>
          <w:p w14:paraId="34D26DE2" w14:textId="77777777" w:rsidR="0091643B" w:rsidRPr="0091643B" w:rsidRDefault="0091643B" w:rsidP="006E503C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</w:p>
          <w:p w14:paraId="594F59BC" w14:textId="19322C19" w:rsidR="006E503C" w:rsidRDefault="006E503C" w:rsidP="006E503C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  <w:r w:rsidRPr="0091643B">
              <w:rPr>
                <w:rFonts w:cs="Times New Roman"/>
                <w:color w:val="000000" w:themeColor="text1"/>
                <w:szCs w:val="24"/>
              </w:rPr>
              <w:t xml:space="preserve">403 – </w:t>
            </w:r>
            <w:r>
              <w:rPr>
                <w:rFonts w:cs="Times New Roman"/>
                <w:color w:val="000000" w:themeColor="text1"/>
                <w:szCs w:val="24"/>
              </w:rPr>
              <w:t>Срок действия токена истёк.</w:t>
            </w:r>
          </w:p>
          <w:p w14:paraId="2E34D8FA" w14:textId="77777777" w:rsidR="006E503C" w:rsidRDefault="006E503C" w:rsidP="006E503C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</w:p>
          <w:p w14:paraId="60AFCD2E" w14:textId="77777777" w:rsidR="006E503C" w:rsidRDefault="006E503C" w:rsidP="006E503C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 xml:space="preserve">401 – </w:t>
            </w:r>
            <w:r w:rsidR="0091643B">
              <w:rPr>
                <w:rFonts w:cs="Times New Roman"/>
                <w:color w:val="000000" w:themeColor="text1"/>
                <w:szCs w:val="24"/>
              </w:rPr>
              <w:t>Неверный токен.</w:t>
            </w:r>
          </w:p>
          <w:p w14:paraId="0ACB40E5" w14:textId="77777777" w:rsidR="0091643B" w:rsidRDefault="0091643B" w:rsidP="0091643B">
            <w:pPr>
              <w:pStyle w:val="a1"/>
              <w:ind w:left="0" w:firstLine="0"/>
              <w:rPr>
                <w:rFonts w:cs="Times New Roman"/>
                <w:color w:val="000000" w:themeColor="text1"/>
                <w:szCs w:val="24"/>
              </w:rPr>
            </w:pPr>
          </w:p>
          <w:p w14:paraId="01B191D4" w14:textId="203B671C" w:rsidR="0091643B" w:rsidRPr="006E503C" w:rsidRDefault="0091643B" w:rsidP="006E503C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500 – Серверная ошибка.</w:t>
            </w:r>
          </w:p>
        </w:tc>
      </w:tr>
      <w:tr w:rsidR="007F09BB" w:rsidRPr="0091643B" w14:paraId="6C81EB84" w14:textId="77777777" w:rsidTr="007F09BB">
        <w:trPr>
          <w:cantSplit/>
          <w:trHeight w:val="1134"/>
        </w:trPr>
        <w:tc>
          <w:tcPr>
            <w:tcW w:w="1701" w:type="dxa"/>
            <w:vAlign w:val="center"/>
          </w:tcPr>
          <w:p w14:paraId="1AF2E89D" w14:textId="1E5A249C" w:rsidR="0091643B" w:rsidRPr="0091643B" w:rsidRDefault="0091643B" w:rsidP="006E503C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color w:val="000000" w:themeColor="text1"/>
                <w:szCs w:val="24"/>
                <w:lang w:val="en-US"/>
              </w:rPr>
              <w:t>api</w:t>
            </w:r>
            <w:proofErr w:type="spellEnd"/>
            <w:r>
              <w:rPr>
                <w:rFonts w:cs="Times New Roman"/>
                <w:color w:val="000000" w:themeColor="text1"/>
                <w:szCs w:val="24"/>
                <w:lang w:val="en-US"/>
              </w:rPr>
              <w:t>/search/{token}</w:t>
            </w:r>
          </w:p>
        </w:tc>
        <w:tc>
          <w:tcPr>
            <w:tcW w:w="1938" w:type="dxa"/>
            <w:vAlign w:val="center"/>
          </w:tcPr>
          <w:p w14:paraId="73D28FD8" w14:textId="75008275" w:rsidR="0091643B" w:rsidRDefault="0091643B" w:rsidP="006E503C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color w:val="000000" w:themeColor="text1"/>
                <w:szCs w:val="24"/>
                <w:lang w:val="en-US"/>
              </w:rPr>
              <w:t>POST</w:t>
            </w:r>
          </w:p>
        </w:tc>
        <w:tc>
          <w:tcPr>
            <w:tcW w:w="1718" w:type="dxa"/>
            <w:vAlign w:val="center"/>
          </w:tcPr>
          <w:p w14:paraId="6FE5563D" w14:textId="3630DE32" w:rsidR="0091643B" w:rsidRPr="0091643B" w:rsidRDefault="0091643B" w:rsidP="006E503C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color w:val="000000" w:themeColor="text1"/>
                <w:szCs w:val="24"/>
                <w:lang w:val="en-US"/>
              </w:rPr>
              <w:t>token – access-</w:t>
            </w:r>
            <w:r>
              <w:rPr>
                <w:rFonts w:cs="Times New Roman"/>
                <w:color w:val="000000" w:themeColor="text1"/>
                <w:szCs w:val="24"/>
              </w:rPr>
              <w:t>токен</w:t>
            </w:r>
            <w:r w:rsidRPr="0091643B">
              <w:rPr>
                <w:rFonts w:cs="Times New Roman"/>
                <w:color w:val="000000" w:themeColor="text1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cs="Times New Roman"/>
                <w:color w:val="000000" w:themeColor="text1"/>
                <w:szCs w:val="24"/>
                <w:lang w:val="en-US"/>
              </w:rPr>
              <w:t>searchParams</w:t>
            </w:r>
            <w:proofErr w:type="spellEnd"/>
            <w:r>
              <w:rPr>
                <w:rFonts w:cs="Times New Roman"/>
                <w:color w:val="000000" w:themeColor="text1"/>
                <w:szCs w:val="24"/>
                <w:lang w:val="en-US"/>
              </w:rPr>
              <w:t xml:space="preserve"> – </w:t>
            </w:r>
            <w:r>
              <w:rPr>
                <w:rFonts w:cs="Times New Roman"/>
                <w:color w:val="000000" w:themeColor="text1"/>
                <w:szCs w:val="24"/>
              </w:rPr>
              <w:t>параметры</w:t>
            </w:r>
            <w:r w:rsidRPr="0091643B">
              <w:rPr>
                <w:rFonts w:cs="Times New Roman"/>
                <w:color w:val="000000" w:themeColor="text1"/>
                <w:szCs w:val="24"/>
                <w:lang w:val="en-US"/>
              </w:rPr>
              <w:t xml:space="preserve"> </w:t>
            </w:r>
            <w:r>
              <w:rPr>
                <w:rFonts w:cs="Times New Roman"/>
                <w:color w:val="000000" w:themeColor="text1"/>
                <w:szCs w:val="24"/>
              </w:rPr>
              <w:t>поиска</w:t>
            </w:r>
          </w:p>
        </w:tc>
        <w:tc>
          <w:tcPr>
            <w:tcW w:w="1016" w:type="dxa"/>
            <w:vAlign w:val="center"/>
          </w:tcPr>
          <w:p w14:paraId="2D151DEB" w14:textId="77777777" w:rsidR="0091643B" w:rsidRDefault="0091643B" w:rsidP="006E503C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200,</w:t>
            </w:r>
          </w:p>
          <w:p w14:paraId="4839A67B" w14:textId="77777777" w:rsidR="0091643B" w:rsidRDefault="0091643B" w:rsidP="006E503C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401,</w:t>
            </w:r>
          </w:p>
          <w:p w14:paraId="2DD41762" w14:textId="77777777" w:rsidR="0091643B" w:rsidRDefault="0091643B" w:rsidP="006E503C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403,</w:t>
            </w:r>
          </w:p>
          <w:p w14:paraId="4C2A5D44" w14:textId="6F4BE128" w:rsidR="0091643B" w:rsidRPr="0091643B" w:rsidRDefault="0091643B" w:rsidP="006E503C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500</w:t>
            </w:r>
          </w:p>
        </w:tc>
        <w:tc>
          <w:tcPr>
            <w:tcW w:w="1644" w:type="dxa"/>
            <w:vAlign w:val="center"/>
          </w:tcPr>
          <w:p w14:paraId="338F65E6" w14:textId="77777777" w:rsidR="0091643B" w:rsidRDefault="0091643B" w:rsidP="0091643B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 xml:space="preserve">Строков представление статуса о встрече: </w:t>
            </w:r>
          </w:p>
          <w:p w14:paraId="36AD4087" w14:textId="77777777" w:rsidR="0091643B" w:rsidRDefault="0091643B" w:rsidP="0091643B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</w:p>
          <w:p w14:paraId="7289B544" w14:textId="4594770F" w:rsidR="0091643B" w:rsidRDefault="0091643B" w:rsidP="0091643B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  <w:lang w:val="en-US"/>
              </w:rPr>
              <w:t>ACTIVE</w:t>
            </w:r>
            <w:r>
              <w:rPr>
                <w:rFonts w:cs="Times New Roman"/>
                <w:color w:val="000000" w:themeColor="text1"/>
                <w:szCs w:val="24"/>
              </w:rPr>
              <w:t xml:space="preserve"> – встреча</w:t>
            </w:r>
            <w:r w:rsidR="006651B6">
              <w:rPr>
                <w:rFonts w:cs="Times New Roman"/>
                <w:color w:val="000000" w:themeColor="text1"/>
                <w:szCs w:val="24"/>
              </w:rPr>
              <w:t xml:space="preserve"> сразу нашлась</w:t>
            </w:r>
            <w:r w:rsidRPr="0091643B">
              <w:rPr>
                <w:rFonts w:cs="Times New Roman"/>
                <w:color w:val="000000" w:themeColor="text1"/>
                <w:szCs w:val="24"/>
              </w:rPr>
              <w:t xml:space="preserve">, </w:t>
            </w:r>
          </w:p>
          <w:p w14:paraId="06654FA7" w14:textId="77777777" w:rsidR="0091643B" w:rsidRPr="008168B1" w:rsidRDefault="0091643B" w:rsidP="0091643B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</w:p>
          <w:p w14:paraId="718D00F9" w14:textId="77AD6460" w:rsidR="0091643B" w:rsidRDefault="0091643B" w:rsidP="0091643B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  <w:lang w:val="en-US"/>
              </w:rPr>
              <w:t>ERROR</w:t>
            </w:r>
            <w:r>
              <w:rPr>
                <w:rFonts w:cs="Times New Roman"/>
                <w:color w:val="000000" w:themeColor="text1"/>
                <w:szCs w:val="24"/>
              </w:rPr>
              <w:t xml:space="preserve"> – произошла ошибка</w:t>
            </w:r>
            <w:r w:rsidRPr="0091643B">
              <w:rPr>
                <w:rFonts w:cs="Times New Roman"/>
                <w:color w:val="000000" w:themeColor="text1"/>
                <w:szCs w:val="24"/>
              </w:rPr>
              <w:t>,</w:t>
            </w:r>
          </w:p>
          <w:p w14:paraId="59767D78" w14:textId="77777777" w:rsidR="0091643B" w:rsidRDefault="0091643B" w:rsidP="0091643B">
            <w:pPr>
              <w:pStyle w:val="a1"/>
              <w:ind w:left="0" w:firstLine="0"/>
              <w:rPr>
                <w:rFonts w:cs="Times New Roman"/>
                <w:color w:val="000000" w:themeColor="text1"/>
                <w:szCs w:val="24"/>
              </w:rPr>
            </w:pPr>
          </w:p>
          <w:p w14:paraId="1048E454" w14:textId="1BB4D7C3" w:rsidR="0091643B" w:rsidRPr="0091643B" w:rsidRDefault="0091643B" w:rsidP="0091643B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  <w:r w:rsidRPr="0091643B">
              <w:rPr>
                <w:rFonts w:cs="Times New Roman"/>
                <w:color w:val="000000" w:themeColor="text1"/>
                <w:szCs w:val="24"/>
              </w:rPr>
              <w:t xml:space="preserve"> </w:t>
            </w:r>
            <w:r>
              <w:rPr>
                <w:rFonts w:cs="Times New Roman"/>
                <w:color w:val="000000" w:themeColor="text1"/>
                <w:szCs w:val="24"/>
                <w:lang w:val="en-US"/>
              </w:rPr>
              <w:t>SEARCH</w:t>
            </w:r>
            <w:r>
              <w:rPr>
                <w:rFonts w:cs="Times New Roman"/>
                <w:color w:val="000000" w:themeColor="text1"/>
                <w:szCs w:val="24"/>
              </w:rPr>
              <w:t xml:space="preserve"> – поиск встречи</w:t>
            </w:r>
            <w:r w:rsidR="006651B6">
              <w:rPr>
                <w:rFonts w:cs="Times New Roman"/>
                <w:color w:val="000000" w:themeColor="text1"/>
                <w:szCs w:val="24"/>
              </w:rPr>
              <w:t xml:space="preserve"> начался.</w:t>
            </w:r>
          </w:p>
        </w:tc>
        <w:tc>
          <w:tcPr>
            <w:tcW w:w="1758" w:type="dxa"/>
            <w:vAlign w:val="center"/>
          </w:tcPr>
          <w:p w14:paraId="13B0A2BD" w14:textId="4B61CE43" w:rsidR="0091643B" w:rsidRPr="0091643B" w:rsidRDefault="006651B6" w:rsidP="0091643B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Начать поиск встречи.</w:t>
            </w:r>
          </w:p>
          <w:p w14:paraId="7A5FF69C" w14:textId="77777777" w:rsidR="0091643B" w:rsidRPr="0091643B" w:rsidRDefault="0091643B" w:rsidP="0091643B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</w:p>
          <w:p w14:paraId="4E84C997" w14:textId="77777777" w:rsidR="0091643B" w:rsidRDefault="0091643B" w:rsidP="0091643B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  <w:r w:rsidRPr="0091643B">
              <w:rPr>
                <w:rFonts w:cs="Times New Roman"/>
                <w:color w:val="000000" w:themeColor="text1"/>
                <w:szCs w:val="24"/>
              </w:rPr>
              <w:t xml:space="preserve">403 – </w:t>
            </w:r>
            <w:r>
              <w:rPr>
                <w:rFonts w:cs="Times New Roman"/>
                <w:color w:val="000000" w:themeColor="text1"/>
                <w:szCs w:val="24"/>
              </w:rPr>
              <w:t>Срок действия токена истёк.</w:t>
            </w:r>
          </w:p>
          <w:p w14:paraId="573676B4" w14:textId="77777777" w:rsidR="0091643B" w:rsidRDefault="0091643B" w:rsidP="0091643B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</w:p>
          <w:p w14:paraId="5F74B0DA" w14:textId="77777777" w:rsidR="0091643B" w:rsidRDefault="0091643B" w:rsidP="0091643B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401 – Неверный токен.</w:t>
            </w:r>
          </w:p>
          <w:p w14:paraId="1AB196C1" w14:textId="77777777" w:rsidR="0091643B" w:rsidRDefault="0091643B" w:rsidP="0091643B">
            <w:pPr>
              <w:pStyle w:val="a1"/>
              <w:ind w:left="0" w:firstLine="0"/>
              <w:rPr>
                <w:rFonts w:cs="Times New Roman"/>
                <w:color w:val="000000" w:themeColor="text1"/>
                <w:szCs w:val="24"/>
              </w:rPr>
            </w:pPr>
          </w:p>
          <w:p w14:paraId="576C3033" w14:textId="29F131BF" w:rsidR="0091643B" w:rsidRPr="0091643B" w:rsidRDefault="0091643B" w:rsidP="0091643B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500 – Серверная ошибка.</w:t>
            </w:r>
          </w:p>
        </w:tc>
      </w:tr>
      <w:tr w:rsidR="007F09BB" w:rsidRPr="0091643B" w14:paraId="1146222D" w14:textId="77777777" w:rsidTr="007F09BB">
        <w:trPr>
          <w:cantSplit/>
          <w:trHeight w:val="1134"/>
        </w:trPr>
        <w:tc>
          <w:tcPr>
            <w:tcW w:w="1701" w:type="dxa"/>
            <w:vAlign w:val="center"/>
          </w:tcPr>
          <w:p w14:paraId="003C6619" w14:textId="4F77D5AB" w:rsidR="0091643B" w:rsidRPr="0091643B" w:rsidRDefault="0091643B" w:rsidP="006E503C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color w:val="000000" w:themeColor="text1"/>
                <w:szCs w:val="24"/>
                <w:lang w:val="en-US"/>
              </w:rPr>
              <w:lastRenderedPageBreak/>
              <w:t>api</w:t>
            </w:r>
            <w:proofErr w:type="spellEnd"/>
            <w:r>
              <w:rPr>
                <w:rFonts w:cs="Times New Roman"/>
                <w:color w:val="000000" w:themeColor="text1"/>
                <w:szCs w:val="24"/>
                <w:lang w:val="en-US"/>
              </w:rPr>
              <w:t>/meet/{token}</w:t>
            </w:r>
          </w:p>
        </w:tc>
        <w:tc>
          <w:tcPr>
            <w:tcW w:w="1938" w:type="dxa"/>
            <w:vAlign w:val="center"/>
          </w:tcPr>
          <w:p w14:paraId="28256B0E" w14:textId="4E2170B8" w:rsidR="0091643B" w:rsidRDefault="0091643B" w:rsidP="006E503C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color w:val="000000" w:themeColor="text1"/>
                <w:szCs w:val="24"/>
                <w:lang w:val="en-US"/>
              </w:rPr>
              <w:t>DELETE</w:t>
            </w:r>
          </w:p>
        </w:tc>
        <w:tc>
          <w:tcPr>
            <w:tcW w:w="1718" w:type="dxa"/>
            <w:vAlign w:val="center"/>
          </w:tcPr>
          <w:p w14:paraId="3E88C4BD" w14:textId="780A6709" w:rsidR="0091643B" w:rsidRDefault="006651B6" w:rsidP="006E503C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color w:val="000000" w:themeColor="text1"/>
                <w:szCs w:val="24"/>
                <w:lang w:val="en-US"/>
              </w:rPr>
              <w:t>token – access-</w:t>
            </w:r>
            <w:r>
              <w:rPr>
                <w:rFonts w:cs="Times New Roman"/>
                <w:color w:val="000000" w:themeColor="text1"/>
                <w:szCs w:val="24"/>
              </w:rPr>
              <w:t>токен</w:t>
            </w:r>
          </w:p>
        </w:tc>
        <w:tc>
          <w:tcPr>
            <w:tcW w:w="1016" w:type="dxa"/>
            <w:vAlign w:val="center"/>
          </w:tcPr>
          <w:p w14:paraId="2044854B" w14:textId="77777777" w:rsidR="0091643B" w:rsidRDefault="006651B6" w:rsidP="006E503C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200,</w:t>
            </w:r>
          </w:p>
          <w:p w14:paraId="44DD516C" w14:textId="77777777" w:rsidR="006651B6" w:rsidRDefault="006651B6" w:rsidP="006E503C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401,</w:t>
            </w:r>
          </w:p>
          <w:p w14:paraId="29F175F3" w14:textId="79896BE1" w:rsidR="006651B6" w:rsidRDefault="006651B6" w:rsidP="006E503C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403,</w:t>
            </w:r>
          </w:p>
          <w:p w14:paraId="1FF067EB" w14:textId="78834DB9" w:rsidR="006651B6" w:rsidRDefault="006651B6" w:rsidP="006651B6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500</w:t>
            </w:r>
          </w:p>
        </w:tc>
        <w:tc>
          <w:tcPr>
            <w:tcW w:w="1644" w:type="dxa"/>
            <w:vAlign w:val="center"/>
          </w:tcPr>
          <w:p w14:paraId="67B87E74" w14:textId="77777777" w:rsidR="006651B6" w:rsidRDefault="006651B6" w:rsidP="006651B6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 xml:space="preserve">Строков представление статуса о встрече: </w:t>
            </w:r>
          </w:p>
          <w:p w14:paraId="2BD823EC" w14:textId="77777777" w:rsidR="006651B6" w:rsidRDefault="006651B6" w:rsidP="006651B6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</w:p>
          <w:p w14:paraId="1DE6F146" w14:textId="307AF61A" w:rsidR="006651B6" w:rsidRDefault="006651B6" w:rsidP="006651B6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  <w:lang w:val="en-US"/>
              </w:rPr>
              <w:t>NONE</w:t>
            </w:r>
            <w:r>
              <w:rPr>
                <w:rFonts w:cs="Times New Roman"/>
                <w:color w:val="000000" w:themeColor="text1"/>
                <w:szCs w:val="24"/>
              </w:rPr>
              <w:t xml:space="preserve"> – встречу отменена,</w:t>
            </w:r>
            <w:r w:rsidRPr="0091643B">
              <w:rPr>
                <w:rFonts w:cs="Times New Roman"/>
                <w:color w:val="000000" w:themeColor="text1"/>
                <w:szCs w:val="24"/>
              </w:rPr>
              <w:t xml:space="preserve"> </w:t>
            </w:r>
          </w:p>
          <w:p w14:paraId="3FC2CA6B" w14:textId="77777777" w:rsidR="006651B6" w:rsidRPr="006651B6" w:rsidRDefault="006651B6" w:rsidP="006651B6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</w:p>
          <w:p w14:paraId="2EDC495B" w14:textId="2A843D5B" w:rsidR="006651B6" w:rsidRDefault="006651B6" w:rsidP="006651B6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  <w:lang w:val="en-US"/>
              </w:rPr>
              <w:t>ERROR</w:t>
            </w:r>
            <w:r>
              <w:rPr>
                <w:rFonts w:cs="Times New Roman"/>
                <w:color w:val="000000" w:themeColor="text1"/>
                <w:szCs w:val="24"/>
              </w:rPr>
              <w:t xml:space="preserve"> – произошла ошибка,</w:t>
            </w:r>
          </w:p>
          <w:p w14:paraId="53F703C5" w14:textId="77777777" w:rsidR="006651B6" w:rsidRDefault="006651B6" w:rsidP="006651B6">
            <w:pPr>
              <w:pStyle w:val="a1"/>
              <w:ind w:left="0" w:firstLine="0"/>
              <w:rPr>
                <w:rFonts w:cs="Times New Roman"/>
                <w:color w:val="000000" w:themeColor="text1"/>
                <w:szCs w:val="24"/>
              </w:rPr>
            </w:pPr>
          </w:p>
          <w:p w14:paraId="4BD58A32" w14:textId="77777777" w:rsidR="0091643B" w:rsidRDefault="006651B6" w:rsidP="006651B6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  <w:r w:rsidRPr="0091643B">
              <w:rPr>
                <w:rFonts w:cs="Times New Roman"/>
                <w:color w:val="000000" w:themeColor="text1"/>
                <w:szCs w:val="24"/>
              </w:rPr>
              <w:t xml:space="preserve"> </w:t>
            </w:r>
            <w:r>
              <w:rPr>
                <w:rFonts w:cs="Times New Roman"/>
                <w:color w:val="000000" w:themeColor="text1"/>
                <w:szCs w:val="24"/>
                <w:lang w:val="en-US"/>
              </w:rPr>
              <w:t>SEARCH</w:t>
            </w:r>
            <w:r>
              <w:rPr>
                <w:rFonts w:cs="Times New Roman"/>
                <w:color w:val="000000" w:themeColor="text1"/>
                <w:szCs w:val="24"/>
              </w:rPr>
              <w:t xml:space="preserve"> – поиск встречи начался.</w:t>
            </w:r>
          </w:p>
          <w:p w14:paraId="64CF735E" w14:textId="5A2390C8" w:rsidR="006651B6" w:rsidRDefault="006651B6" w:rsidP="006651B6">
            <w:pPr>
              <w:pStyle w:val="a1"/>
              <w:ind w:left="0" w:firstLine="0"/>
              <w:rPr>
                <w:rFonts w:cs="Times New Roman"/>
                <w:color w:val="000000" w:themeColor="text1"/>
                <w:szCs w:val="24"/>
              </w:rPr>
            </w:pPr>
          </w:p>
        </w:tc>
        <w:tc>
          <w:tcPr>
            <w:tcW w:w="1758" w:type="dxa"/>
            <w:vAlign w:val="center"/>
          </w:tcPr>
          <w:p w14:paraId="1B0A77CF" w14:textId="6F76920F" w:rsidR="006651B6" w:rsidRDefault="006651B6" w:rsidP="006651B6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Отметить поиск встречи.</w:t>
            </w:r>
          </w:p>
          <w:p w14:paraId="32CE48AE" w14:textId="77777777" w:rsidR="006651B6" w:rsidRDefault="006651B6" w:rsidP="006651B6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</w:p>
          <w:p w14:paraId="784BE0E8" w14:textId="6E2CD25B" w:rsidR="006651B6" w:rsidRDefault="006651B6" w:rsidP="006651B6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  <w:r w:rsidRPr="0091643B">
              <w:rPr>
                <w:rFonts w:cs="Times New Roman"/>
                <w:color w:val="000000" w:themeColor="text1"/>
                <w:szCs w:val="24"/>
              </w:rPr>
              <w:t xml:space="preserve">403 – </w:t>
            </w:r>
            <w:r>
              <w:rPr>
                <w:rFonts w:cs="Times New Roman"/>
                <w:color w:val="000000" w:themeColor="text1"/>
                <w:szCs w:val="24"/>
              </w:rPr>
              <w:t>Срок действия токена истёк.</w:t>
            </w:r>
          </w:p>
          <w:p w14:paraId="12001A12" w14:textId="77777777" w:rsidR="006651B6" w:rsidRDefault="006651B6" w:rsidP="006651B6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</w:p>
          <w:p w14:paraId="28F4ECB2" w14:textId="77777777" w:rsidR="006651B6" w:rsidRDefault="006651B6" w:rsidP="006651B6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401 – Неверный токен.</w:t>
            </w:r>
          </w:p>
          <w:p w14:paraId="57293F6E" w14:textId="77777777" w:rsidR="006651B6" w:rsidRDefault="006651B6" w:rsidP="006651B6">
            <w:pPr>
              <w:pStyle w:val="a1"/>
              <w:ind w:left="0" w:firstLine="0"/>
              <w:rPr>
                <w:rFonts w:cs="Times New Roman"/>
                <w:color w:val="000000" w:themeColor="text1"/>
                <w:szCs w:val="24"/>
              </w:rPr>
            </w:pPr>
          </w:p>
          <w:p w14:paraId="0589C48E" w14:textId="647345D6" w:rsidR="0091643B" w:rsidRDefault="006651B6" w:rsidP="006651B6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500 – Серверная ошибка.</w:t>
            </w:r>
          </w:p>
        </w:tc>
      </w:tr>
      <w:tr w:rsidR="007F09BB" w:rsidRPr="0091643B" w14:paraId="13A7F19A" w14:textId="77777777" w:rsidTr="007F09BB">
        <w:trPr>
          <w:cantSplit/>
          <w:trHeight w:val="1134"/>
        </w:trPr>
        <w:tc>
          <w:tcPr>
            <w:tcW w:w="1701" w:type="dxa"/>
            <w:vAlign w:val="center"/>
          </w:tcPr>
          <w:p w14:paraId="4AB8C438" w14:textId="149A22F6" w:rsidR="006651B6" w:rsidRDefault="006651B6" w:rsidP="006E503C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color w:val="000000" w:themeColor="text1"/>
                <w:szCs w:val="24"/>
                <w:lang w:val="en-US"/>
              </w:rPr>
              <w:t>api</w:t>
            </w:r>
            <w:proofErr w:type="spellEnd"/>
            <w:r>
              <w:rPr>
                <w:rFonts w:cs="Times New Roman"/>
                <w:color w:val="000000" w:themeColor="text1"/>
                <w:szCs w:val="24"/>
                <w:lang w:val="en-US"/>
              </w:rPr>
              <w:t>/meets/{token}</w:t>
            </w:r>
          </w:p>
        </w:tc>
        <w:tc>
          <w:tcPr>
            <w:tcW w:w="1938" w:type="dxa"/>
            <w:vAlign w:val="center"/>
          </w:tcPr>
          <w:p w14:paraId="2D4C727C" w14:textId="0E01B31E" w:rsidR="006651B6" w:rsidRDefault="006651B6" w:rsidP="006E503C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color w:val="000000" w:themeColor="text1"/>
                <w:szCs w:val="24"/>
                <w:lang w:val="en-US"/>
              </w:rPr>
              <w:t>GET</w:t>
            </w:r>
          </w:p>
        </w:tc>
        <w:tc>
          <w:tcPr>
            <w:tcW w:w="1718" w:type="dxa"/>
            <w:vAlign w:val="center"/>
          </w:tcPr>
          <w:p w14:paraId="68D0D1B1" w14:textId="7E540199" w:rsidR="006651B6" w:rsidRDefault="006651B6" w:rsidP="006E503C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color w:val="000000" w:themeColor="text1"/>
                <w:szCs w:val="24"/>
                <w:lang w:val="en-US"/>
              </w:rPr>
              <w:t>token – access-</w:t>
            </w:r>
            <w:r>
              <w:rPr>
                <w:rFonts w:cs="Times New Roman"/>
                <w:color w:val="000000" w:themeColor="text1"/>
                <w:szCs w:val="24"/>
              </w:rPr>
              <w:t>токен</w:t>
            </w:r>
          </w:p>
        </w:tc>
        <w:tc>
          <w:tcPr>
            <w:tcW w:w="1016" w:type="dxa"/>
            <w:vAlign w:val="center"/>
          </w:tcPr>
          <w:p w14:paraId="5F402C1D" w14:textId="77777777" w:rsidR="006651B6" w:rsidRDefault="006651B6" w:rsidP="006E503C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color w:val="000000" w:themeColor="text1"/>
                <w:szCs w:val="24"/>
                <w:lang w:val="en-US"/>
              </w:rPr>
              <w:t>200,</w:t>
            </w:r>
          </w:p>
          <w:p w14:paraId="38E72A50" w14:textId="77777777" w:rsidR="006651B6" w:rsidRDefault="006651B6" w:rsidP="006E503C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color w:val="000000" w:themeColor="text1"/>
                <w:szCs w:val="24"/>
                <w:lang w:val="en-US"/>
              </w:rPr>
              <w:t>401,</w:t>
            </w:r>
          </w:p>
          <w:p w14:paraId="6EDC9F03" w14:textId="77777777" w:rsidR="006651B6" w:rsidRDefault="006651B6" w:rsidP="006E503C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color w:val="000000" w:themeColor="text1"/>
                <w:szCs w:val="24"/>
                <w:lang w:val="en-US"/>
              </w:rPr>
              <w:t>403,</w:t>
            </w:r>
          </w:p>
          <w:p w14:paraId="2E095A8E" w14:textId="44446B06" w:rsidR="006651B6" w:rsidRPr="006651B6" w:rsidRDefault="006651B6" w:rsidP="006E503C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color w:val="000000" w:themeColor="text1"/>
                <w:szCs w:val="24"/>
                <w:lang w:val="en-US"/>
              </w:rPr>
              <w:t>500</w:t>
            </w:r>
          </w:p>
        </w:tc>
        <w:tc>
          <w:tcPr>
            <w:tcW w:w="1644" w:type="dxa"/>
            <w:vAlign w:val="center"/>
          </w:tcPr>
          <w:p w14:paraId="229FBCBD" w14:textId="44FCCB84" w:rsidR="006651B6" w:rsidRDefault="006651B6" w:rsidP="006651B6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 xml:space="preserve">200: Строковое представление списка из встреч в формате </w:t>
            </w:r>
            <w:r>
              <w:rPr>
                <w:rFonts w:cs="Times New Roman"/>
                <w:color w:val="000000" w:themeColor="text1"/>
                <w:szCs w:val="24"/>
                <w:lang w:val="en-US"/>
              </w:rPr>
              <w:t>JSON</w:t>
            </w:r>
            <w:r w:rsidRPr="006651B6">
              <w:rPr>
                <w:rFonts w:cs="Times New Roman"/>
                <w:color w:val="000000" w:themeColor="text1"/>
                <w:szCs w:val="24"/>
              </w:rPr>
              <w:t>.</w:t>
            </w:r>
          </w:p>
          <w:p w14:paraId="31185794" w14:textId="77777777" w:rsidR="006651B6" w:rsidRDefault="006651B6" w:rsidP="006651B6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</w:p>
          <w:p w14:paraId="37E3B89A" w14:textId="5A06767F" w:rsidR="006651B6" w:rsidRPr="006651B6" w:rsidRDefault="006651B6" w:rsidP="006651B6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401, 403, 500: Описание ошибки.</w:t>
            </w:r>
          </w:p>
        </w:tc>
        <w:tc>
          <w:tcPr>
            <w:tcW w:w="1758" w:type="dxa"/>
            <w:vAlign w:val="center"/>
          </w:tcPr>
          <w:p w14:paraId="58D79AED" w14:textId="77777777" w:rsidR="006651B6" w:rsidRDefault="006651B6" w:rsidP="006651B6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Получить список законченных встреч.</w:t>
            </w:r>
          </w:p>
          <w:p w14:paraId="00C096E0" w14:textId="77777777" w:rsidR="006651B6" w:rsidRDefault="006651B6" w:rsidP="006651B6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</w:p>
          <w:p w14:paraId="0AF4EBD2" w14:textId="77777777" w:rsidR="006651B6" w:rsidRDefault="006651B6" w:rsidP="006651B6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  <w:r w:rsidRPr="0091643B">
              <w:rPr>
                <w:rFonts w:cs="Times New Roman"/>
                <w:color w:val="000000" w:themeColor="text1"/>
                <w:szCs w:val="24"/>
              </w:rPr>
              <w:t xml:space="preserve">403 – </w:t>
            </w:r>
            <w:r>
              <w:rPr>
                <w:rFonts w:cs="Times New Roman"/>
                <w:color w:val="000000" w:themeColor="text1"/>
                <w:szCs w:val="24"/>
              </w:rPr>
              <w:t>Срок действия токена истёк.</w:t>
            </w:r>
          </w:p>
          <w:p w14:paraId="71078FEF" w14:textId="77777777" w:rsidR="006651B6" w:rsidRDefault="006651B6" w:rsidP="006651B6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</w:p>
          <w:p w14:paraId="4A29A9F4" w14:textId="77777777" w:rsidR="006651B6" w:rsidRDefault="006651B6" w:rsidP="006651B6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401 – Неверный токен.</w:t>
            </w:r>
          </w:p>
          <w:p w14:paraId="3B69BF4C" w14:textId="77777777" w:rsidR="006651B6" w:rsidRDefault="006651B6" w:rsidP="006651B6">
            <w:pPr>
              <w:pStyle w:val="a1"/>
              <w:ind w:left="0" w:firstLine="0"/>
              <w:rPr>
                <w:rFonts w:cs="Times New Roman"/>
                <w:color w:val="000000" w:themeColor="text1"/>
                <w:szCs w:val="24"/>
              </w:rPr>
            </w:pPr>
          </w:p>
          <w:p w14:paraId="362DBC92" w14:textId="62DC8F4A" w:rsidR="006651B6" w:rsidRDefault="006651B6" w:rsidP="006651B6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500 – Серверная ошибка.</w:t>
            </w:r>
          </w:p>
        </w:tc>
      </w:tr>
      <w:tr w:rsidR="007F09BB" w:rsidRPr="0091643B" w14:paraId="7C74D5E3" w14:textId="77777777" w:rsidTr="007F09BB">
        <w:trPr>
          <w:cantSplit/>
          <w:trHeight w:val="1134"/>
        </w:trPr>
        <w:tc>
          <w:tcPr>
            <w:tcW w:w="1701" w:type="dxa"/>
            <w:vAlign w:val="center"/>
          </w:tcPr>
          <w:p w14:paraId="0B072474" w14:textId="70E636AE" w:rsidR="006651B6" w:rsidRPr="006651B6" w:rsidRDefault="006651B6" w:rsidP="006E503C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color w:val="000000" w:themeColor="text1"/>
                <w:szCs w:val="24"/>
                <w:lang w:val="en-US"/>
              </w:rPr>
              <w:lastRenderedPageBreak/>
              <w:t>api</w:t>
            </w:r>
            <w:proofErr w:type="spellEnd"/>
            <w:r>
              <w:rPr>
                <w:rFonts w:cs="Times New Roman"/>
                <w:color w:val="000000" w:themeColor="text1"/>
                <w:szCs w:val="24"/>
                <w:lang w:val="en-US"/>
              </w:rPr>
              <w:t xml:space="preserve">/user/settings/{token} </w:t>
            </w:r>
          </w:p>
        </w:tc>
        <w:tc>
          <w:tcPr>
            <w:tcW w:w="1938" w:type="dxa"/>
            <w:vAlign w:val="center"/>
          </w:tcPr>
          <w:p w14:paraId="2C0E251F" w14:textId="08AFA81E" w:rsidR="006651B6" w:rsidRDefault="006651B6" w:rsidP="006E503C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color w:val="000000" w:themeColor="text1"/>
                <w:szCs w:val="24"/>
                <w:lang w:val="en-US"/>
              </w:rPr>
              <w:t>PUT</w:t>
            </w:r>
          </w:p>
        </w:tc>
        <w:tc>
          <w:tcPr>
            <w:tcW w:w="1718" w:type="dxa"/>
            <w:vAlign w:val="center"/>
          </w:tcPr>
          <w:p w14:paraId="4A1C61DF" w14:textId="77777777" w:rsidR="006651B6" w:rsidRPr="008168B1" w:rsidRDefault="006651B6" w:rsidP="006E503C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  <w:lang w:val="en-US"/>
              </w:rPr>
              <w:t>token</w:t>
            </w:r>
            <w:r w:rsidRPr="008168B1">
              <w:rPr>
                <w:rFonts w:cs="Times New Roman"/>
                <w:color w:val="000000" w:themeColor="text1"/>
                <w:szCs w:val="24"/>
              </w:rPr>
              <w:t xml:space="preserve"> – </w:t>
            </w:r>
            <w:r>
              <w:rPr>
                <w:rFonts w:cs="Times New Roman"/>
                <w:color w:val="000000" w:themeColor="text1"/>
                <w:szCs w:val="24"/>
                <w:lang w:val="en-US"/>
              </w:rPr>
              <w:t>access</w:t>
            </w:r>
            <w:r w:rsidRPr="008168B1">
              <w:rPr>
                <w:rFonts w:cs="Times New Roman"/>
                <w:color w:val="000000" w:themeColor="text1"/>
                <w:szCs w:val="24"/>
              </w:rPr>
              <w:t>-</w:t>
            </w:r>
            <w:r>
              <w:rPr>
                <w:rFonts w:cs="Times New Roman"/>
                <w:color w:val="000000" w:themeColor="text1"/>
                <w:szCs w:val="24"/>
              </w:rPr>
              <w:t>токен</w:t>
            </w:r>
            <w:r w:rsidRPr="008168B1">
              <w:rPr>
                <w:rFonts w:cs="Times New Roman"/>
                <w:color w:val="000000" w:themeColor="text1"/>
                <w:szCs w:val="24"/>
              </w:rPr>
              <w:t>,</w:t>
            </w:r>
          </w:p>
          <w:p w14:paraId="35B2EBD5" w14:textId="4117A863" w:rsidR="006651B6" w:rsidRPr="00831D0E" w:rsidRDefault="006651B6" w:rsidP="006E503C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  <w:lang w:val="en-US"/>
              </w:rPr>
              <w:t>user</w:t>
            </w:r>
            <w:r w:rsidRPr="00831D0E">
              <w:rPr>
                <w:rFonts w:cs="Times New Roman"/>
                <w:color w:val="000000" w:themeColor="text1"/>
                <w:szCs w:val="24"/>
              </w:rPr>
              <w:t xml:space="preserve"> –</w:t>
            </w:r>
            <w:r>
              <w:rPr>
                <w:rFonts w:cs="Times New Roman"/>
                <w:color w:val="000000" w:themeColor="text1"/>
                <w:szCs w:val="24"/>
              </w:rPr>
              <w:t xml:space="preserve"> текстовое представление </w:t>
            </w:r>
            <w:r w:rsidR="00831D0E">
              <w:rPr>
                <w:rFonts w:cs="Times New Roman"/>
                <w:color w:val="000000" w:themeColor="text1"/>
                <w:szCs w:val="24"/>
              </w:rPr>
              <w:t xml:space="preserve">пользователя в </w:t>
            </w:r>
            <w:r w:rsidR="00831D0E">
              <w:rPr>
                <w:rFonts w:cs="Times New Roman"/>
                <w:color w:val="000000" w:themeColor="text1"/>
                <w:szCs w:val="24"/>
                <w:lang w:val="en-US"/>
              </w:rPr>
              <w:t>JSON</w:t>
            </w:r>
            <w:r w:rsidR="00831D0E" w:rsidRPr="00831D0E">
              <w:rPr>
                <w:rFonts w:cs="Times New Roman"/>
                <w:color w:val="000000" w:themeColor="text1"/>
                <w:szCs w:val="24"/>
              </w:rPr>
              <w:t xml:space="preserve"> </w:t>
            </w:r>
            <w:r w:rsidR="00831D0E">
              <w:rPr>
                <w:rFonts w:cs="Times New Roman"/>
                <w:color w:val="000000" w:themeColor="text1"/>
                <w:szCs w:val="24"/>
              </w:rPr>
              <w:t>формате.</w:t>
            </w:r>
          </w:p>
        </w:tc>
        <w:tc>
          <w:tcPr>
            <w:tcW w:w="1016" w:type="dxa"/>
            <w:vAlign w:val="center"/>
          </w:tcPr>
          <w:p w14:paraId="0847CA37" w14:textId="77777777" w:rsidR="00831D0E" w:rsidRDefault="00831D0E" w:rsidP="00831D0E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color w:val="000000" w:themeColor="text1"/>
                <w:szCs w:val="24"/>
                <w:lang w:val="en-US"/>
              </w:rPr>
              <w:t>200,</w:t>
            </w:r>
          </w:p>
          <w:p w14:paraId="45254D3D" w14:textId="77777777" w:rsidR="00831D0E" w:rsidRDefault="00831D0E" w:rsidP="00831D0E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color w:val="000000" w:themeColor="text1"/>
                <w:szCs w:val="24"/>
                <w:lang w:val="en-US"/>
              </w:rPr>
              <w:t>401,</w:t>
            </w:r>
          </w:p>
          <w:p w14:paraId="4310EBE9" w14:textId="77777777" w:rsidR="00831D0E" w:rsidRDefault="00831D0E" w:rsidP="00831D0E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color w:val="000000" w:themeColor="text1"/>
                <w:szCs w:val="24"/>
                <w:lang w:val="en-US"/>
              </w:rPr>
              <w:t>403,</w:t>
            </w:r>
          </w:p>
          <w:p w14:paraId="2C0E0E7E" w14:textId="7B371FCF" w:rsidR="006651B6" w:rsidRPr="00831D0E" w:rsidRDefault="00831D0E" w:rsidP="00831D0E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  <w:lang w:val="en-US"/>
              </w:rPr>
              <w:t>500</w:t>
            </w:r>
          </w:p>
        </w:tc>
        <w:tc>
          <w:tcPr>
            <w:tcW w:w="1644" w:type="dxa"/>
            <w:vAlign w:val="center"/>
          </w:tcPr>
          <w:p w14:paraId="324EAF85" w14:textId="12C95DFB" w:rsidR="006651B6" w:rsidRPr="00831D0E" w:rsidRDefault="00831D0E" w:rsidP="00831D0E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Результат выполнения запрос в текстовом формате.</w:t>
            </w:r>
          </w:p>
        </w:tc>
        <w:tc>
          <w:tcPr>
            <w:tcW w:w="1758" w:type="dxa"/>
            <w:vAlign w:val="center"/>
          </w:tcPr>
          <w:p w14:paraId="733E02D0" w14:textId="795EEE11" w:rsidR="00831D0E" w:rsidRPr="00831D0E" w:rsidRDefault="00831D0E" w:rsidP="00831D0E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Обновление данных о пользователей.</w:t>
            </w:r>
          </w:p>
          <w:p w14:paraId="2CFED67B" w14:textId="77777777" w:rsidR="00831D0E" w:rsidRDefault="00831D0E" w:rsidP="00831D0E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</w:p>
          <w:p w14:paraId="4776FC55" w14:textId="77777777" w:rsidR="00831D0E" w:rsidRDefault="00831D0E" w:rsidP="00831D0E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  <w:r w:rsidRPr="0091643B">
              <w:rPr>
                <w:rFonts w:cs="Times New Roman"/>
                <w:color w:val="000000" w:themeColor="text1"/>
                <w:szCs w:val="24"/>
              </w:rPr>
              <w:t xml:space="preserve">403 – </w:t>
            </w:r>
            <w:r>
              <w:rPr>
                <w:rFonts w:cs="Times New Roman"/>
                <w:color w:val="000000" w:themeColor="text1"/>
                <w:szCs w:val="24"/>
              </w:rPr>
              <w:t>Срок действия токена истёк.</w:t>
            </w:r>
          </w:p>
          <w:p w14:paraId="3ABB25F1" w14:textId="77777777" w:rsidR="00831D0E" w:rsidRDefault="00831D0E" w:rsidP="00831D0E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</w:p>
          <w:p w14:paraId="38AB58F5" w14:textId="77777777" w:rsidR="00831D0E" w:rsidRDefault="00831D0E" w:rsidP="00831D0E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401 – Неверный токен.</w:t>
            </w:r>
          </w:p>
          <w:p w14:paraId="208070A5" w14:textId="77777777" w:rsidR="00831D0E" w:rsidRDefault="00831D0E" w:rsidP="00831D0E">
            <w:pPr>
              <w:pStyle w:val="a1"/>
              <w:ind w:left="0" w:firstLine="0"/>
              <w:rPr>
                <w:rFonts w:cs="Times New Roman"/>
                <w:color w:val="000000" w:themeColor="text1"/>
                <w:szCs w:val="24"/>
              </w:rPr>
            </w:pPr>
          </w:p>
          <w:p w14:paraId="0FB0608E" w14:textId="7A6E21E9" w:rsidR="006651B6" w:rsidRDefault="00831D0E" w:rsidP="00831D0E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500 – Серверная ошибка.</w:t>
            </w:r>
          </w:p>
        </w:tc>
      </w:tr>
      <w:tr w:rsidR="00831D0E" w:rsidRPr="0091643B" w14:paraId="4ACC648E" w14:textId="77777777" w:rsidTr="007F09BB">
        <w:trPr>
          <w:cantSplit/>
          <w:trHeight w:val="1134"/>
        </w:trPr>
        <w:tc>
          <w:tcPr>
            <w:tcW w:w="1701" w:type="dxa"/>
            <w:vAlign w:val="center"/>
          </w:tcPr>
          <w:p w14:paraId="2B5FCEE7" w14:textId="3A7A7172" w:rsidR="00831D0E" w:rsidRDefault="00831D0E" w:rsidP="006E503C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color w:val="000000" w:themeColor="text1"/>
                <w:szCs w:val="24"/>
                <w:lang w:val="en-US"/>
              </w:rPr>
              <w:t>api</w:t>
            </w:r>
            <w:proofErr w:type="spellEnd"/>
            <w:r>
              <w:rPr>
                <w:rFonts w:cs="Times New Roman"/>
                <w:color w:val="000000" w:themeColor="text1"/>
                <w:szCs w:val="24"/>
                <w:lang w:val="en-US"/>
              </w:rPr>
              <w:t>/user/settings/{token}</w:t>
            </w:r>
          </w:p>
        </w:tc>
        <w:tc>
          <w:tcPr>
            <w:tcW w:w="1938" w:type="dxa"/>
            <w:vAlign w:val="center"/>
          </w:tcPr>
          <w:p w14:paraId="1591485D" w14:textId="28A373A5" w:rsidR="00831D0E" w:rsidRPr="00831D0E" w:rsidRDefault="00831D0E" w:rsidP="006E503C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color w:val="000000" w:themeColor="text1"/>
                <w:szCs w:val="24"/>
                <w:lang w:val="en-US"/>
              </w:rPr>
              <w:t>GET</w:t>
            </w:r>
          </w:p>
        </w:tc>
        <w:tc>
          <w:tcPr>
            <w:tcW w:w="1718" w:type="dxa"/>
            <w:vAlign w:val="center"/>
          </w:tcPr>
          <w:p w14:paraId="0191E677" w14:textId="55C68CC1" w:rsidR="00831D0E" w:rsidRDefault="00831D0E" w:rsidP="00831D0E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color w:val="000000" w:themeColor="text1"/>
                <w:szCs w:val="24"/>
                <w:lang w:val="en-US"/>
              </w:rPr>
              <w:t>token – access-</w:t>
            </w:r>
            <w:r>
              <w:rPr>
                <w:rFonts w:cs="Times New Roman"/>
                <w:color w:val="000000" w:themeColor="text1"/>
                <w:szCs w:val="24"/>
              </w:rPr>
              <w:t>токен</w:t>
            </w:r>
          </w:p>
        </w:tc>
        <w:tc>
          <w:tcPr>
            <w:tcW w:w="1016" w:type="dxa"/>
            <w:vAlign w:val="center"/>
          </w:tcPr>
          <w:p w14:paraId="2B2B70FA" w14:textId="77777777" w:rsidR="00831D0E" w:rsidRDefault="00831D0E" w:rsidP="00831D0E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color w:val="000000" w:themeColor="text1"/>
                <w:szCs w:val="24"/>
                <w:lang w:val="en-US"/>
              </w:rPr>
              <w:t>200,</w:t>
            </w:r>
          </w:p>
          <w:p w14:paraId="7583E1CB" w14:textId="77777777" w:rsidR="00831D0E" w:rsidRDefault="00831D0E" w:rsidP="00831D0E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color w:val="000000" w:themeColor="text1"/>
                <w:szCs w:val="24"/>
                <w:lang w:val="en-US"/>
              </w:rPr>
              <w:t>401,</w:t>
            </w:r>
          </w:p>
          <w:p w14:paraId="40EB6A54" w14:textId="77777777" w:rsidR="00831D0E" w:rsidRDefault="00831D0E" w:rsidP="00831D0E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color w:val="000000" w:themeColor="text1"/>
                <w:szCs w:val="24"/>
                <w:lang w:val="en-US"/>
              </w:rPr>
              <w:t>403,</w:t>
            </w:r>
          </w:p>
          <w:p w14:paraId="55430C11" w14:textId="5784EBAC" w:rsidR="00831D0E" w:rsidRDefault="00831D0E" w:rsidP="00831D0E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color w:val="000000" w:themeColor="text1"/>
                <w:szCs w:val="24"/>
                <w:lang w:val="en-US"/>
              </w:rPr>
              <w:t>500</w:t>
            </w:r>
          </w:p>
        </w:tc>
        <w:tc>
          <w:tcPr>
            <w:tcW w:w="1644" w:type="dxa"/>
            <w:vAlign w:val="center"/>
          </w:tcPr>
          <w:p w14:paraId="77E68219" w14:textId="77777777" w:rsidR="00831D0E" w:rsidRPr="008168B1" w:rsidRDefault="00831D0E" w:rsidP="00831D0E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  <w:r w:rsidRPr="00831D0E">
              <w:rPr>
                <w:rFonts w:cs="Times New Roman"/>
                <w:color w:val="000000" w:themeColor="text1"/>
                <w:szCs w:val="24"/>
              </w:rPr>
              <w:t xml:space="preserve">200: </w:t>
            </w:r>
            <w:r>
              <w:rPr>
                <w:rFonts w:cs="Times New Roman"/>
                <w:color w:val="000000" w:themeColor="text1"/>
                <w:szCs w:val="24"/>
              </w:rPr>
              <w:t xml:space="preserve">Текстовое представление пользователя в формате </w:t>
            </w:r>
            <w:r>
              <w:rPr>
                <w:rFonts w:cs="Times New Roman"/>
                <w:color w:val="000000" w:themeColor="text1"/>
                <w:szCs w:val="24"/>
                <w:lang w:val="en-US"/>
              </w:rPr>
              <w:t>JSON</w:t>
            </w:r>
          </w:p>
          <w:p w14:paraId="3AEAC95F" w14:textId="77777777" w:rsidR="00831D0E" w:rsidRPr="008168B1" w:rsidRDefault="00831D0E" w:rsidP="00831D0E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</w:p>
          <w:p w14:paraId="0832C1CB" w14:textId="0A25AF88" w:rsidR="00831D0E" w:rsidRPr="00831D0E" w:rsidRDefault="00831D0E" w:rsidP="00831D0E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401, 403, 500: Описание ошибки.</w:t>
            </w:r>
          </w:p>
        </w:tc>
        <w:tc>
          <w:tcPr>
            <w:tcW w:w="1758" w:type="dxa"/>
            <w:vAlign w:val="center"/>
          </w:tcPr>
          <w:p w14:paraId="352CE426" w14:textId="1278EAC8" w:rsidR="00831D0E" w:rsidRPr="008168B1" w:rsidRDefault="00831D0E" w:rsidP="00831D0E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Получение текущи</w:t>
            </w:r>
            <w:r w:rsidR="007F09BB">
              <w:rPr>
                <w:rFonts w:cs="Times New Roman"/>
                <w:color w:val="000000" w:themeColor="text1"/>
                <w:szCs w:val="24"/>
              </w:rPr>
              <w:t>х настроек пользователя.</w:t>
            </w:r>
          </w:p>
          <w:p w14:paraId="16396617" w14:textId="77777777" w:rsidR="00831D0E" w:rsidRDefault="00831D0E" w:rsidP="00831D0E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</w:p>
          <w:p w14:paraId="330E437E" w14:textId="77777777" w:rsidR="00831D0E" w:rsidRDefault="00831D0E" w:rsidP="00831D0E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  <w:r w:rsidRPr="0091643B">
              <w:rPr>
                <w:rFonts w:cs="Times New Roman"/>
                <w:color w:val="000000" w:themeColor="text1"/>
                <w:szCs w:val="24"/>
              </w:rPr>
              <w:t xml:space="preserve">403 – </w:t>
            </w:r>
            <w:r>
              <w:rPr>
                <w:rFonts w:cs="Times New Roman"/>
                <w:color w:val="000000" w:themeColor="text1"/>
                <w:szCs w:val="24"/>
              </w:rPr>
              <w:t>Срок действия токена истёк.</w:t>
            </w:r>
          </w:p>
          <w:p w14:paraId="45400906" w14:textId="77777777" w:rsidR="00831D0E" w:rsidRDefault="00831D0E" w:rsidP="00831D0E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</w:p>
          <w:p w14:paraId="44A6F343" w14:textId="77777777" w:rsidR="00831D0E" w:rsidRDefault="00831D0E" w:rsidP="00831D0E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401 – Неверный токен.</w:t>
            </w:r>
          </w:p>
          <w:p w14:paraId="53CF2123" w14:textId="77777777" w:rsidR="00831D0E" w:rsidRDefault="00831D0E" w:rsidP="00831D0E">
            <w:pPr>
              <w:pStyle w:val="a1"/>
              <w:ind w:left="0" w:firstLine="0"/>
              <w:rPr>
                <w:rFonts w:cs="Times New Roman"/>
                <w:color w:val="000000" w:themeColor="text1"/>
                <w:szCs w:val="24"/>
              </w:rPr>
            </w:pPr>
          </w:p>
          <w:p w14:paraId="1E4150FB" w14:textId="4C3726B6" w:rsidR="00831D0E" w:rsidRDefault="00831D0E" w:rsidP="00831D0E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500 – Серверная ошибка.</w:t>
            </w:r>
          </w:p>
        </w:tc>
      </w:tr>
      <w:tr w:rsidR="007F09BB" w:rsidRPr="0091643B" w14:paraId="126DF6B2" w14:textId="77777777" w:rsidTr="007F09BB">
        <w:trPr>
          <w:cantSplit/>
          <w:trHeight w:val="1134"/>
        </w:trPr>
        <w:tc>
          <w:tcPr>
            <w:tcW w:w="1701" w:type="dxa"/>
            <w:vAlign w:val="center"/>
          </w:tcPr>
          <w:p w14:paraId="7C7EDC6E" w14:textId="5F1ADC5F" w:rsidR="007F09BB" w:rsidRDefault="007F09BB" w:rsidP="006E503C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  <w:lang w:val="en-US"/>
              </w:rPr>
            </w:pPr>
            <w:r>
              <w:rPr>
                <w:rStyle w:val="pl-s"/>
              </w:rPr>
              <w:t>/</w:t>
            </w:r>
            <w:proofErr w:type="spellStart"/>
            <w:r>
              <w:rPr>
                <w:rStyle w:val="pl-s"/>
              </w:rPr>
              <w:t>api</w:t>
            </w:r>
            <w:proofErr w:type="spellEnd"/>
            <w:r>
              <w:rPr>
                <w:rStyle w:val="pl-s"/>
              </w:rPr>
              <w:t>/</w:t>
            </w:r>
            <w:proofErr w:type="spellStart"/>
            <w:r>
              <w:rPr>
                <w:rStyle w:val="pl-s"/>
              </w:rPr>
              <w:t>user</w:t>
            </w:r>
            <w:proofErr w:type="spellEnd"/>
            <w:r>
              <w:rPr>
                <w:rStyle w:val="pl-s"/>
              </w:rPr>
              <w:t>/</w:t>
            </w:r>
            <w:proofErr w:type="spellStart"/>
            <w:r>
              <w:rPr>
                <w:rStyle w:val="pl-s"/>
              </w:rPr>
              <w:t>image</w:t>
            </w:r>
            <w:proofErr w:type="spellEnd"/>
            <w:r>
              <w:rPr>
                <w:rStyle w:val="pl-s"/>
              </w:rPr>
              <w:t>/{</w:t>
            </w:r>
            <w:proofErr w:type="spellStart"/>
            <w:r>
              <w:rPr>
                <w:rStyle w:val="pl-s"/>
              </w:rPr>
              <w:t>token</w:t>
            </w:r>
            <w:proofErr w:type="spellEnd"/>
            <w:r>
              <w:rPr>
                <w:rStyle w:val="pl-s"/>
              </w:rPr>
              <w:t>}</w:t>
            </w:r>
          </w:p>
        </w:tc>
        <w:tc>
          <w:tcPr>
            <w:tcW w:w="1938" w:type="dxa"/>
            <w:vAlign w:val="center"/>
          </w:tcPr>
          <w:p w14:paraId="29DB5D86" w14:textId="53D4ED73" w:rsidR="007F09BB" w:rsidRPr="007F09BB" w:rsidRDefault="007F09BB" w:rsidP="006E503C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color w:val="000000" w:themeColor="text1"/>
                <w:szCs w:val="24"/>
                <w:lang w:val="en-US"/>
              </w:rPr>
              <w:t>POST</w:t>
            </w:r>
          </w:p>
        </w:tc>
        <w:tc>
          <w:tcPr>
            <w:tcW w:w="1718" w:type="dxa"/>
            <w:vAlign w:val="center"/>
          </w:tcPr>
          <w:p w14:paraId="68B6A4B1" w14:textId="77777777" w:rsidR="007F09BB" w:rsidRDefault="007F09BB" w:rsidP="00831D0E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color w:val="000000" w:themeColor="text1"/>
                <w:szCs w:val="24"/>
                <w:lang w:val="en-US"/>
              </w:rPr>
              <w:t>token – access-</w:t>
            </w:r>
            <w:r>
              <w:rPr>
                <w:rFonts w:cs="Times New Roman"/>
                <w:color w:val="000000" w:themeColor="text1"/>
                <w:szCs w:val="24"/>
              </w:rPr>
              <w:t>токен</w:t>
            </w:r>
            <w:r>
              <w:rPr>
                <w:rFonts w:cs="Times New Roman"/>
                <w:color w:val="000000" w:themeColor="text1"/>
                <w:szCs w:val="24"/>
                <w:lang w:val="en-US"/>
              </w:rPr>
              <w:t>,</w:t>
            </w:r>
          </w:p>
          <w:p w14:paraId="5F9FB75E" w14:textId="09436B9C" w:rsidR="007F09BB" w:rsidRPr="007F09BB" w:rsidRDefault="007F09BB" w:rsidP="00831D0E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color w:val="000000" w:themeColor="text1"/>
                <w:szCs w:val="24"/>
                <w:lang w:val="en-US"/>
              </w:rPr>
              <w:t xml:space="preserve">image – </w:t>
            </w:r>
            <w:proofErr w:type="spellStart"/>
            <w:r>
              <w:rPr>
                <w:rFonts w:cs="Times New Roman"/>
                <w:color w:val="000000" w:themeColor="text1"/>
                <w:szCs w:val="24"/>
                <w:lang w:val="en-US"/>
              </w:rPr>
              <w:t>MultipartFile</w:t>
            </w:r>
            <w:proofErr w:type="spellEnd"/>
          </w:p>
        </w:tc>
        <w:tc>
          <w:tcPr>
            <w:tcW w:w="1016" w:type="dxa"/>
            <w:vAlign w:val="center"/>
          </w:tcPr>
          <w:p w14:paraId="376AEEC8" w14:textId="77777777" w:rsidR="007F09BB" w:rsidRDefault="007F09BB" w:rsidP="00831D0E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color w:val="000000" w:themeColor="text1"/>
                <w:szCs w:val="24"/>
                <w:lang w:val="en-US"/>
              </w:rPr>
              <w:t>200,</w:t>
            </w:r>
          </w:p>
          <w:p w14:paraId="5CF922A6" w14:textId="77777777" w:rsidR="007F09BB" w:rsidRDefault="007F09BB" w:rsidP="007F09BB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color w:val="000000" w:themeColor="text1"/>
                <w:szCs w:val="24"/>
                <w:lang w:val="en-US"/>
              </w:rPr>
              <w:t>401,</w:t>
            </w:r>
          </w:p>
          <w:p w14:paraId="05E854EC" w14:textId="77777777" w:rsidR="007F09BB" w:rsidRDefault="007F09BB" w:rsidP="007F09BB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color w:val="000000" w:themeColor="text1"/>
                <w:szCs w:val="24"/>
                <w:lang w:val="en-US"/>
              </w:rPr>
              <w:t>403,</w:t>
            </w:r>
          </w:p>
          <w:p w14:paraId="0D4A7B40" w14:textId="31175DF8" w:rsidR="007F09BB" w:rsidRDefault="007F09BB" w:rsidP="007F09BB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color w:val="000000" w:themeColor="text1"/>
                <w:szCs w:val="24"/>
                <w:lang w:val="en-US"/>
              </w:rPr>
              <w:t>500</w:t>
            </w:r>
          </w:p>
        </w:tc>
        <w:tc>
          <w:tcPr>
            <w:tcW w:w="1644" w:type="dxa"/>
            <w:vAlign w:val="center"/>
          </w:tcPr>
          <w:p w14:paraId="31206739" w14:textId="77777777" w:rsidR="007F09BB" w:rsidRPr="008168B1" w:rsidRDefault="007F09BB" w:rsidP="00831D0E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  <w:r w:rsidRPr="007F09BB">
              <w:rPr>
                <w:rFonts w:cs="Times New Roman"/>
                <w:color w:val="000000" w:themeColor="text1"/>
                <w:szCs w:val="24"/>
              </w:rPr>
              <w:t xml:space="preserve">200: </w:t>
            </w:r>
            <w:r>
              <w:rPr>
                <w:rFonts w:cs="Times New Roman"/>
                <w:color w:val="000000" w:themeColor="text1"/>
                <w:szCs w:val="24"/>
              </w:rPr>
              <w:t xml:space="preserve">Текстовое представление пользователя в формате </w:t>
            </w:r>
            <w:r>
              <w:rPr>
                <w:rFonts w:cs="Times New Roman"/>
                <w:color w:val="000000" w:themeColor="text1"/>
                <w:szCs w:val="24"/>
                <w:lang w:val="en-US"/>
              </w:rPr>
              <w:t>JSON</w:t>
            </w:r>
          </w:p>
          <w:p w14:paraId="74861330" w14:textId="77777777" w:rsidR="007F09BB" w:rsidRPr="008168B1" w:rsidRDefault="007F09BB" w:rsidP="00831D0E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</w:p>
          <w:p w14:paraId="7D670184" w14:textId="69EAC329" w:rsidR="007F09BB" w:rsidRPr="007F09BB" w:rsidRDefault="007F09BB" w:rsidP="007F09BB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  <w:lang w:val="en-US"/>
              </w:rPr>
              <w:t xml:space="preserve">401,403,500: </w:t>
            </w:r>
            <w:r>
              <w:rPr>
                <w:rFonts w:cs="Times New Roman"/>
                <w:color w:val="000000" w:themeColor="text1"/>
                <w:szCs w:val="24"/>
              </w:rPr>
              <w:t>Описание ошибки.</w:t>
            </w:r>
          </w:p>
        </w:tc>
        <w:tc>
          <w:tcPr>
            <w:tcW w:w="1758" w:type="dxa"/>
            <w:vAlign w:val="center"/>
          </w:tcPr>
          <w:p w14:paraId="19747513" w14:textId="3C9F55A6" w:rsidR="007F09BB" w:rsidRPr="007F09BB" w:rsidRDefault="007F09BB" w:rsidP="007F09BB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Загрузка изображения для пользователя.</w:t>
            </w:r>
          </w:p>
          <w:p w14:paraId="23BC11CD" w14:textId="77777777" w:rsidR="007F09BB" w:rsidRDefault="007F09BB" w:rsidP="007F09BB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</w:p>
          <w:p w14:paraId="0103AC49" w14:textId="77777777" w:rsidR="007F09BB" w:rsidRDefault="007F09BB" w:rsidP="007F09BB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  <w:r w:rsidRPr="0091643B">
              <w:rPr>
                <w:rFonts w:cs="Times New Roman"/>
                <w:color w:val="000000" w:themeColor="text1"/>
                <w:szCs w:val="24"/>
              </w:rPr>
              <w:t xml:space="preserve">403 – </w:t>
            </w:r>
            <w:r>
              <w:rPr>
                <w:rFonts w:cs="Times New Roman"/>
                <w:color w:val="000000" w:themeColor="text1"/>
                <w:szCs w:val="24"/>
              </w:rPr>
              <w:t>Срок действия токена истёк.</w:t>
            </w:r>
          </w:p>
          <w:p w14:paraId="04F51296" w14:textId="77777777" w:rsidR="007F09BB" w:rsidRDefault="007F09BB" w:rsidP="007F09BB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</w:p>
          <w:p w14:paraId="48D6C275" w14:textId="77777777" w:rsidR="007F09BB" w:rsidRDefault="007F09BB" w:rsidP="007F09BB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401 – Неверный токен.</w:t>
            </w:r>
          </w:p>
          <w:p w14:paraId="71EEF027" w14:textId="77777777" w:rsidR="007F09BB" w:rsidRDefault="007F09BB" w:rsidP="007F09BB">
            <w:pPr>
              <w:pStyle w:val="a1"/>
              <w:ind w:left="0" w:firstLine="0"/>
              <w:rPr>
                <w:rFonts w:cs="Times New Roman"/>
                <w:color w:val="000000" w:themeColor="text1"/>
                <w:szCs w:val="24"/>
              </w:rPr>
            </w:pPr>
          </w:p>
          <w:p w14:paraId="73B218CA" w14:textId="76800D76" w:rsidR="007F09BB" w:rsidRDefault="007F09BB" w:rsidP="007F09BB">
            <w:pPr>
              <w:pStyle w:val="a1"/>
              <w:ind w:left="0"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500 – Серверная ошибка.</w:t>
            </w:r>
          </w:p>
        </w:tc>
      </w:tr>
    </w:tbl>
    <w:p w14:paraId="60992425" w14:textId="69262A63" w:rsidR="00D71CA1" w:rsidRPr="007C09BB" w:rsidRDefault="00D71CA1" w:rsidP="000A6F87">
      <w:pPr>
        <w:ind w:firstLine="0"/>
        <w:jc w:val="center"/>
        <w:outlineLvl w:val="0"/>
        <w:rPr>
          <w:b/>
        </w:rPr>
      </w:pPr>
      <w:bookmarkStart w:id="217" w:name="_Toc69069101"/>
      <w:r w:rsidRPr="007C09BB">
        <w:rPr>
          <w:b/>
          <w:bCs/>
        </w:rPr>
        <w:lastRenderedPageBreak/>
        <w:t xml:space="preserve">ПРИЛОЖЕНИЕ </w:t>
      </w:r>
      <w:r w:rsidR="003D104D" w:rsidRPr="007C09BB">
        <w:rPr>
          <w:b/>
          <w:bCs/>
        </w:rPr>
        <w:t>3</w:t>
      </w:r>
      <w:r w:rsidR="00131097" w:rsidRPr="007C09BB">
        <w:rPr>
          <w:b/>
          <w:bCs/>
        </w:rPr>
        <w:br/>
      </w:r>
      <w:r w:rsidRPr="007C09BB">
        <w:rPr>
          <w:b/>
        </w:rPr>
        <w:t>ОПИСАНИЕ И ФУНКЦИОНАЛЬНОЕ НАЗНАЧЕНИЕ КЛАССОВ</w:t>
      </w:r>
      <w:bookmarkEnd w:id="217"/>
    </w:p>
    <w:p w14:paraId="69EFA186" w14:textId="291470D7" w:rsidR="007F09BB" w:rsidRDefault="007F09BB" w:rsidP="00BD20E2">
      <w:pPr>
        <w:ind w:firstLine="0"/>
        <w:rPr>
          <w:b/>
        </w:rPr>
      </w:pPr>
    </w:p>
    <w:p w14:paraId="1197E241" w14:textId="47F5EF4D" w:rsidR="00BD20E2" w:rsidRDefault="00BD20E2" w:rsidP="00BD20E2">
      <w:pPr>
        <w:ind w:firstLine="0"/>
        <w:jc w:val="right"/>
      </w:pPr>
      <w:r>
        <w:t xml:space="preserve">Таблица 3.1 </w:t>
      </w:r>
    </w:p>
    <w:p w14:paraId="0ACF8925" w14:textId="225EE074" w:rsidR="00BD20E2" w:rsidRDefault="00BD20E2" w:rsidP="00BD20E2">
      <w:pPr>
        <w:ind w:firstLine="0"/>
        <w:jc w:val="center"/>
      </w:pPr>
      <w:r>
        <w:t>Описание и функциональное назначение классов</w:t>
      </w:r>
      <w:r w:rsidR="002606D8">
        <w:t xml:space="preserve"> серверной части</w:t>
      </w:r>
    </w:p>
    <w:tbl>
      <w:tblPr>
        <w:tblStyle w:val="a5"/>
        <w:tblW w:w="10394" w:type="dxa"/>
        <w:jc w:val="center"/>
        <w:tblBorders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3070"/>
        <w:gridCol w:w="7324"/>
      </w:tblGrid>
      <w:tr w:rsidR="00BD20E2" w14:paraId="1319C5C8" w14:textId="77777777" w:rsidTr="002606D8">
        <w:trPr>
          <w:trHeight w:val="55"/>
          <w:tblHeader/>
          <w:jc w:val="center"/>
        </w:trPr>
        <w:tc>
          <w:tcPr>
            <w:tcW w:w="3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6CD0664" w14:textId="77777777" w:rsidR="00BD20E2" w:rsidRDefault="00BD20E2">
            <w:pPr>
              <w:ind w:firstLine="0"/>
              <w:jc w:val="center"/>
            </w:pPr>
            <w:r>
              <w:t>Класс</w:t>
            </w:r>
          </w:p>
        </w:tc>
        <w:tc>
          <w:tcPr>
            <w:tcW w:w="7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27AFBC7" w14:textId="77777777" w:rsidR="00BD20E2" w:rsidRDefault="00BD20E2">
            <w:pPr>
              <w:ind w:firstLine="0"/>
              <w:jc w:val="center"/>
            </w:pPr>
            <w:r>
              <w:t>Назначение</w:t>
            </w:r>
          </w:p>
        </w:tc>
      </w:tr>
      <w:tr w:rsidR="00393FA7" w14:paraId="7F23D3E2" w14:textId="77777777" w:rsidTr="002606D8">
        <w:trPr>
          <w:trHeight w:val="55"/>
          <w:jc w:val="center"/>
        </w:trPr>
        <w:tc>
          <w:tcPr>
            <w:tcW w:w="3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CAF3B6" w14:textId="77777777" w:rsidR="00393FA7" w:rsidRDefault="00393FA7">
            <w:pPr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 w:rsidRPr="00BD20E2">
              <w:rPr>
                <w:rFonts w:cs="Times New Roman"/>
                <w:szCs w:val="24"/>
              </w:rPr>
              <w:t>AuthController</w:t>
            </w:r>
            <w:proofErr w:type="spellEnd"/>
          </w:p>
        </w:tc>
        <w:tc>
          <w:tcPr>
            <w:tcW w:w="7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F47B1D" w14:textId="77777777" w:rsidR="00393FA7" w:rsidRDefault="00393FA7">
            <w:pPr>
              <w:ind w:firstLine="0"/>
              <w:rPr>
                <w:rFonts w:cs="Times New Roman"/>
                <w:szCs w:val="24"/>
              </w:rPr>
            </w:pPr>
            <w:r w:rsidRPr="00BD20E2">
              <w:t>Контроллер для авторизации пользователя.</w:t>
            </w:r>
          </w:p>
        </w:tc>
      </w:tr>
      <w:tr w:rsidR="00393FA7" w14:paraId="4A70FDB8" w14:textId="77777777" w:rsidTr="002606D8">
        <w:trPr>
          <w:trHeight w:val="55"/>
          <w:jc w:val="center"/>
        </w:trPr>
        <w:tc>
          <w:tcPr>
            <w:tcW w:w="3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8488D4" w14:textId="77777777" w:rsidR="00393FA7" w:rsidRDefault="00393FA7">
            <w:pPr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 w:rsidRPr="00BD20E2">
              <w:rPr>
                <w:rFonts w:cs="Times New Roman"/>
                <w:szCs w:val="24"/>
              </w:rPr>
              <w:t>AuthService</w:t>
            </w:r>
            <w:proofErr w:type="spellEnd"/>
          </w:p>
        </w:tc>
        <w:tc>
          <w:tcPr>
            <w:tcW w:w="7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81ED15" w14:textId="77777777" w:rsidR="00393FA7" w:rsidRPr="00BD20E2" w:rsidRDefault="00393FA7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Сервис для работы с авторизацией пользователей.</w:t>
            </w:r>
          </w:p>
        </w:tc>
      </w:tr>
      <w:tr w:rsidR="00393FA7" w14:paraId="56FC9D8E" w14:textId="77777777" w:rsidTr="002606D8">
        <w:tblPrEx>
          <w:jc w:val="left"/>
          <w:tblBorders>
            <w:bottom w:val="single" w:sz="4" w:space="0" w:color="auto"/>
          </w:tblBorders>
        </w:tblPrEx>
        <w:trPr>
          <w:trHeight w:val="55"/>
        </w:trPr>
        <w:tc>
          <w:tcPr>
            <w:tcW w:w="3070" w:type="dxa"/>
          </w:tcPr>
          <w:p w14:paraId="6BC2536F" w14:textId="77777777" w:rsidR="00393FA7" w:rsidRPr="00BD20E2" w:rsidRDefault="00393FA7" w:rsidP="00BD20E2">
            <w:pPr>
              <w:ind w:firstLine="0"/>
              <w:rPr>
                <w:rFonts w:cs="Times New Roman"/>
                <w:szCs w:val="24"/>
              </w:rPr>
            </w:pPr>
            <w:proofErr w:type="spellStart"/>
            <w:r w:rsidRPr="00BD20E2">
              <w:rPr>
                <w:rFonts w:cs="Times New Roman"/>
                <w:szCs w:val="24"/>
              </w:rPr>
              <w:t>CancelStatus</w:t>
            </w:r>
            <w:proofErr w:type="spellEnd"/>
          </w:p>
        </w:tc>
        <w:tc>
          <w:tcPr>
            <w:tcW w:w="7324" w:type="dxa"/>
          </w:tcPr>
          <w:p w14:paraId="1907B021" w14:textId="77777777" w:rsidR="00393FA7" w:rsidRDefault="00393FA7" w:rsidP="00BD20E2">
            <w:pPr>
              <w:ind w:firstLine="0"/>
              <w:rPr>
                <w:rFonts w:cs="Times New Roman"/>
                <w:szCs w:val="24"/>
              </w:rPr>
            </w:pPr>
            <w:proofErr w:type="spellStart"/>
            <w:r w:rsidRPr="00BD20E2">
              <w:rPr>
                <w:rFonts w:cs="Times New Roman"/>
                <w:szCs w:val="24"/>
              </w:rPr>
              <w:t>Enum</w:t>
            </w:r>
            <w:proofErr w:type="spellEnd"/>
            <w:r w:rsidRPr="00BD20E2">
              <w:rPr>
                <w:rFonts w:cs="Times New Roman"/>
                <w:szCs w:val="24"/>
              </w:rPr>
              <w:t xml:space="preserve"> </w:t>
            </w:r>
            <w:proofErr w:type="spellStart"/>
            <w:r w:rsidRPr="00BD20E2">
              <w:rPr>
                <w:rFonts w:cs="Times New Roman"/>
                <w:szCs w:val="24"/>
              </w:rPr>
              <w:t>class</w:t>
            </w:r>
            <w:proofErr w:type="spellEnd"/>
            <w:r w:rsidRPr="00BD20E2">
              <w:rPr>
                <w:rFonts w:cs="Times New Roman"/>
                <w:szCs w:val="24"/>
              </w:rPr>
              <w:t>. Перечисление статус-кодов для отмены встреч.</w:t>
            </w:r>
          </w:p>
        </w:tc>
      </w:tr>
      <w:tr w:rsidR="00393FA7" w14:paraId="0727F4D4" w14:textId="77777777" w:rsidTr="002606D8">
        <w:tblPrEx>
          <w:jc w:val="left"/>
          <w:tblBorders>
            <w:bottom w:val="single" w:sz="4" w:space="0" w:color="auto"/>
          </w:tblBorders>
        </w:tblPrEx>
        <w:trPr>
          <w:trHeight w:val="55"/>
        </w:trPr>
        <w:tc>
          <w:tcPr>
            <w:tcW w:w="3070" w:type="dxa"/>
          </w:tcPr>
          <w:p w14:paraId="343539F0" w14:textId="77777777" w:rsidR="00393FA7" w:rsidRPr="00BD20E2" w:rsidRDefault="00393FA7" w:rsidP="00BD20E2">
            <w:pPr>
              <w:ind w:firstLine="0"/>
              <w:rPr>
                <w:rFonts w:cs="Times New Roman"/>
                <w:szCs w:val="24"/>
              </w:rPr>
            </w:pPr>
            <w:proofErr w:type="spellStart"/>
            <w:r w:rsidRPr="00BD20E2">
              <w:rPr>
                <w:rFonts w:cs="Times New Roman"/>
                <w:szCs w:val="24"/>
              </w:rPr>
              <w:t>ConfirmationCode</w:t>
            </w:r>
            <w:proofErr w:type="spellEnd"/>
          </w:p>
        </w:tc>
        <w:tc>
          <w:tcPr>
            <w:tcW w:w="7324" w:type="dxa"/>
          </w:tcPr>
          <w:p w14:paraId="78FC6E7F" w14:textId="77777777" w:rsidR="00393FA7" w:rsidRDefault="00393FA7" w:rsidP="00BD20E2">
            <w:pPr>
              <w:ind w:firstLine="0"/>
              <w:rPr>
                <w:rFonts w:cs="Times New Roman"/>
                <w:szCs w:val="24"/>
              </w:rPr>
            </w:pPr>
            <w:proofErr w:type="spellStart"/>
            <w:r w:rsidRPr="00BD20E2">
              <w:rPr>
                <w:rFonts w:cs="Times New Roman"/>
                <w:szCs w:val="24"/>
              </w:rPr>
              <w:t>Data-class</w:t>
            </w:r>
            <w:proofErr w:type="spellEnd"/>
            <w:r w:rsidRPr="00BD20E2">
              <w:rPr>
                <w:rFonts w:cs="Times New Roman"/>
                <w:szCs w:val="24"/>
              </w:rPr>
              <w:t xml:space="preserve">. </w:t>
            </w:r>
            <w:proofErr w:type="spellStart"/>
            <w:r w:rsidRPr="00BD20E2">
              <w:rPr>
                <w:rFonts w:cs="Times New Roman"/>
                <w:szCs w:val="24"/>
              </w:rPr>
              <w:t>Email</w:t>
            </w:r>
            <w:proofErr w:type="spellEnd"/>
            <w:r w:rsidRPr="00BD20E2">
              <w:rPr>
                <w:rFonts w:cs="Times New Roman"/>
                <w:szCs w:val="24"/>
              </w:rPr>
              <w:t>-код для подтверждения аккаунта.</w:t>
            </w:r>
          </w:p>
        </w:tc>
      </w:tr>
      <w:tr w:rsidR="00393FA7" w14:paraId="4B82618C" w14:textId="77777777" w:rsidTr="002606D8">
        <w:tblPrEx>
          <w:jc w:val="left"/>
          <w:tblBorders>
            <w:bottom w:val="single" w:sz="4" w:space="0" w:color="auto"/>
          </w:tblBorders>
        </w:tblPrEx>
        <w:trPr>
          <w:trHeight w:val="55"/>
        </w:trPr>
        <w:tc>
          <w:tcPr>
            <w:tcW w:w="3070" w:type="dxa"/>
          </w:tcPr>
          <w:p w14:paraId="22E811B4" w14:textId="77777777" w:rsidR="00393FA7" w:rsidRPr="00BD20E2" w:rsidRDefault="00393FA7" w:rsidP="00BD20E2">
            <w:pPr>
              <w:ind w:firstLine="0"/>
              <w:rPr>
                <w:rFonts w:cs="Times New Roman"/>
                <w:szCs w:val="24"/>
              </w:rPr>
            </w:pPr>
            <w:proofErr w:type="spellStart"/>
            <w:r w:rsidRPr="00BD20E2">
              <w:rPr>
                <w:rFonts w:cs="Times New Roman"/>
                <w:szCs w:val="24"/>
              </w:rPr>
              <w:t>ConfirmationCodeRepository</w:t>
            </w:r>
            <w:proofErr w:type="spellEnd"/>
          </w:p>
        </w:tc>
        <w:tc>
          <w:tcPr>
            <w:tcW w:w="7324" w:type="dxa"/>
          </w:tcPr>
          <w:p w14:paraId="3BFBF212" w14:textId="77777777" w:rsidR="00393FA7" w:rsidRDefault="00393FA7" w:rsidP="00BD20E2">
            <w:pPr>
              <w:ind w:firstLine="0"/>
              <w:rPr>
                <w:rFonts w:cs="Times New Roman"/>
                <w:szCs w:val="24"/>
              </w:rPr>
            </w:pPr>
            <w:r w:rsidRPr="00BD20E2">
              <w:rPr>
                <w:rFonts w:cs="Times New Roman"/>
                <w:szCs w:val="24"/>
              </w:rPr>
              <w:t>Интерфейс для описания операций для взаимодействия с таблицей хранения кодов для подтверждения.</w:t>
            </w:r>
          </w:p>
        </w:tc>
      </w:tr>
      <w:tr w:rsidR="00393FA7" w14:paraId="45493B20" w14:textId="77777777" w:rsidTr="002606D8">
        <w:tblPrEx>
          <w:jc w:val="left"/>
          <w:tblBorders>
            <w:bottom w:val="single" w:sz="4" w:space="0" w:color="auto"/>
          </w:tblBorders>
        </w:tblPrEx>
        <w:trPr>
          <w:trHeight w:val="55"/>
        </w:trPr>
        <w:tc>
          <w:tcPr>
            <w:tcW w:w="3070" w:type="dxa"/>
          </w:tcPr>
          <w:p w14:paraId="63E51CDC" w14:textId="77777777" w:rsidR="00393FA7" w:rsidRPr="00BD20E2" w:rsidRDefault="00393FA7" w:rsidP="00BD20E2">
            <w:pPr>
              <w:ind w:firstLine="0"/>
              <w:rPr>
                <w:rFonts w:cs="Times New Roman"/>
                <w:szCs w:val="24"/>
              </w:rPr>
            </w:pPr>
            <w:proofErr w:type="spellStart"/>
            <w:r w:rsidRPr="00BD20E2">
              <w:rPr>
                <w:rFonts w:cs="Times New Roman"/>
                <w:szCs w:val="24"/>
              </w:rPr>
              <w:t>Contact</w:t>
            </w:r>
            <w:proofErr w:type="spellEnd"/>
          </w:p>
        </w:tc>
        <w:tc>
          <w:tcPr>
            <w:tcW w:w="7324" w:type="dxa"/>
          </w:tcPr>
          <w:p w14:paraId="67911E6D" w14:textId="77777777" w:rsidR="00393FA7" w:rsidRDefault="00393FA7" w:rsidP="00BD20E2">
            <w:pPr>
              <w:ind w:firstLine="0"/>
              <w:rPr>
                <w:rFonts w:cs="Times New Roman"/>
                <w:szCs w:val="24"/>
              </w:rPr>
            </w:pPr>
            <w:proofErr w:type="spellStart"/>
            <w:r w:rsidRPr="00BD20E2">
              <w:rPr>
                <w:rFonts w:cs="Times New Roman"/>
                <w:szCs w:val="24"/>
              </w:rPr>
              <w:t>Data-class</w:t>
            </w:r>
            <w:proofErr w:type="spellEnd"/>
            <w:r w:rsidRPr="00BD20E2">
              <w:rPr>
                <w:rFonts w:cs="Times New Roman"/>
                <w:szCs w:val="24"/>
              </w:rPr>
              <w:t>. Контакт.</w:t>
            </w:r>
          </w:p>
        </w:tc>
      </w:tr>
      <w:tr w:rsidR="00393FA7" w14:paraId="2F9BBCC8" w14:textId="77777777" w:rsidTr="002606D8">
        <w:tblPrEx>
          <w:jc w:val="left"/>
          <w:tblBorders>
            <w:bottom w:val="single" w:sz="4" w:space="0" w:color="auto"/>
          </w:tblBorders>
        </w:tblPrEx>
        <w:trPr>
          <w:trHeight w:val="55"/>
        </w:trPr>
        <w:tc>
          <w:tcPr>
            <w:tcW w:w="3070" w:type="dxa"/>
          </w:tcPr>
          <w:p w14:paraId="256E1A4F" w14:textId="77777777" w:rsidR="00393FA7" w:rsidRPr="00BD20E2" w:rsidRDefault="00393FA7" w:rsidP="00BD20E2">
            <w:pPr>
              <w:ind w:firstLine="0"/>
              <w:rPr>
                <w:rFonts w:cs="Times New Roman"/>
                <w:szCs w:val="24"/>
              </w:rPr>
            </w:pPr>
            <w:proofErr w:type="spellStart"/>
            <w:r w:rsidRPr="00BD20E2">
              <w:rPr>
                <w:rFonts w:cs="Times New Roman"/>
                <w:szCs w:val="24"/>
              </w:rPr>
              <w:t>Degree</w:t>
            </w:r>
            <w:proofErr w:type="spellEnd"/>
          </w:p>
        </w:tc>
        <w:tc>
          <w:tcPr>
            <w:tcW w:w="7324" w:type="dxa"/>
          </w:tcPr>
          <w:p w14:paraId="0BF420D2" w14:textId="77777777" w:rsidR="00393FA7" w:rsidRDefault="00393FA7" w:rsidP="00BD20E2">
            <w:pPr>
              <w:ind w:firstLine="0"/>
              <w:rPr>
                <w:rFonts w:cs="Times New Roman"/>
                <w:szCs w:val="24"/>
              </w:rPr>
            </w:pPr>
            <w:proofErr w:type="spellStart"/>
            <w:r w:rsidRPr="00BD20E2">
              <w:rPr>
                <w:rFonts w:cs="Times New Roman"/>
                <w:szCs w:val="24"/>
              </w:rPr>
              <w:t>Enum</w:t>
            </w:r>
            <w:proofErr w:type="spellEnd"/>
            <w:r w:rsidRPr="00BD20E2">
              <w:rPr>
                <w:rFonts w:cs="Times New Roman"/>
                <w:szCs w:val="24"/>
              </w:rPr>
              <w:t xml:space="preserve"> </w:t>
            </w:r>
            <w:proofErr w:type="spellStart"/>
            <w:r w:rsidRPr="00BD20E2">
              <w:rPr>
                <w:rFonts w:cs="Times New Roman"/>
                <w:szCs w:val="24"/>
              </w:rPr>
              <w:t>class</w:t>
            </w:r>
            <w:proofErr w:type="spellEnd"/>
            <w:r w:rsidRPr="00BD20E2">
              <w:rPr>
                <w:rFonts w:cs="Times New Roman"/>
                <w:szCs w:val="24"/>
              </w:rPr>
              <w:t>.</w:t>
            </w:r>
            <w:r>
              <w:rPr>
                <w:rFonts w:cs="Times New Roman"/>
                <w:szCs w:val="24"/>
              </w:rPr>
              <w:t xml:space="preserve"> </w:t>
            </w:r>
            <w:r w:rsidRPr="00BD20E2">
              <w:rPr>
                <w:rFonts w:cs="Times New Roman"/>
                <w:szCs w:val="24"/>
              </w:rPr>
              <w:t>Степень образования.</w:t>
            </w:r>
          </w:p>
        </w:tc>
      </w:tr>
      <w:tr w:rsidR="00393FA7" w14:paraId="0A56ADE1" w14:textId="77777777" w:rsidTr="002606D8">
        <w:trPr>
          <w:trHeight w:val="55"/>
          <w:jc w:val="center"/>
        </w:trPr>
        <w:tc>
          <w:tcPr>
            <w:tcW w:w="307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4A609BE" w14:textId="77777777" w:rsidR="00393FA7" w:rsidRPr="00BD20E2" w:rsidRDefault="00393FA7" w:rsidP="00BD20E2">
            <w:pPr>
              <w:ind w:firstLine="0"/>
              <w:rPr>
                <w:rFonts w:cs="Times New Roman"/>
                <w:szCs w:val="24"/>
              </w:rPr>
            </w:pPr>
            <w:proofErr w:type="spellStart"/>
            <w:r w:rsidRPr="00BD20E2">
              <w:rPr>
                <w:rFonts w:cs="Times New Roman"/>
                <w:szCs w:val="24"/>
              </w:rPr>
              <w:t>EmailService</w:t>
            </w:r>
            <w:proofErr w:type="spellEnd"/>
          </w:p>
        </w:tc>
        <w:tc>
          <w:tcPr>
            <w:tcW w:w="73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70D083A1" w14:textId="77777777" w:rsidR="00393FA7" w:rsidRDefault="00393FA7" w:rsidP="00BD20E2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С</w:t>
            </w:r>
            <w:r w:rsidRPr="00BD20E2">
              <w:rPr>
                <w:rFonts w:cs="Times New Roman"/>
                <w:szCs w:val="24"/>
              </w:rPr>
              <w:t xml:space="preserve">ервис для работы с </w:t>
            </w:r>
            <w:proofErr w:type="spellStart"/>
            <w:r w:rsidRPr="00BD20E2">
              <w:rPr>
                <w:rFonts w:cs="Times New Roman"/>
                <w:szCs w:val="24"/>
              </w:rPr>
              <w:t>Email</w:t>
            </w:r>
            <w:proofErr w:type="spellEnd"/>
            <w:r w:rsidRPr="00BD20E2">
              <w:rPr>
                <w:rFonts w:cs="Times New Roman"/>
                <w:szCs w:val="24"/>
              </w:rPr>
              <w:t>, в частности с протоколом SMTP для отправки E</w:t>
            </w:r>
            <w:r>
              <w:rPr>
                <w:rFonts w:cs="Times New Roman"/>
                <w:szCs w:val="24"/>
                <w:lang w:val="en-US"/>
              </w:rPr>
              <w:t>mail</w:t>
            </w:r>
            <w:r w:rsidRPr="00BD20E2">
              <w:rPr>
                <w:rFonts w:cs="Times New Roman"/>
                <w:szCs w:val="24"/>
              </w:rPr>
              <w:t>-сообщений.</w:t>
            </w:r>
          </w:p>
        </w:tc>
      </w:tr>
      <w:tr w:rsidR="00393FA7" w14:paraId="4C370F7F" w14:textId="77777777" w:rsidTr="002606D8">
        <w:tblPrEx>
          <w:jc w:val="left"/>
          <w:tblBorders>
            <w:bottom w:val="single" w:sz="4" w:space="0" w:color="auto"/>
          </w:tblBorders>
        </w:tblPrEx>
        <w:trPr>
          <w:trHeight w:val="55"/>
        </w:trPr>
        <w:tc>
          <w:tcPr>
            <w:tcW w:w="3070" w:type="dxa"/>
          </w:tcPr>
          <w:p w14:paraId="3A5943EA" w14:textId="77777777" w:rsidR="00393FA7" w:rsidRPr="00BD20E2" w:rsidRDefault="00393FA7" w:rsidP="00BD20E2">
            <w:pPr>
              <w:ind w:firstLine="0"/>
              <w:rPr>
                <w:rFonts w:cs="Times New Roman"/>
                <w:szCs w:val="24"/>
              </w:rPr>
            </w:pPr>
            <w:proofErr w:type="spellStart"/>
            <w:r w:rsidRPr="00BD20E2">
              <w:rPr>
                <w:rFonts w:cs="Times New Roman"/>
                <w:szCs w:val="24"/>
              </w:rPr>
              <w:t>Faculty</w:t>
            </w:r>
            <w:proofErr w:type="spellEnd"/>
          </w:p>
        </w:tc>
        <w:tc>
          <w:tcPr>
            <w:tcW w:w="7324" w:type="dxa"/>
          </w:tcPr>
          <w:p w14:paraId="0D8F442C" w14:textId="77777777" w:rsidR="00393FA7" w:rsidRDefault="00393FA7" w:rsidP="00BD20E2">
            <w:pPr>
              <w:ind w:firstLine="0"/>
              <w:rPr>
                <w:rFonts w:cs="Times New Roman"/>
                <w:szCs w:val="24"/>
              </w:rPr>
            </w:pPr>
            <w:proofErr w:type="spellStart"/>
            <w:r w:rsidRPr="00BD20E2">
              <w:rPr>
                <w:rFonts w:cs="Times New Roman"/>
                <w:szCs w:val="24"/>
              </w:rPr>
              <w:t>Enum</w:t>
            </w:r>
            <w:proofErr w:type="spellEnd"/>
            <w:r w:rsidRPr="00BD20E2">
              <w:rPr>
                <w:rFonts w:cs="Times New Roman"/>
                <w:szCs w:val="24"/>
              </w:rPr>
              <w:t xml:space="preserve"> </w:t>
            </w:r>
            <w:proofErr w:type="spellStart"/>
            <w:r w:rsidRPr="00BD20E2">
              <w:rPr>
                <w:rFonts w:cs="Times New Roman"/>
                <w:szCs w:val="24"/>
              </w:rPr>
              <w:t>class</w:t>
            </w:r>
            <w:proofErr w:type="spellEnd"/>
            <w:r w:rsidRPr="00BD20E2">
              <w:rPr>
                <w:rFonts w:cs="Times New Roman"/>
                <w:szCs w:val="24"/>
              </w:rPr>
              <w:t>. Перечисление доступных факультетов НИУ ВШЭ.</w:t>
            </w:r>
          </w:p>
        </w:tc>
      </w:tr>
      <w:tr w:rsidR="00393FA7" w14:paraId="22E17460" w14:textId="77777777" w:rsidTr="002606D8">
        <w:tblPrEx>
          <w:jc w:val="left"/>
          <w:tblBorders>
            <w:bottom w:val="single" w:sz="4" w:space="0" w:color="auto"/>
          </w:tblBorders>
        </w:tblPrEx>
        <w:trPr>
          <w:trHeight w:val="55"/>
        </w:trPr>
        <w:tc>
          <w:tcPr>
            <w:tcW w:w="3070" w:type="dxa"/>
          </w:tcPr>
          <w:p w14:paraId="775A47DC" w14:textId="77777777" w:rsidR="00393FA7" w:rsidRPr="00BD20E2" w:rsidRDefault="00393FA7" w:rsidP="00BD20E2">
            <w:pPr>
              <w:ind w:firstLine="0"/>
              <w:rPr>
                <w:rFonts w:cs="Times New Roman"/>
                <w:szCs w:val="24"/>
              </w:rPr>
            </w:pPr>
            <w:proofErr w:type="spellStart"/>
            <w:r w:rsidRPr="00BD20E2">
              <w:rPr>
                <w:rFonts w:cs="Times New Roman"/>
                <w:szCs w:val="24"/>
              </w:rPr>
              <w:t>Gender</w:t>
            </w:r>
            <w:proofErr w:type="spellEnd"/>
          </w:p>
        </w:tc>
        <w:tc>
          <w:tcPr>
            <w:tcW w:w="7324" w:type="dxa"/>
          </w:tcPr>
          <w:p w14:paraId="5D83C31F" w14:textId="77777777" w:rsidR="00393FA7" w:rsidRDefault="00393FA7" w:rsidP="00BD20E2">
            <w:pPr>
              <w:ind w:firstLine="0"/>
              <w:rPr>
                <w:rFonts w:cs="Times New Roman"/>
                <w:szCs w:val="24"/>
              </w:rPr>
            </w:pPr>
            <w:proofErr w:type="spellStart"/>
            <w:r w:rsidRPr="00BD20E2">
              <w:rPr>
                <w:rFonts w:cs="Times New Roman"/>
                <w:szCs w:val="24"/>
              </w:rPr>
              <w:t>Enum</w:t>
            </w:r>
            <w:proofErr w:type="spellEnd"/>
            <w:r w:rsidRPr="00BD20E2">
              <w:rPr>
                <w:rFonts w:cs="Times New Roman"/>
                <w:szCs w:val="24"/>
              </w:rPr>
              <w:t xml:space="preserve"> </w:t>
            </w:r>
            <w:proofErr w:type="spellStart"/>
            <w:r w:rsidRPr="00BD20E2">
              <w:rPr>
                <w:rFonts w:cs="Times New Roman"/>
                <w:szCs w:val="24"/>
              </w:rPr>
              <w:t>class</w:t>
            </w:r>
            <w:proofErr w:type="spellEnd"/>
            <w:r w:rsidRPr="00BD20E2">
              <w:rPr>
                <w:rFonts w:cs="Times New Roman"/>
                <w:szCs w:val="24"/>
              </w:rPr>
              <w:t>. Пол пользователя.</w:t>
            </w:r>
          </w:p>
        </w:tc>
      </w:tr>
      <w:tr w:rsidR="00393FA7" w14:paraId="73B4CC06" w14:textId="77777777" w:rsidTr="002606D8">
        <w:tblPrEx>
          <w:jc w:val="left"/>
          <w:tblBorders>
            <w:bottom w:val="single" w:sz="4" w:space="0" w:color="auto"/>
          </w:tblBorders>
        </w:tblPrEx>
        <w:trPr>
          <w:trHeight w:val="55"/>
        </w:trPr>
        <w:tc>
          <w:tcPr>
            <w:tcW w:w="3070" w:type="dxa"/>
          </w:tcPr>
          <w:p w14:paraId="3E3A40DF" w14:textId="77777777" w:rsidR="00393FA7" w:rsidRPr="00BD20E2" w:rsidRDefault="00393FA7" w:rsidP="00BD20E2">
            <w:pPr>
              <w:ind w:firstLine="0"/>
              <w:rPr>
                <w:rFonts w:cs="Times New Roman"/>
                <w:szCs w:val="24"/>
              </w:rPr>
            </w:pPr>
            <w:proofErr w:type="spellStart"/>
            <w:r w:rsidRPr="00BD20E2">
              <w:rPr>
                <w:rFonts w:cs="Times New Roman"/>
                <w:szCs w:val="24"/>
              </w:rPr>
              <w:t>HseCoffeeApplication</w:t>
            </w:r>
            <w:proofErr w:type="spellEnd"/>
          </w:p>
        </w:tc>
        <w:tc>
          <w:tcPr>
            <w:tcW w:w="7324" w:type="dxa"/>
          </w:tcPr>
          <w:p w14:paraId="5BD7751D" w14:textId="77777777" w:rsidR="00393FA7" w:rsidRPr="002606D8" w:rsidRDefault="00393FA7" w:rsidP="00BD20E2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en-US"/>
              </w:rPr>
              <w:t>Application-</w:t>
            </w:r>
            <w:r>
              <w:rPr>
                <w:rFonts w:cs="Times New Roman"/>
                <w:szCs w:val="24"/>
              </w:rPr>
              <w:t>сущность всего приложения.</w:t>
            </w:r>
          </w:p>
        </w:tc>
      </w:tr>
      <w:tr w:rsidR="00393FA7" w14:paraId="5A0DAF21" w14:textId="77777777" w:rsidTr="002606D8">
        <w:tblPrEx>
          <w:jc w:val="left"/>
          <w:tblBorders>
            <w:bottom w:val="single" w:sz="4" w:space="0" w:color="auto"/>
          </w:tblBorders>
        </w:tblPrEx>
        <w:trPr>
          <w:trHeight w:val="55"/>
        </w:trPr>
        <w:tc>
          <w:tcPr>
            <w:tcW w:w="3070" w:type="dxa"/>
          </w:tcPr>
          <w:p w14:paraId="7A03F0FF" w14:textId="77777777" w:rsidR="00393FA7" w:rsidRPr="00BD20E2" w:rsidRDefault="00393FA7" w:rsidP="00BD20E2">
            <w:pPr>
              <w:ind w:firstLine="0"/>
              <w:rPr>
                <w:rFonts w:cs="Times New Roman"/>
                <w:szCs w:val="24"/>
              </w:rPr>
            </w:pPr>
            <w:proofErr w:type="spellStart"/>
            <w:r w:rsidRPr="00BD20E2">
              <w:rPr>
                <w:rFonts w:cs="Times New Roman"/>
                <w:szCs w:val="24"/>
              </w:rPr>
              <w:t>ImageStorageRepository</w:t>
            </w:r>
            <w:proofErr w:type="spellEnd"/>
          </w:p>
        </w:tc>
        <w:tc>
          <w:tcPr>
            <w:tcW w:w="7324" w:type="dxa"/>
          </w:tcPr>
          <w:p w14:paraId="0441595B" w14:textId="77777777" w:rsidR="00393FA7" w:rsidRDefault="00393FA7" w:rsidP="00BD20E2">
            <w:pPr>
              <w:ind w:firstLine="0"/>
              <w:rPr>
                <w:rFonts w:cs="Times New Roman"/>
                <w:szCs w:val="24"/>
              </w:rPr>
            </w:pPr>
            <w:r w:rsidRPr="00BD20E2">
              <w:rPr>
                <w:rFonts w:cs="Times New Roman"/>
                <w:szCs w:val="24"/>
              </w:rPr>
              <w:t>Интерфейс для описания операций для взаимодействия с изображениями пользователей.</w:t>
            </w:r>
          </w:p>
        </w:tc>
      </w:tr>
      <w:tr w:rsidR="00393FA7" w14:paraId="32AEA703" w14:textId="77777777" w:rsidTr="002606D8">
        <w:tblPrEx>
          <w:jc w:val="left"/>
          <w:tblBorders>
            <w:bottom w:val="single" w:sz="4" w:space="0" w:color="auto"/>
          </w:tblBorders>
        </w:tblPrEx>
        <w:trPr>
          <w:trHeight w:val="55"/>
        </w:trPr>
        <w:tc>
          <w:tcPr>
            <w:tcW w:w="3070" w:type="dxa"/>
          </w:tcPr>
          <w:p w14:paraId="5A04723C" w14:textId="77777777" w:rsidR="00393FA7" w:rsidRPr="00BD20E2" w:rsidRDefault="00393FA7" w:rsidP="00BD20E2">
            <w:pPr>
              <w:ind w:firstLine="0"/>
              <w:rPr>
                <w:rFonts w:cs="Times New Roman"/>
                <w:szCs w:val="24"/>
              </w:rPr>
            </w:pPr>
            <w:proofErr w:type="spellStart"/>
            <w:r w:rsidRPr="00BD20E2">
              <w:rPr>
                <w:rFonts w:cs="Times New Roman"/>
                <w:szCs w:val="24"/>
              </w:rPr>
              <w:t>ImageStorageService</w:t>
            </w:r>
            <w:proofErr w:type="spellEnd"/>
          </w:p>
        </w:tc>
        <w:tc>
          <w:tcPr>
            <w:tcW w:w="7324" w:type="dxa"/>
          </w:tcPr>
          <w:p w14:paraId="779F3B30" w14:textId="77777777" w:rsidR="00393FA7" w:rsidRDefault="00393FA7" w:rsidP="00BD20E2">
            <w:pPr>
              <w:ind w:firstLine="0"/>
              <w:rPr>
                <w:rFonts w:cs="Times New Roman"/>
                <w:szCs w:val="24"/>
              </w:rPr>
            </w:pPr>
            <w:r w:rsidRPr="00BD20E2">
              <w:rPr>
                <w:rFonts w:cs="Times New Roman"/>
                <w:szCs w:val="24"/>
              </w:rPr>
              <w:t>Сервис для загрузки изображений для пользователя.</w:t>
            </w:r>
          </w:p>
        </w:tc>
      </w:tr>
      <w:tr w:rsidR="00393FA7" w14:paraId="70992030" w14:textId="77777777" w:rsidTr="002606D8">
        <w:tblPrEx>
          <w:jc w:val="left"/>
          <w:tblBorders>
            <w:bottom w:val="single" w:sz="4" w:space="0" w:color="auto"/>
          </w:tblBorders>
        </w:tblPrEx>
        <w:trPr>
          <w:trHeight w:val="55"/>
        </w:trPr>
        <w:tc>
          <w:tcPr>
            <w:tcW w:w="3070" w:type="dxa"/>
          </w:tcPr>
          <w:p w14:paraId="7149DA41" w14:textId="77777777" w:rsidR="00393FA7" w:rsidRPr="00BD20E2" w:rsidRDefault="00393FA7" w:rsidP="00BD20E2">
            <w:pPr>
              <w:ind w:firstLine="0"/>
              <w:rPr>
                <w:rFonts w:cs="Times New Roman"/>
                <w:szCs w:val="24"/>
              </w:rPr>
            </w:pPr>
            <w:proofErr w:type="spellStart"/>
            <w:r w:rsidRPr="00BD20E2">
              <w:rPr>
                <w:rFonts w:cs="Times New Roman"/>
                <w:szCs w:val="24"/>
              </w:rPr>
              <w:t>JwtResponseWrapper</w:t>
            </w:r>
            <w:proofErr w:type="spellEnd"/>
          </w:p>
        </w:tc>
        <w:tc>
          <w:tcPr>
            <w:tcW w:w="7324" w:type="dxa"/>
          </w:tcPr>
          <w:p w14:paraId="3946EA59" w14:textId="77777777" w:rsidR="00393FA7" w:rsidRDefault="00393FA7" w:rsidP="00BD20E2">
            <w:pPr>
              <w:ind w:firstLine="0"/>
              <w:rPr>
                <w:rFonts w:cs="Times New Roman"/>
                <w:szCs w:val="24"/>
              </w:rPr>
            </w:pPr>
            <w:proofErr w:type="spellStart"/>
            <w:r w:rsidRPr="00BD20E2">
              <w:rPr>
                <w:rFonts w:cs="Times New Roman"/>
                <w:szCs w:val="24"/>
              </w:rPr>
              <w:t>Data</w:t>
            </w:r>
            <w:proofErr w:type="spellEnd"/>
            <w:r w:rsidRPr="00BD20E2">
              <w:rPr>
                <w:rFonts w:cs="Times New Roman"/>
                <w:szCs w:val="24"/>
              </w:rPr>
              <w:t xml:space="preserve"> </w:t>
            </w:r>
            <w:proofErr w:type="spellStart"/>
            <w:r w:rsidRPr="00BD20E2">
              <w:rPr>
                <w:rFonts w:cs="Times New Roman"/>
                <w:szCs w:val="24"/>
              </w:rPr>
              <w:t>class</w:t>
            </w:r>
            <w:proofErr w:type="spellEnd"/>
            <w:r w:rsidRPr="00BD20E2">
              <w:rPr>
                <w:rFonts w:cs="Times New Roman"/>
                <w:szCs w:val="24"/>
              </w:rPr>
              <w:t>. Предназначается для JWT, чтобы отдать контроллеру уже готовый ответ в случае ошибки.</w:t>
            </w:r>
          </w:p>
        </w:tc>
      </w:tr>
      <w:tr w:rsidR="00393FA7" w14:paraId="0B1C258A" w14:textId="77777777" w:rsidTr="002606D8">
        <w:tblPrEx>
          <w:jc w:val="left"/>
          <w:tblBorders>
            <w:bottom w:val="single" w:sz="4" w:space="0" w:color="auto"/>
          </w:tblBorders>
        </w:tblPrEx>
        <w:trPr>
          <w:trHeight w:val="55"/>
        </w:trPr>
        <w:tc>
          <w:tcPr>
            <w:tcW w:w="3070" w:type="dxa"/>
          </w:tcPr>
          <w:p w14:paraId="3D74B2B2" w14:textId="77777777" w:rsidR="00393FA7" w:rsidRPr="00BD20E2" w:rsidRDefault="00393FA7" w:rsidP="00BD20E2">
            <w:pPr>
              <w:ind w:firstLine="0"/>
              <w:rPr>
                <w:rFonts w:cs="Times New Roman"/>
                <w:szCs w:val="24"/>
              </w:rPr>
            </w:pPr>
            <w:proofErr w:type="spellStart"/>
            <w:r w:rsidRPr="00BD20E2">
              <w:rPr>
                <w:rFonts w:cs="Times New Roman"/>
                <w:szCs w:val="24"/>
              </w:rPr>
              <w:t>JwtService</w:t>
            </w:r>
            <w:proofErr w:type="spellEnd"/>
          </w:p>
        </w:tc>
        <w:tc>
          <w:tcPr>
            <w:tcW w:w="7324" w:type="dxa"/>
          </w:tcPr>
          <w:p w14:paraId="40F827D0" w14:textId="77777777" w:rsidR="00393FA7" w:rsidRDefault="00393FA7" w:rsidP="00BD20E2">
            <w:pPr>
              <w:ind w:firstLine="0"/>
              <w:rPr>
                <w:rFonts w:cs="Times New Roman"/>
                <w:szCs w:val="24"/>
              </w:rPr>
            </w:pPr>
            <w:r w:rsidRPr="00BD20E2">
              <w:rPr>
                <w:rFonts w:cs="Times New Roman"/>
                <w:szCs w:val="24"/>
              </w:rPr>
              <w:t>Сервис для работы с Java</w:t>
            </w:r>
            <w:r>
              <w:rPr>
                <w:rFonts w:cs="Times New Roman"/>
                <w:szCs w:val="24"/>
                <w:lang w:val="en-US"/>
              </w:rPr>
              <w:t>S</w:t>
            </w:r>
            <w:proofErr w:type="spellStart"/>
            <w:r w:rsidRPr="00BD20E2">
              <w:rPr>
                <w:rFonts w:cs="Times New Roman"/>
                <w:szCs w:val="24"/>
              </w:rPr>
              <w:t>cript</w:t>
            </w:r>
            <w:proofErr w:type="spellEnd"/>
            <w:r w:rsidRPr="00BD20E2">
              <w:rPr>
                <w:rFonts w:cs="Times New Roman"/>
                <w:szCs w:val="24"/>
              </w:rPr>
              <w:t xml:space="preserve"> </w:t>
            </w:r>
            <w:proofErr w:type="spellStart"/>
            <w:r w:rsidRPr="00BD20E2">
              <w:rPr>
                <w:rFonts w:cs="Times New Roman"/>
                <w:szCs w:val="24"/>
              </w:rPr>
              <w:t>Web</w:t>
            </w:r>
            <w:proofErr w:type="spellEnd"/>
            <w:r w:rsidRPr="00BD20E2">
              <w:rPr>
                <w:rFonts w:cs="Times New Roman"/>
                <w:szCs w:val="24"/>
              </w:rPr>
              <w:t xml:space="preserve"> </w:t>
            </w:r>
            <w:proofErr w:type="spellStart"/>
            <w:r w:rsidRPr="00BD20E2">
              <w:rPr>
                <w:rFonts w:cs="Times New Roman"/>
                <w:szCs w:val="24"/>
              </w:rPr>
              <w:t>Token</w:t>
            </w:r>
            <w:proofErr w:type="spellEnd"/>
            <w:r w:rsidRPr="00BD20E2">
              <w:rPr>
                <w:rFonts w:cs="Times New Roman"/>
                <w:szCs w:val="24"/>
              </w:rPr>
              <w:t>.</w:t>
            </w:r>
          </w:p>
        </w:tc>
      </w:tr>
      <w:tr w:rsidR="00393FA7" w14:paraId="6E363835" w14:textId="77777777" w:rsidTr="002606D8">
        <w:tblPrEx>
          <w:jc w:val="left"/>
          <w:tblBorders>
            <w:bottom w:val="single" w:sz="4" w:space="0" w:color="auto"/>
          </w:tblBorders>
        </w:tblPrEx>
        <w:trPr>
          <w:trHeight w:val="55"/>
        </w:trPr>
        <w:tc>
          <w:tcPr>
            <w:tcW w:w="3070" w:type="dxa"/>
          </w:tcPr>
          <w:p w14:paraId="51D8E3D7" w14:textId="77777777" w:rsidR="00393FA7" w:rsidRPr="00BD20E2" w:rsidRDefault="00393FA7" w:rsidP="00BD20E2">
            <w:pPr>
              <w:ind w:firstLine="0"/>
              <w:rPr>
                <w:rFonts w:cs="Times New Roman"/>
                <w:szCs w:val="24"/>
              </w:rPr>
            </w:pPr>
            <w:proofErr w:type="spellStart"/>
            <w:r w:rsidRPr="00BD20E2">
              <w:rPr>
                <w:rFonts w:cs="Times New Roman"/>
                <w:szCs w:val="24"/>
              </w:rPr>
              <w:t>LoginWrapper</w:t>
            </w:r>
            <w:proofErr w:type="spellEnd"/>
          </w:p>
        </w:tc>
        <w:tc>
          <w:tcPr>
            <w:tcW w:w="7324" w:type="dxa"/>
          </w:tcPr>
          <w:p w14:paraId="08A99E9A" w14:textId="77777777" w:rsidR="00393FA7" w:rsidRDefault="00393FA7" w:rsidP="00BD20E2">
            <w:pPr>
              <w:ind w:firstLine="0"/>
              <w:rPr>
                <w:rFonts w:cs="Times New Roman"/>
                <w:szCs w:val="24"/>
              </w:rPr>
            </w:pPr>
            <w:proofErr w:type="spellStart"/>
            <w:r w:rsidRPr="00BD20E2">
              <w:rPr>
                <w:rFonts w:cs="Times New Roman"/>
                <w:szCs w:val="24"/>
              </w:rPr>
              <w:t>Data</w:t>
            </w:r>
            <w:proofErr w:type="spellEnd"/>
            <w:r w:rsidRPr="00BD20E2">
              <w:rPr>
                <w:rFonts w:cs="Times New Roman"/>
                <w:szCs w:val="24"/>
              </w:rPr>
              <w:t xml:space="preserve"> </w:t>
            </w:r>
            <w:proofErr w:type="spellStart"/>
            <w:r w:rsidRPr="00BD20E2">
              <w:rPr>
                <w:rFonts w:cs="Times New Roman"/>
                <w:szCs w:val="24"/>
              </w:rPr>
              <w:t>class</w:t>
            </w:r>
            <w:proofErr w:type="spellEnd"/>
            <w:r w:rsidRPr="00BD20E2">
              <w:rPr>
                <w:rFonts w:cs="Times New Roman"/>
                <w:szCs w:val="24"/>
              </w:rPr>
              <w:t>. Обёртка над результатом ответа после выполнения авторизации.</w:t>
            </w:r>
          </w:p>
        </w:tc>
      </w:tr>
      <w:tr w:rsidR="00393FA7" w14:paraId="2BAF5BA7" w14:textId="77777777" w:rsidTr="002606D8">
        <w:tblPrEx>
          <w:jc w:val="left"/>
          <w:tblBorders>
            <w:bottom w:val="single" w:sz="4" w:space="0" w:color="auto"/>
          </w:tblBorders>
        </w:tblPrEx>
        <w:trPr>
          <w:trHeight w:val="55"/>
        </w:trPr>
        <w:tc>
          <w:tcPr>
            <w:tcW w:w="3070" w:type="dxa"/>
          </w:tcPr>
          <w:p w14:paraId="31174749" w14:textId="77777777" w:rsidR="00393FA7" w:rsidRPr="00BD20E2" w:rsidRDefault="00393FA7" w:rsidP="00BD20E2">
            <w:pPr>
              <w:ind w:firstLine="0"/>
              <w:rPr>
                <w:rFonts w:cs="Times New Roman"/>
                <w:szCs w:val="24"/>
              </w:rPr>
            </w:pPr>
            <w:proofErr w:type="spellStart"/>
            <w:r w:rsidRPr="00BD20E2">
              <w:rPr>
                <w:rFonts w:cs="Times New Roman"/>
                <w:szCs w:val="24"/>
              </w:rPr>
              <w:t>Meet</w:t>
            </w:r>
            <w:proofErr w:type="spellEnd"/>
          </w:p>
        </w:tc>
        <w:tc>
          <w:tcPr>
            <w:tcW w:w="7324" w:type="dxa"/>
          </w:tcPr>
          <w:p w14:paraId="65168313" w14:textId="77777777" w:rsidR="00393FA7" w:rsidRDefault="00393FA7" w:rsidP="00BD20E2">
            <w:pPr>
              <w:ind w:firstLine="0"/>
              <w:rPr>
                <w:rFonts w:cs="Times New Roman"/>
                <w:szCs w:val="24"/>
              </w:rPr>
            </w:pPr>
            <w:proofErr w:type="spellStart"/>
            <w:r w:rsidRPr="00BD20E2">
              <w:rPr>
                <w:rFonts w:cs="Times New Roman"/>
                <w:szCs w:val="24"/>
              </w:rPr>
              <w:t>Data-class</w:t>
            </w:r>
            <w:proofErr w:type="spellEnd"/>
            <w:r w:rsidRPr="00BD20E2">
              <w:rPr>
                <w:rFonts w:cs="Times New Roman"/>
                <w:szCs w:val="24"/>
              </w:rPr>
              <w:t>. Встреча.</w:t>
            </w:r>
          </w:p>
        </w:tc>
      </w:tr>
      <w:tr w:rsidR="00393FA7" w14:paraId="660EFCC5" w14:textId="77777777" w:rsidTr="002606D8">
        <w:trPr>
          <w:trHeight w:val="111"/>
          <w:jc w:val="center"/>
        </w:trPr>
        <w:tc>
          <w:tcPr>
            <w:tcW w:w="3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5BD0CA" w14:textId="77777777" w:rsidR="00393FA7" w:rsidRDefault="00393FA7">
            <w:pPr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 w:rsidRPr="00BD20E2">
              <w:rPr>
                <w:rFonts w:cs="Times New Roman"/>
                <w:szCs w:val="24"/>
              </w:rPr>
              <w:t>MeetController</w:t>
            </w:r>
            <w:proofErr w:type="spellEnd"/>
          </w:p>
        </w:tc>
        <w:tc>
          <w:tcPr>
            <w:tcW w:w="7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6594EC" w14:textId="77777777" w:rsidR="00393FA7" w:rsidRDefault="00393FA7">
            <w:pPr>
              <w:ind w:firstLine="0"/>
              <w:rPr>
                <w:rFonts w:cs="Times New Roman"/>
                <w:szCs w:val="24"/>
              </w:rPr>
            </w:pPr>
            <w:r w:rsidRPr="00BD20E2">
              <w:t>Контроллер для управления встречами авторизованных пользователей.</w:t>
            </w:r>
          </w:p>
        </w:tc>
      </w:tr>
      <w:tr w:rsidR="00393FA7" w14:paraId="640649FC" w14:textId="77777777" w:rsidTr="002606D8">
        <w:tblPrEx>
          <w:jc w:val="left"/>
          <w:tblBorders>
            <w:bottom w:val="single" w:sz="4" w:space="0" w:color="auto"/>
          </w:tblBorders>
        </w:tblPrEx>
        <w:trPr>
          <w:trHeight w:val="55"/>
        </w:trPr>
        <w:tc>
          <w:tcPr>
            <w:tcW w:w="3070" w:type="dxa"/>
          </w:tcPr>
          <w:p w14:paraId="68041178" w14:textId="77777777" w:rsidR="00393FA7" w:rsidRPr="00BD20E2" w:rsidRDefault="00393FA7" w:rsidP="00BD20E2">
            <w:pPr>
              <w:ind w:firstLine="0"/>
              <w:rPr>
                <w:rFonts w:cs="Times New Roman"/>
                <w:szCs w:val="24"/>
              </w:rPr>
            </w:pPr>
            <w:proofErr w:type="spellStart"/>
            <w:r w:rsidRPr="00BD20E2">
              <w:rPr>
                <w:rFonts w:cs="Times New Roman"/>
                <w:szCs w:val="24"/>
              </w:rPr>
              <w:t>MeetRepository</w:t>
            </w:r>
            <w:proofErr w:type="spellEnd"/>
          </w:p>
        </w:tc>
        <w:tc>
          <w:tcPr>
            <w:tcW w:w="7324" w:type="dxa"/>
          </w:tcPr>
          <w:p w14:paraId="7F1F04C1" w14:textId="77777777" w:rsidR="00393FA7" w:rsidRDefault="00393FA7" w:rsidP="00BD20E2">
            <w:pPr>
              <w:ind w:firstLine="0"/>
              <w:rPr>
                <w:rFonts w:cs="Times New Roman"/>
                <w:szCs w:val="24"/>
              </w:rPr>
            </w:pPr>
            <w:r w:rsidRPr="00BD20E2">
              <w:rPr>
                <w:rFonts w:cs="Times New Roman"/>
                <w:szCs w:val="24"/>
              </w:rPr>
              <w:t>Интерфейс для описания операций для взаимодействия с таблицей встреч.</w:t>
            </w:r>
          </w:p>
        </w:tc>
      </w:tr>
      <w:tr w:rsidR="00393FA7" w14:paraId="0BC072A7" w14:textId="77777777" w:rsidTr="002606D8">
        <w:tblPrEx>
          <w:jc w:val="left"/>
          <w:tblBorders>
            <w:bottom w:val="single" w:sz="4" w:space="0" w:color="auto"/>
          </w:tblBorders>
        </w:tblPrEx>
        <w:trPr>
          <w:trHeight w:val="55"/>
        </w:trPr>
        <w:tc>
          <w:tcPr>
            <w:tcW w:w="3070" w:type="dxa"/>
          </w:tcPr>
          <w:p w14:paraId="60513BB6" w14:textId="77777777" w:rsidR="00393FA7" w:rsidRPr="00BD20E2" w:rsidRDefault="00393FA7" w:rsidP="00BD20E2">
            <w:pPr>
              <w:ind w:firstLine="0"/>
              <w:rPr>
                <w:rFonts w:cs="Times New Roman"/>
                <w:szCs w:val="24"/>
              </w:rPr>
            </w:pPr>
            <w:proofErr w:type="spellStart"/>
            <w:r w:rsidRPr="00BD20E2">
              <w:rPr>
                <w:rFonts w:cs="Times New Roman"/>
                <w:szCs w:val="24"/>
              </w:rPr>
              <w:t>MeetService</w:t>
            </w:r>
            <w:proofErr w:type="spellEnd"/>
          </w:p>
        </w:tc>
        <w:tc>
          <w:tcPr>
            <w:tcW w:w="7324" w:type="dxa"/>
          </w:tcPr>
          <w:p w14:paraId="276C95ED" w14:textId="77777777" w:rsidR="00393FA7" w:rsidRDefault="00393FA7" w:rsidP="00BD20E2">
            <w:pPr>
              <w:ind w:firstLine="0"/>
              <w:rPr>
                <w:rFonts w:cs="Times New Roman"/>
                <w:szCs w:val="24"/>
              </w:rPr>
            </w:pPr>
            <w:r w:rsidRPr="00BD20E2">
              <w:rPr>
                <w:rFonts w:cs="Times New Roman"/>
                <w:szCs w:val="24"/>
              </w:rPr>
              <w:t>Сервис для работы с встречами.</w:t>
            </w:r>
          </w:p>
        </w:tc>
      </w:tr>
      <w:tr w:rsidR="00393FA7" w14:paraId="3707D51C" w14:textId="77777777" w:rsidTr="002606D8">
        <w:tblPrEx>
          <w:jc w:val="left"/>
          <w:tblBorders>
            <w:bottom w:val="single" w:sz="4" w:space="0" w:color="auto"/>
          </w:tblBorders>
        </w:tblPrEx>
        <w:trPr>
          <w:trHeight w:val="55"/>
        </w:trPr>
        <w:tc>
          <w:tcPr>
            <w:tcW w:w="3070" w:type="dxa"/>
          </w:tcPr>
          <w:p w14:paraId="70FB2411" w14:textId="77777777" w:rsidR="00393FA7" w:rsidRPr="00BD20E2" w:rsidRDefault="00393FA7" w:rsidP="00BD20E2">
            <w:pPr>
              <w:ind w:firstLine="0"/>
              <w:rPr>
                <w:rFonts w:cs="Times New Roman"/>
                <w:szCs w:val="24"/>
              </w:rPr>
            </w:pPr>
            <w:proofErr w:type="spellStart"/>
            <w:r w:rsidRPr="00BD20E2">
              <w:rPr>
                <w:rFonts w:cs="Times New Roman"/>
                <w:szCs w:val="24"/>
              </w:rPr>
              <w:t>MeetStatus</w:t>
            </w:r>
            <w:proofErr w:type="spellEnd"/>
          </w:p>
        </w:tc>
        <w:tc>
          <w:tcPr>
            <w:tcW w:w="7324" w:type="dxa"/>
          </w:tcPr>
          <w:p w14:paraId="6DA3913D" w14:textId="77777777" w:rsidR="00393FA7" w:rsidRDefault="00393FA7" w:rsidP="00BD20E2">
            <w:pPr>
              <w:ind w:firstLine="0"/>
              <w:rPr>
                <w:rFonts w:cs="Times New Roman"/>
                <w:szCs w:val="24"/>
              </w:rPr>
            </w:pPr>
            <w:proofErr w:type="spellStart"/>
            <w:r w:rsidRPr="00BD20E2">
              <w:rPr>
                <w:rFonts w:cs="Times New Roman"/>
                <w:szCs w:val="24"/>
              </w:rPr>
              <w:t>Enum</w:t>
            </w:r>
            <w:proofErr w:type="spellEnd"/>
            <w:r w:rsidRPr="00BD20E2">
              <w:rPr>
                <w:rFonts w:cs="Times New Roman"/>
                <w:szCs w:val="24"/>
              </w:rPr>
              <w:t xml:space="preserve"> </w:t>
            </w:r>
            <w:proofErr w:type="spellStart"/>
            <w:r w:rsidRPr="00BD20E2">
              <w:rPr>
                <w:rFonts w:cs="Times New Roman"/>
                <w:szCs w:val="24"/>
              </w:rPr>
              <w:t>class</w:t>
            </w:r>
            <w:proofErr w:type="spellEnd"/>
            <w:r w:rsidRPr="00BD20E2">
              <w:rPr>
                <w:rFonts w:cs="Times New Roman"/>
                <w:szCs w:val="24"/>
              </w:rPr>
              <w:t>. Перечисление статус-кодов для состояния встречи.</w:t>
            </w:r>
          </w:p>
        </w:tc>
      </w:tr>
      <w:tr w:rsidR="00393FA7" w14:paraId="03BA0E73" w14:textId="77777777" w:rsidTr="002606D8">
        <w:tblPrEx>
          <w:jc w:val="left"/>
          <w:tblBorders>
            <w:bottom w:val="single" w:sz="4" w:space="0" w:color="auto"/>
          </w:tblBorders>
        </w:tblPrEx>
        <w:trPr>
          <w:trHeight w:val="55"/>
        </w:trPr>
        <w:tc>
          <w:tcPr>
            <w:tcW w:w="3070" w:type="dxa"/>
          </w:tcPr>
          <w:p w14:paraId="42876811" w14:textId="77777777" w:rsidR="00393FA7" w:rsidRPr="00BD20E2" w:rsidRDefault="00393FA7" w:rsidP="00BD20E2">
            <w:pPr>
              <w:ind w:firstLine="0"/>
              <w:rPr>
                <w:rFonts w:cs="Times New Roman"/>
                <w:szCs w:val="24"/>
              </w:rPr>
            </w:pPr>
            <w:proofErr w:type="spellStart"/>
            <w:r w:rsidRPr="00BD20E2">
              <w:rPr>
                <w:rFonts w:cs="Times New Roman"/>
                <w:szCs w:val="24"/>
              </w:rPr>
              <w:t>RefreshToken</w:t>
            </w:r>
            <w:proofErr w:type="spellEnd"/>
          </w:p>
        </w:tc>
        <w:tc>
          <w:tcPr>
            <w:tcW w:w="7324" w:type="dxa"/>
          </w:tcPr>
          <w:p w14:paraId="5FB0264C" w14:textId="77777777" w:rsidR="00393FA7" w:rsidRDefault="00393FA7" w:rsidP="00BD20E2">
            <w:pPr>
              <w:ind w:firstLine="0"/>
              <w:rPr>
                <w:rFonts w:cs="Times New Roman"/>
                <w:szCs w:val="24"/>
              </w:rPr>
            </w:pPr>
            <w:proofErr w:type="spellStart"/>
            <w:r w:rsidRPr="00BD20E2">
              <w:rPr>
                <w:rFonts w:cs="Times New Roman"/>
                <w:szCs w:val="24"/>
              </w:rPr>
              <w:t>Data-class</w:t>
            </w:r>
            <w:proofErr w:type="spellEnd"/>
            <w:r w:rsidRPr="00BD20E2">
              <w:rPr>
                <w:rFonts w:cs="Times New Roman"/>
                <w:szCs w:val="24"/>
              </w:rPr>
              <w:t>. Токен для обновления сессии.</w:t>
            </w:r>
          </w:p>
        </w:tc>
      </w:tr>
      <w:tr w:rsidR="00393FA7" w14:paraId="1976D4F6" w14:textId="77777777" w:rsidTr="002606D8">
        <w:tblPrEx>
          <w:jc w:val="left"/>
          <w:tblBorders>
            <w:bottom w:val="single" w:sz="4" w:space="0" w:color="auto"/>
          </w:tblBorders>
        </w:tblPrEx>
        <w:trPr>
          <w:trHeight w:val="55"/>
        </w:trPr>
        <w:tc>
          <w:tcPr>
            <w:tcW w:w="3070" w:type="dxa"/>
          </w:tcPr>
          <w:p w14:paraId="13C90747" w14:textId="77777777" w:rsidR="00393FA7" w:rsidRPr="00BD20E2" w:rsidRDefault="00393FA7" w:rsidP="00BD20E2">
            <w:pPr>
              <w:ind w:firstLine="0"/>
              <w:rPr>
                <w:rFonts w:cs="Times New Roman"/>
                <w:szCs w:val="24"/>
              </w:rPr>
            </w:pPr>
            <w:proofErr w:type="spellStart"/>
            <w:r w:rsidRPr="00BD20E2">
              <w:rPr>
                <w:rFonts w:cs="Times New Roman"/>
                <w:szCs w:val="24"/>
              </w:rPr>
              <w:t>RefreshTokenRepository</w:t>
            </w:r>
            <w:proofErr w:type="spellEnd"/>
          </w:p>
        </w:tc>
        <w:tc>
          <w:tcPr>
            <w:tcW w:w="7324" w:type="dxa"/>
          </w:tcPr>
          <w:p w14:paraId="2228FCCC" w14:textId="77777777" w:rsidR="00393FA7" w:rsidRDefault="00393FA7" w:rsidP="00BD20E2">
            <w:pPr>
              <w:ind w:firstLine="0"/>
              <w:rPr>
                <w:rFonts w:cs="Times New Roman"/>
                <w:szCs w:val="24"/>
              </w:rPr>
            </w:pPr>
            <w:r w:rsidRPr="00BD20E2">
              <w:rPr>
                <w:rFonts w:cs="Times New Roman"/>
                <w:szCs w:val="24"/>
              </w:rPr>
              <w:t xml:space="preserve">Интерфейс для описания операций для взаимодействия с таблицей для хранения </w:t>
            </w:r>
            <w:proofErr w:type="spellStart"/>
            <w:r w:rsidRPr="00BD20E2">
              <w:rPr>
                <w:rFonts w:cs="Times New Roman"/>
                <w:szCs w:val="24"/>
              </w:rPr>
              <w:t>Refresh</w:t>
            </w:r>
            <w:proofErr w:type="spellEnd"/>
            <w:r w:rsidRPr="00BD20E2">
              <w:rPr>
                <w:rFonts w:cs="Times New Roman"/>
                <w:szCs w:val="24"/>
              </w:rPr>
              <w:t xml:space="preserve"> токенов.</w:t>
            </w:r>
          </w:p>
        </w:tc>
      </w:tr>
      <w:tr w:rsidR="00393FA7" w14:paraId="04489CCF" w14:textId="77777777" w:rsidTr="002606D8">
        <w:tblPrEx>
          <w:jc w:val="left"/>
          <w:tblBorders>
            <w:bottom w:val="single" w:sz="4" w:space="0" w:color="auto"/>
          </w:tblBorders>
        </w:tblPrEx>
        <w:trPr>
          <w:trHeight w:val="55"/>
        </w:trPr>
        <w:tc>
          <w:tcPr>
            <w:tcW w:w="3070" w:type="dxa"/>
          </w:tcPr>
          <w:p w14:paraId="7ED49357" w14:textId="77777777" w:rsidR="00393FA7" w:rsidRPr="00BD20E2" w:rsidRDefault="00393FA7" w:rsidP="00BD20E2">
            <w:pPr>
              <w:ind w:firstLine="0"/>
              <w:rPr>
                <w:rFonts w:cs="Times New Roman"/>
                <w:szCs w:val="24"/>
              </w:rPr>
            </w:pPr>
            <w:proofErr w:type="spellStart"/>
            <w:r w:rsidRPr="00BD20E2">
              <w:rPr>
                <w:rFonts w:cs="Times New Roman"/>
                <w:szCs w:val="24"/>
              </w:rPr>
              <w:t>RefreshTokenService</w:t>
            </w:r>
            <w:proofErr w:type="spellEnd"/>
          </w:p>
        </w:tc>
        <w:tc>
          <w:tcPr>
            <w:tcW w:w="7324" w:type="dxa"/>
          </w:tcPr>
          <w:p w14:paraId="3C2576BA" w14:textId="77777777" w:rsidR="00393FA7" w:rsidRDefault="00393FA7" w:rsidP="00BD20E2">
            <w:pPr>
              <w:ind w:firstLine="0"/>
              <w:rPr>
                <w:rFonts w:cs="Times New Roman"/>
                <w:szCs w:val="24"/>
              </w:rPr>
            </w:pPr>
            <w:r w:rsidRPr="00BD20E2">
              <w:rPr>
                <w:rFonts w:cs="Times New Roman"/>
                <w:szCs w:val="24"/>
              </w:rPr>
              <w:t xml:space="preserve">Сервис для работы с </w:t>
            </w:r>
            <w:proofErr w:type="spellStart"/>
            <w:r w:rsidRPr="00BD20E2">
              <w:rPr>
                <w:rFonts w:cs="Times New Roman"/>
                <w:szCs w:val="24"/>
              </w:rPr>
              <w:t>Refresh</w:t>
            </w:r>
            <w:proofErr w:type="spellEnd"/>
            <w:r w:rsidRPr="00BD20E2">
              <w:rPr>
                <w:rFonts w:cs="Times New Roman"/>
                <w:szCs w:val="24"/>
              </w:rPr>
              <w:t xml:space="preserve"> токенами.</w:t>
            </w:r>
          </w:p>
        </w:tc>
      </w:tr>
      <w:tr w:rsidR="00393FA7" w14:paraId="46E3C753" w14:textId="77777777" w:rsidTr="002606D8">
        <w:tblPrEx>
          <w:jc w:val="left"/>
          <w:tblBorders>
            <w:bottom w:val="single" w:sz="4" w:space="0" w:color="auto"/>
          </w:tblBorders>
        </w:tblPrEx>
        <w:trPr>
          <w:trHeight w:val="55"/>
        </w:trPr>
        <w:tc>
          <w:tcPr>
            <w:tcW w:w="3070" w:type="dxa"/>
          </w:tcPr>
          <w:p w14:paraId="70B45F81" w14:textId="77777777" w:rsidR="00393FA7" w:rsidRPr="00BD20E2" w:rsidRDefault="00393FA7" w:rsidP="00BD20E2">
            <w:pPr>
              <w:ind w:firstLine="0"/>
              <w:rPr>
                <w:rFonts w:cs="Times New Roman"/>
                <w:szCs w:val="24"/>
              </w:rPr>
            </w:pPr>
            <w:proofErr w:type="spellStart"/>
            <w:r w:rsidRPr="00BD20E2">
              <w:rPr>
                <w:rFonts w:cs="Times New Roman"/>
                <w:szCs w:val="24"/>
              </w:rPr>
              <w:t>Search</w:t>
            </w:r>
            <w:proofErr w:type="spellEnd"/>
          </w:p>
        </w:tc>
        <w:tc>
          <w:tcPr>
            <w:tcW w:w="7324" w:type="dxa"/>
          </w:tcPr>
          <w:p w14:paraId="52C0BB71" w14:textId="77777777" w:rsidR="00393FA7" w:rsidRDefault="00393FA7" w:rsidP="00BD20E2">
            <w:pPr>
              <w:ind w:firstLine="0"/>
              <w:rPr>
                <w:rFonts w:cs="Times New Roman"/>
                <w:szCs w:val="24"/>
              </w:rPr>
            </w:pPr>
            <w:proofErr w:type="spellStart"/>
            <w:r w:rsidRPr="00BD20E2">
              <w:rPr>
                <w:rFonts w:cs="Times New Roman"/>
                <w:szCs w:val="24"/>
              </w:rPr>
              <w:t>Data-class</w:t>
            </w:r>
            <w:proofErr w:type="spellEnd"/>
            <w:r w:rsidRPr="00BD20E2">
              <w:rPr>
                <w:rFonts w:cs="Times New Roman"/>
                <w:szCs w:val="24"/>
              </w:rPr>
              <w:t>. Поиск</w:t>
            </w:r>
            <w:r>
              <w:rPr>
                <w:rFonts w:cs="Times New Roman"/>
                <w:szCs w:val="24"/>
              </w:rPr>
              <w:t>овые данные</w:t>
            </w:r>
            <w:r w:rsidRPr="00BD20E2">
              <w:rPr>
                <w:rFonts w:cs="Times New Roman"/>
                <w:szCs w:val="24"/>
              </w:rPr>
              <w:t>.</w:t>
            </w:r>
          </w:p>
        </w:tc>
      </w:tr>
      <w:tr w:rsidR="00393FA7" w14:paraId="089E7CD4" w14:textId="77777777" w:rsidTr="002606D8">
        <w:tblPrEx>
          <w:jc w:val="left"/>
          <w:tblBorders>
            <w:bottom w:val="single" w:sz="4" w:space="0" w:color="auto"/>
          </w:tblBorders>
        </w:tblPrEx>
        <w:trPr>
          <w:trHeight w:val="55"/>
        </w:trPr>
        <w:tc>
          <w:tcPr>
            <w:tcW w:w="3070" w:type="dxa"/>
          </w:tcPr>
          <w:p w14:paraId="2B629CDC" w14:textId="77777777" w:rsidR="00393FA7" w:rsidRPr="00BD20E2" w:rsidRDefault="00393FA7" w:rsidP="00BD20E2">
            <w:pPr>
              <w:ind w:firstLine="0"/>
              <w:rPr>
                <w:rFonts w:cs="Times New Roman"/>
                <w:szCs w:val="24"/>
              </w:rPr>
            </w:pPr>
            <w:proofErr w:type="spellStart"/>
            <w:r w:rsidRPr="00BD20E2">
              <w:rPr>
                <w:rFonts w:cs="Times New Roman"/>
                <w:szCs w:val="24"/>
              </w:rPr>
              <w:t>SearchParams</w:t>
            </w:r>
            <w:proofErr w:type="spellEnd"/>
          </w:p>
        </w:tc>
        <w:tc>
          <w:tcPr>
            <w:tcW w:w="7324" w:type="dxa"/>
          </w:tcPr>
          <w:p w14:paraId="0128785F" w14:textId="77777777" w:rsidR="00393FA7" w:rsidRDefault="00393FA7" w:rsidP="00BD20E2">
            <w:pPr>
              <w:ind w:firstLine="0"/>
              <w:rPr>
                <w:rFonts w:cs="Times New Roman"/>
                <w:szCs w:val="24"/>
              </w:rPr>
            </w:pPr>
            <w:proofErr w:type="spellStart"/>
            <w:r w:rsidRPr="00BD20E2">
              <w:rPr>
                <w:rFonts w:cs="Times New Roman"/>
                <w:szCs w:val="24"/>
              </w:rPr>
              <w:t>Data-class</w:t>
            </w:r>
            <w:proofErr w:type="spellEnd"/>
            <w:r w:rsidRPr="00BD20E2">
              <w:rPr>
                <w:rFonts w:cs="Times New Roman"/>
                <w:szCs w:val="24"/>
              </w:rPr>
              <w:t>. Параметры поиска встреч.</w:t>
            </w:r>
          </w:p>
        </w:tc>
      </w:tr>
      <w:tr w:rsidR="00393FA7" w14:paraId="63591970" w14:textId="77777777" w:rsidTr="002606D8">
        <w:tblPrEx>
          <w:jc w:val="left"/>
          <w:tblBorders>
            <w:bottom w:val="single" w:sz="4" w:space="0" w:color="auto"/>
          </w:tblBorders>
        </w:tblPrEx>
        <w:trPr>
          <w:trHeight w:val="55"/>
        </w:trPr>
        <w:tc>
          <w:tcPr>
            <w:tcW w:w="3070" w:type="dxa"/>
          </w:tcPr>
          <w:p w14:paraId="432779DA" w14:textId="77777777" w:rsidR="00393FA7" w:rsidRPr="00BD20E2" w:rsidRDefault="00393FA7" w:rsidP="00BD20E2">
            <w:pPr>
              <w:ind w:firstLine="0"/>
              <w:rPr>
                <w:rFonts w:cs="Times New Roman"/>
                <w:szCs w:val="24"/>
              </w:rPr>
            </w:pPr>
            <w:proofErr w:type="spellStart"/>
            <w:r w:rsidRPr="00BD20E2">
              <w:rPr>
                <w:rFonts w:cs="Times New Roman"/>
                <w:szCs w:val="24"/>
              </w:rPr>
              <w:t>SearchRepository</w:t>
            </w:r>
            <w:proofErr w:type="spellEnd"/>
          </w:p>
        </w:tc>
        <w:tc>
          <w:tcPr>
            <w:tcW w:w="7324" w:type="dxa"/>
          </w:tcPr>
          <w:p w14:paraId="5C7A854F" w14:textId="77777777" w:rsidR="00393FA7" w:rsidRDefault="00393FA7" w:rsidP="00BD20E2">
            <w:pPr>
              <w:ind w:firstLine="0"/>
              <w:rPr>
                <w:rFonts w:cs="Times New Roman"/>
                <w:szCs w:val="24"/>
              </w:rPr>
            </w:pPr>
            <w:r w:rsidRPr="00BD20E2">
              <w:rPr>
                <w:rFonts w:cs="Times New Roman"/>
                <w:szCs w:val="24"/>
              </w:rPr>
              <w:t>Интерфейс для описания операций для взаимодействия с таблицей поиска встреч.</w:t>
            </w:r>
          </w:p>
        </w:tc>
      </w:tr>
      <w:tr w:rsidR="00393FA7" w14:paraId="28F403FB" w14:textId="77777777" w:rsidTr="002606D8">
        <w:tblPrEx>
          <w:jc w:val="left"/>
          <w:tblBorders>
            <w:bottom w:val="single" w:sz="4" w:space="0" w:color="auto"/>
          </w:tblBorders>
        </w:tblPrEx>
        <w:trPr>
          <w:trHeight w:val="55"/>
        </w:trPr>
        <w:tc>
          <w:tcPr>
            <w:tcW w:w="3070" w:type="dxa"/>
          </w:tcPr>
          <w:p w14:paraId="6C31D38C" w14:textId="77777777" w:rsidR="00393FA7" w:rsidRPr="00BD20E2" w:rsidRDefault="00393FA7" w:rsidP="00BD20E2">
            <w:pPr>
              <w:ind w:firstLine="0"/>
              <w:rPr>
                <w:rFonts w:cs="Times New Roman"/>
                <w:szCs w:val="24"/>
              </w:rPr>
            </w:pPr>
            <w:proofErr w:type="spellStart"/>
            <w:r w:rsidRPr="00BD20E2">
              <w:rPr>
                <w:rFonts w:cs="Times New Roman"/>
                <w:szCs w:val="24"/>
              </w:rPr>
              <w:t>User</w:t>
            </w:r>
            <w:proofErr w:type="spellEnd"/>
          </w:p>
        </w:tc>
        <w:tc>
          <w:tcPr>
            <w:tcW w:w="7324" w:type="dxa"/>
          </w:tcPr>
          <w:p w14:paraId="4E8D9759" w14:textId="77777777" w:rsidR="00393FA7" w:rsidRDefault="00393FA7" w:rsidP="00BD20E2">
            <w:pPr>
              <w:ind w:firstLine="0"/>
              <w:rPr>
                <w:rFonts w:cs="Times New Roman"/>
                <w:szCs w:val="24"/>
              </w:rPr>
            </w:pPr>
            <w:proofErr w:type="spellStart"/>
            <w:r w:rsidRPr="00BD20E2">
              <w:rPr>
                <w:rFonts w:cs="Times New Roman"/>
                <w:szCs w:val="24"/>
              </w:rPr>
              <w:t>Data-class</w:t>
            </w:r>
            <w:proofErr w:type="spellEnd"/>
            <w:r w:rsidRPr="00BD20E2">
              <w:rPr>
                <w:rFonts w:cs="Times New Roman"/>
                <w:szCs w:val="24"/>
              </w:rPr>
              <w:t>. Пользователь.</w:t>
            </w:r>
          </w:p>
        </w:tc>
      </w:tr>
      <w:tr w:rsidR="00393FA7" w14:paraId="5451BFFE" w14:textId="77777777" w:rsidTr="002606D8">
        <w:trPr>
          <w:trHeight w:val="58"/>
          <w:jc w:val="center"/>
        </w:trPr>
        <w:tc>
          <w:tcPr>
            <w:tcW w:w="3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497513" w14:textId="77777777" w:rsidR="00393FA7" w:rsidRDefault="00393FA7">
            <w:pPr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 w:rsidRPr="00BD20E2">
              <w:rPr>
                <w:rFonts w:cs="Times New Roman"/>
                <w:szCs w:val="24"/>
              </w:rPr>
              <w:t>UserController</w:t>
            </w:r>
            <w:proofErr w:type="spellEnd"/>
          </w:p>
        </w:tc>
        <w:tc>
          <w:tcPr>
            <w:tcW w:w="7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1D18EC" w14:textId="77777777" w:rsidR="00393FA7" w:rsidRDefault="00393FA7">
            <w:pPr>
              <w:ind w:firstLine="0"/>
              <w:rPr>
                <w:rFonts w:cs="Times New Roman"/>
                <w:szCs w:val="24"/>
              </w:rPr>
            </w:pPr>
            <w:r w:rsidRPr="00BD20E2">
              <w:t>Контроллер для управления аккаунтом пользователя.</w:t>
            </w:r>
          </w:p>
        </w:tc>
      </w:tr>
      <w:tr w:rsidR="00393FA7" w14:paraId="2C879CEE" w14:textId="77777777" w:rsidTr="002606D8">
        <w:tblPrEx>
          <w:jc w:val="left"/>
          <w:tblBorders>
            <w:bottom w:val="single" w:sz="4" w:space="0" w:color="auto"/>
          </w:tblBorders>
        </w:tblPrEx>
        <w:trPr>
          <w:trHeight w:val="55"/>
        </w:trPr>
        <w:tc>
          <w:tcPr>
            <w:tcW w:w="3070" w:type="dxa"/>
          </w:tcPr>
          <w:p w14:paraId="5F3F5E32" w14:textId="77777777" w:rsidR="00393FA7" w:rsidRPr="00BD20E2" w:rsidRDefault="00393FA7" w:rsidP="00BD20E2">
            <w:pPr>
              <w:ind w:firstLine="0"/>
              <w:rPr>
                <w:rFonts w:cs="Times New Roman"/>
                <w:szCs w:val="24"/>
              </w:rPr>
            </w:pPr>
            <w:proofErr w:type="spellStart"/>
            <w:r w:rsidRPr="00BD20E2">
              <w:rPr>
                <w:rFonts w:cs="Times New Roman"/>
                <w:szCs w:val="24"/>
              </w:rPr>
              <w:t>UserRepository</w:t>
            </w:r>
            <w:proofErr w:type="spellEnd"/>
          </w:p>
        </w:tc>
        <w:tc>
          <w:tcPr>
            <w:tcW w:w="7324" w:type="dxa"/>
          </w:tcPr>
          <w:p w14:paraId="1D0D9130" w14:textId="77777777" w:rsidR="00393FA7" w:rsidRDefault="00393FA7" w:rsidP="00BD20E2">
            <w:pPr>
              <w:ind w:firstLine="0"/>
              <w:rPr>
                <w:rFonts w:cs="Times New Roman"/>
                <w:szCs w:val="24"/>
              </w:rPr>
            </w:pPr>
            <w:r w:rsidRPr="00BD20E2">
              <w:rPr>
                <w:rFonts w:cs="Times New Roman"/>
                <w:szCs w:val="24"/>
              </w:rPr>
              <w:t>Интерфейс для описания операций для взаимодействия с таблицей пользователей.</w:t>
            </w:r>
          </w:p>
        </w:tc>
      </w:tr>
      <w:tr w:rsidR="00393FA7" w14:paraId="3F81F2FA" w14:textId="77777777" w:rsidTr="002606D8">
        <w:tblPrEx>
          <w:jc w:val="left"/>
          <w:tblBorders>
            <w:bottom w:val="single" w:sz="4" w:space="0" w:color="auto"/>
          </w:tblBorders>
        </w:tblPrEx>
        <w:trPr>
          <w:trHeight w:val="55"/>
        </w:trPr>
        <w:tc>
          <w:tcPr>
            <w:tcW w:w="3070" w:type="dxa"/>
          </w:tcPr>
          <w:p w14:paraId="699C1CAB" w14:textId="77777777" w:rsidR="00393FA7" w:rsidRPr="00BD20E2" w:rsidRDefault="00393FA7" w:rsidP="00BD20E2">
            <w:pPr>
              <w:ind w:firstLine="0"/>
              <w:rPr>
                <w:rFonts w:cs="Times New Roman"/>
                <w:szCs w:val="24"/>
              </w:rPr>
            </w:pPr>
            <w:proofErr w:type="spellStart"/>
            <w:r w:rsidRPr="00BD20E2">
              <w:rPr>
                <w:rFonts w:cs="Times New Roman"/>
                <w:szCs w:val="24"/>
              </w:rPr>
              <w:lastRenderedPageBreak/>
              <w:t>UserService</w:t>
            </w:r>
            <w:proofErr w:type="spellEnd"/>
          </w:p>
        </w:tc>
        <w:tc>
          <w:tcPr>
            <w:tcW w:w="7324" w:type="dxa"/>
          </w:tcPr>
          <w:p w14:paraId="2504AD88" w14:textId="77777777" w:rsidR="00393FA7" w:rsidRDefault="00393FA7" w:rsidP="00BD20E2">
            <w:pPr>
              <w:ind w:firstLine="0"/>
              <w:rPr>
                <w:rFonts w:cs="Times New Roman"/>
                <w:szCs w:val="24"/>
              </w:rPr>
            </w:pPr>
            <w:r w:rsidRPr="00BD20E2">
              <w:rPr>
                <w:rFonts w:cs="Times New Roman"/>
                <w:szCs w:val="24"/>
              </w:rPr>
              <w:t>Сервис для работы с пользователями.</w:t>
            </w:r>
          </w:p>
        </w:tc>
      </w:tr>
      <w:tr w:rsidR="00393FA7" w14:paraId="1F1ABEE1" w14:textId="77777777" w:rsidTr="002606D8">
        <w:tblPrEx>
          <w:jc w:val="left"/>
          <w:tblBorders>
            <w:bottom w:val="single" w:sz="4" w:space="0" w:color="auto"/>
          </w:tblBorders>
        </w:tblPrEx>
        <w:trPr>
          <w:trHeight w:val="55"/>
        </w:trPr>
        <w:tc>
          <w:tcPr>
            <w:tcW w:w="3070" w:type="dxa"/>
          </w:tcPr>
          <w:p w14:paraId="77533FFA" w14:textId="77777777" w:rsidR="00393FA7" w:rsidRPr="00BD20E2" w:rsidRDefault="00393FA7" w:rsidP="00BD20E2">
            <w:pPr>
              <w:ind w:firstLine="0"/>
              <w:rPr>
                <w:rFonts w:cs="Times New Roman"/>
                <w:szCs w:val="24"/>
              </w:rPr>
            </w:pPr>
            <w:proofErr w:type="spellStart"/>
            <w:r w:rsidRPr="00BD20E2">
              <w:rPr>
                <w:rFonts w:cs="Times New Roman"/>
                <w:szCs w:val="24"/>
              </w:rPr>
              <w:t>UserStatus</w:t>
            </w:r>
            <w:proofErr w:type="spellEnd"/>
          </w:p>
        </w:tc>
        <w:tc>
          <w:tcPr>
            <w:tcW w:w="7324" w:type="dxa"/>
          </w:tcPr>
          <w:p w14:paraId="4FCA4DE2" w14:textId="77777777" w:rsidR="00393FA7" w:rsidRDefault="00393FA7" w:rsidP="00BD20E2">
            <w:pPr>
              <w:ind w:firstLine="0"/>
              <w:rPr>
                <w:rFonts w:cs="Times New Roman"/>
                <w:szCs w:val="24"/>
              </w:rPr>
            </w:pPr>
            <w:proofErr w:type="spellStart"/>
            <w:r w:rsidRPr="00BD20E2">
              <w:rPr>
                <w:rFonts w:cs="Times New Roman"/>
                <w:szCs w:val="24"/>
              </w:rPr>
              <w:t>Enum</w:t>
            </w:r>
            <w:proofErr w:type="spellEnd"/>
            <w:r w:rsidRPr="00BD20E2">
              <w:rPr>
                <w:rFonts w:cs="Times New Roman"/>
                <w:szCs w:val="24"/>
              </w:rPr>
              <w:t xml:space="preserve"> </w:t>
            </w:r>
            <w:proofErr w:type="spellStart"/>
            <w:r w:rsidRPr="00BD20E2">
              <w:rPr>
                <w:rFonts w:cs="Times New Roman"/>
                <w:szCs w:val="24"/>
              </w:rPr>
              <w:t>class</w:t>
            </w:r>
            <w:proofErr w:type="spellEnd"/>
            <w:r w:rsidRPr="00BD20E2">
              <w:rPr>
                <w:rFonts w:cs="Times New Roman"/>
                <w:szCs w:val="24"/>
              </w:rPr>
              <w:t>. Перечисление статус-кодов для состояния пользователя.</w:t>
            </w:r>
          </w:p>
        </w:tc>
      </w:tr>
    </w:tbl>
    <w:p w14:paraId="1039B5CF" w14:textId="2EFAF81C" w:rsidR="007F09BB" w:rsidRDefault="007F09BB">
      <w:pPr>
        <w:rPr>
          <w:b/>
        </w:rPr>
      </w:pPr>
    </w:p>
    <w:p w14:paraId="281507D7" w14:textId="24AD730E" w:rsidR="002606D8" w:rsidRDefault="002606D8" w:rsidP="002606D8">
      <w:pPr>
        <w:ind w:firstLine="0"/>
        <w:jc w:val="right"/>
      </w:pPr>
      <w:r>
        <w:t xml:space="preserve">Таблица 3.2 </w:t>
      </w:r>
    </w:p>
    <w:p w14:paraId="6D0D08BC" w14:textId="2B86B68A" w:rsidR="002606D8" w:rsidRPr="002606D8" w:rsidRDefault="002606D8" w:rsidP="002606D8">
      <w:pPr>
        <w:ind w:firstLine="0"/>
        <w:jc w:val="center"/>
      </w:pPr>
      <w:r>
        <w:t>Описание и функциональное назначение классов мобильной части</w:t>
      </w:r>
    </w:p>
    <w:tbl>
      <w:tblPr>
        <w:tblStyle w:val="a5"/>
        <w:tblW w:w="10394" w:type="dxa"/>
        <w:jc w:val="center"/>
        <w:tblBorders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3070"/>
        <w:gridCol w:w="7324"/>
      </w:tblGrid>
      <w:tr w:rsidR="002606D8" w14:paraId="2C24C1FB" w14:textId="77777777" w:rsidTr="001B6893">
        <w:trPr>
          <w:trHeight w:val="55"/>
          <w:tblHeader/>
          <w:jc w:val="center"/>
        </w:trPr>
        <w:tc>
          <w:tcPr>
            <w:tcW w:w="3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10DFEA8" w14:textId="77777777" w:rsidR="002606D8" w:rsidRDefault="002606D8" w:rsidP="001B6893">
            <w:pPr>
              <w:ind w:firstLine="0"/>
              <w:jc w:val="center"/>
            </w:pPr>
            <w:r>
              <w:t>Класс</w:t>
            </w:r>
          </w:p>
        </w:tc>
        <w:tc>
          <w:tcPr>
            <w:tcW w:w="7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0EF6C90" w14:textId="77777777" w:rsidR="002606D8" w:rsidRDefault="002606D8" w:rsidP="001B6893">
            <w:pPr>
              <w:ind w:firstLine="0"/>
              <w:jc w:val="center"/>
            </w:pPr>
            <w:r>
              <w:t>Назначение</w:t>
            </w:r>
          </w:p>
        </w:tc>
      </w:tr>
      <w:tr w:rsidR="009A7920" w14:paraId="7A822CF9" w14:textId="77777777" w:rsidTr="002606D8">
        <w:tblPrEx>
          <w:jc w:val="left"/>
          <w:tblBorders>
            <w:bottom w:val="single" w:sz="4" w:space="0" w:color="auto"/>
          </w:tblBorders>
        </w:tblPrEx>
        <w:trPr>
          <w:trHeight w:val="111"/>
        </w:trPr>
        <w:tc>
          <w:tcPr>
            <w:tcW w:w="3070" w:type="dxa"/>
          </w:tcPr>
          <w:p w14:paraId="57BE9780" w14:textId="77777777" w:rsidR="009A7920" w:rsidRDefault="009A7920" w:rsidP="001B6893">
            <w:pPr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 w:rsidRPr="002606D8">
              <w:rPr>
                <w:rFonts w:cs="Times New Roman"/>
                <w:szCs w:val="24"/>
                <w:lang w:val="en-US"/>
              </w:rPr>
              <w:t>Api</w:t>
            </w:r>
            <w:proofErr w:type="spellEnd"/>
          </w:p>
        </w:tc>
        <w:tc>
          <w:tcPr>
            <w:tcW w:w="7324" w:type="dxa"/>
          </w:tcPr>
          <w:p w14:paraId="45C6E669" w14:textId="77777777" w:rsidR="009A7920" w:rsidRPr="001B6893" w:rsidRDefault="009A7920" w:rsidP="001B6893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Класс, предоставляющий интерфейс взаимодействия с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Api</w:t>
            </w:r>
            <w:proofErr w:type="spellEnd"/>
            <w:r w:rsidRPr="001B6893">
              <w:rPr>
                <w:rFonts w:cs="Times New Roman"/>
                <w:szCs w:val="24"/>
              </w:rPr>
              <w:t>.</w:t>
            </w:r>
          </w:p>
        </w:tc>
      </w:tr>
      <w:tr w:rsidR="009A7920" w14:paraId="6B5427AB" w14:textId="77777777" w:rsidTr="002606D8">
        <w:tblPrEx>
          <w:jc w:val="left"/>
          <w:tblBorders>
            <w:bottom w:val="single" w:sz="4" w:space="0" w:color="auto"/>
          </w:tblBorders>
        </w:tblPrEx>
        <w:trPr>
          <w:trHeight w:val="111"/>
        </w:trPr>
        <w:tc>
          <w:tcPr>
            <w:tcW w:w="3070" w:type="dxa"/>
          </w:tcPr>
          <w:p w14:paraId="6F043CB2" w14:textId="77777777" w:rsidR="009A7920" w:rsidRDefault="009A7920" w:rsidP="001B6893">
            <w:pPr>
              <w:ind w:firstLine="0"/>
              <w:rPr>
                <w:rFonts w:cs="Times New Roman"/>
                <w:szCs w:val="24"/>
                <w:lang w:val="en-US"/>
              </w:rPr>
            </w:pPr>
            <w:r w:rsidRPr="002606D8">
              <w:rPr>
                <w:rFonts w:cs="Times New Roman"/>
                <w:szCs w:val="24"/>
                <w:lang w:val="en-US"/>
              </w:rPr>
              <w:t>Auth</w:t>
            </w:r>
          </w:p>
        </w:tc>
        <w:tc>
          <w:tcPr>
            <w:tcW w:w="7324" w:type="dxa"/>
          </w:tcPr>
          <w:p w14:paraId="10997CC4" w14:textId="77777777" w:rsidR="009A7920" w:rsidRDefault="009A7920" w:rsidP="001B6893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Класс, предоставляющий интерфейс для взаимодействия с локальным хранилищем и методами для работы с авторизацией.</w:t>
            </w:r>
          </w:p>
        </w:tc>
      </w:tr>
      <w:tr w:rsidR="009A7920" w14:paraId="23FF1D13" w14:textId="77777777" w:rsidTr="002606D8">
        <w:tblPrEx>
          <w:jc w:val="left"/>
          <w:tblBorders>
            <w:bottom w:val="single" w:sz="4" w:space="0" w:color="auto"/>
          </w:tblBorders>
        </w:tblPrEx>
        <w:trPr>
          <w:trHeight w:val="111"/>
        </w:trPr>
        <w:tc>
          <w:tcPr>
            <w:tcW w:w="3070" w:type="dxa"/>
          </w:tcPr>
          <w:p w14:paraId="1682BB5E" w14:textId="77777777" w:rsidR="009A7920" w:rsidRDefault="009A7920" w:rsidP="001B6893">
            <w:pPr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 w:rsidRPr="002606D8">
              <w:rPr>
                <w:rFonts w:cs="Times New Roman"/>
                <w:szCs w:val="24"/>
                <w:lang w:val="en-US"/>
              </w:rPr>
              <w:t>AuthCodeScreen</w:t>
            </w:r>
            <w:proofErr w:type="spellEnd"/>
          </w:p>
        </w:tc>
        <w:tc>
          <w:tcPr>
            <w:tcW w:w="7324" w:type="dxa"/>
          </w:tcPr>
          <w:p w14:paraId="305ABC86" w14:textId="77777777" w:rsidR="009A7920" w:rsidRPr="001B6893" w:rsidRDefault="009A7920" w:rsidP="001B6893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en-US"/>
              </w:rPr>
              <w:t>Widget</w:t>
            </w:r>
            <w:r w:rsidRPr="001B6893">
              <w:rPr>
                <w:rFonts w:cs="Times New Roman"/>
                <w:szCs w:val="24"/>
              </w:rPr>
              <w:t xml:space="preserve">. </w:t>
            </w:r>
            <w:r>
              <w:rPr>
                <w:rFonts w:cs="Times New Roman"/>
                <w:szCs w:val="24"/>
              </w:rPr>
              <w:t>Авторизация. Экран ввода кода подтверждения.</w:t>
            </w:r>
          </w:p>
        </w:tc>
      </w:tr>
      <w:tr w:rsidR="009A7920" w14:paraId="57592882" w14:textId="77777777" w:rsidTr="002606D8">
        <w:tblPrEx>
          <w:jc w:val="left"/>
          <w:tblBorders>
            <w:bottom w:val="single" w:sz="4" w:space="0" w:color="auto"/>
          </w:tblBorders>
        </w:tblPrEx>
        <w:trPr>
          <w:trHeight w:val="111"/>
        </w:trPr>
        <w:tc>
          <w:tcPr>
            <w:tcW w:w="3070" w:type="dxa"/>
          </w:tcPr>
          <w:p w14:paraId="0D0B24D1" w14:textId="77777777" w:rsidR="009A7920" w:rsidRDefault="009A7920" w:rsidP="001B6893">
            <w:pPr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 w:rsidRPr="002606D8">
              <w:rPr>
                <w:rFonts w:cs="Times New Roman"/>
                <w:szCs w:val="24"/>
                <w:lang w:val="en-US"/>
              </w:rPr>
              <w:t>AuthContactsScreen</w:t>
            </w:r>
            <w:proofErr w:type="spellEnd"/>
          </w:p>
        </w:tc>
        <w:tc>
          <w:tcPr>
            <w:tcW w:w="7324" w:type="dxa"/>
          </w:tcPr>
          <w:p w14:paraId="7F902144" w14:textId="77777777" w:rsidR="009A7920" w:rsidRPr="001B6893" w:rsidRDefault="009A7920" w:rsidP="001B6893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en-US"/>
              </w:rPr>
              <w:t>Widget</w:t>
            </w:r>
            <w:r w:rsidRPr="001B6893">
              <w:rPr>
                <w:rFonts w:cs="Times New Roman"/>
                <w:szCs w:val="24"/>
              </w:rPr>
              <w:t>.</w:t>
            </w:r>
            <w:r>
              <w:rPr>
                <w:rFonts w:cs="Times New Roman"/>
                <w:szCs w:val="24"/>
              </w:rPr>
              <w:t xml:space="preserve"> Авторизация. Экран ввода контактных данных.</w:t>
            </w:r>
          </w:p>
        </w:tc>
      </w:tr>
      <w:tr w:rsidR="009A7920" w14:paraId="6DD03C6C" w14:textId="77777777" w:rsidTr="002606D8">
        <w:tblPrEx>
          <w:jc w:val="left"/>
          <w:tblBorders>
            <w:bottom w:val="single" w:sz="4" w:space="0" w:color="auto"/>
          </w:tblBorders>
        </w:tblPrEx>
        <w:trPr>
          <w:trHeight w:val="111"/>
        </w:trPr>
        <w:tc>
          <w:tcPr>
            <w:tcW w:w="3070" w:type="dxa"/>
          </w:tcPr>
          <w:p w14:paraId="1273F858" w14:textId="77777777" w:rsidR="009A7920" w:rsidRDefault="009A7920" w:rsidP="001B6893">
            <w:pPr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 w:rsidRPr="002606D8">
              <w:rPr>
                <w:rFonts w:cs="Times New Roman"/>
                <w:szCs w:val="24"/>
                <w:lang w:val="en-US"/>
              </w:rPr>
              <w:t>AuthEmailScreen</w:t>
            </w:r>
            <w:proofErr w:type="spellEnd"/>
          </w:p>
        </w:tc>
        <w:tc>
          <w:tcPr>
            <w:tcW w:w="7324" w:type="dxa"/>
          </w:tcPr>
          <w:p w14:paraId="060AF7C7" w14:textId="77777777" w:rsidR="009A7920" w:rsidRPr="001B6893" w:rsidRDefault="009A7920" w:rsidP="001B6893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en-US"/>
              </w:rPr>
              <w:t>Widget</w:t>
            </w:r>
            <w:r w:rsidRPr="001B6893">
              <w:rPr>
                <w:rFonts w:cs="Times New Roman"/>
                <w:szCs w:val="24"/>
              </w:rPr>
              <w:t>.</w:t>
            </w:r>
            <w:r>
              <w:rPr>
                <w:rFonts w:cs="Times New Roman"/>
                <w:szCs w:val="24"/>
              </w:rPr>
              <w:t xml:space="preserve"> Авторизация. Экран ввода </w:t>
            </w:r>
            <w:r>
              <w:rPr>
                <w:rFonts w:cs="Times New Roman"/>
                <w:szCs w:val="24"/>
                <w:lang w:val="en-US"/>
              </w:rPr>
              <w:t>email</w:t>
            </w:r>
            <w:r>
              <w:rPr>
                <w:rFonts w:cs="Times New Roman"/>
                <w:szCs w:val="24"/>
              </w:rPr>
              <w:t xml:space="preserve"> – адреса.</w:t>
            </w:r>
          </w:p>
        </w:tc>
      </w:tr>
      <w:tr w:rsidR="009A7920" w14:paraId="0CED3BB1" w14:textId="77777777" w:rsidTr="002606D8">
        <w:tblPrEx>
          <w:jc w:val="left"/>
          <w:tblBorders>
            <w:bottom w:val="single" w:sz="4" w:space="0" w:color="auto"/>
          </w:tblBorders>
        </w:tblPrEx>
        <w:trPr>
          <w:trHeight w:val="111"/>
        </w:trPr>
        <w:tc>
          <w:tcPr>
            <w:tcW w:w="3070" w:type="dxa"/>
          </w:tcPr>
          <w:p w14:paraId="68AADEBD" w14:textId="77777777" w:rsidR="009A7920" w:rsidRDefault="009A7920" w:rsidP="001B6893">
            <w:pPr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 w:rsidRPr="002606D8">
              <w:rPr>
                <w:rFonts w:cs="Times New Roman"/>
                <w:szCs w:val="24"/>
                <w:lang w:val="en-US"/>
              </w:rPr>
              <w:t>AuthFacultyScreen</w:t>
            </w:r>
            <w:proofErr w:type="spellEnd"/>
          </w:p>
        </w:tc>
        <w:tc>
          <w:tcPr>
            <w:tcW w:w="7324" w:type="dxa"/>
          </w:tcPr>
          <w:p w14:paraId="7E2FDAE3" w14:textId="77777777" w:rsidR="009A7920" w:rsidRPr="001B6893" w:rsidRDefault="009A7920" w:rsidP="001B6893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en-US"/>
              </w:rPr>
              <w:t>Widget</w:t>
            </w:r>
            <w:r w:rsidRPr="001B6893">
              <w:rPr>
                <w:rFonts w:cs="Times New Roman"/>
                <w:szCs w:val="24"/>
              </w:rPr>
              <w:t>.</w:t>
            </w:r>
            <w:r>
              <w:rPr>
                <w:rFonts w:cs="Times New Roman"/>
                <w:szCs w:val="24"/>
              </w:rPr>
              <w:t xml:space="preserve"> Авторизация. Экран ввода факультета и степени образования.</w:t>
            </w:r>
          </w:p>
        </w:tc>
      </w:tr>
      <w:tr w:rsidR="009A7920" w14:paraId="35FBB64F" w14:textId="77777777" w:rsidTr="002606D8">
        <w:tblPrEx>
          <w:jc w:val="left"/>
          <w:tblBorders>
            <w:bottom w:val="single" w:sz="4" w:space="0" w:color="auto"/>
          </w:tblBorders>
        </w:tblPrEx>
        <w:trPr>
          <w:trHeight w:val="111"/>
        </w:trPr>
        <w:tc>
          <w:tcPr>
            <w:tcW w:w="3070" w:type="dxa"/>
          </w:tcPr>
          <w:p w14:paraId="0417A748" w14:textId="77777777" w:rsidR="009A7920" w:rsidRDefault="009A7920" w:rsidP="001B6893">
            <w:pPr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 w:rsidRPr="002606D8">
              <w:rPr>
                <w:rFonts w:cs="Times New Roman"/>
                <w:szCs w:val="24"/>
                <w:lang w:val="en-US"/>
              </w:rPr>
              <w:t>AuthGenderScreen</w:t>
            </w:r>
            <w:proofErr w:type="spellEnd"/>
          </w:p>
        </w:tc>
        <w:tc>
          <w:tcPr>
            <w:tcW w:w="7324" w:type="dxa"/>
          </w:tcPr>
          <w:p w14:paraId="1A792E8E" w14:textId="77777777" w:rsidR="009A7920" w:rsidRPr="001B6893" w:rsidRDefault="009A7920" w:rsidP="001B6893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en-US"/>
              </w:rPr>
              <w:t>Widget</w:t>
            </w:r>
            <w:r w:rsidRPr="001B6893">
              <w:rPr>
                <w:rFonts w:cs="Times New Roman"/>
                <w:szCs w:val="24"/>
              </w:rPr>
              <w:t>.</w:t>
            </w:r>
            <w:r>
              <w:rPr>
                <w:rFonts w:cs="Times New Roman"/>
                <w:szCs w:val="24"/>
              </w:rPr>
              <w:t xml:space="preserve"> Авторизация. Экран выбора пола.</w:t>
            </w:r>
          </w:p>
        </w:tc>
      </w:tr>
      <w:tr w:rsidR="009A7920" w14:paraId="1D7A1F1C" w14:textId="77777777" w:rsidTr="002606D8">
        <w:tblPrEx>
          <w:jc w:val="left"/>
          <w:tblBorders>
            <w:bottom w:val="single" w:sz="4" w:space="0" w:color="auto"/>
          </w:tblBorders>
        </w:tblPrEx>
        <w:trPr>
          <w:trHeight w:val="111"/>
        </w:trPr>
        <w:tc>
          <w:tcPr>
            <w:tcW w:w="3070" w:type="dxa"/>
          </w:tcPr>
          <w:p w14:paraId="148DBB6F" w14:textId="77777777" w:rsidR="009A7920" w:rsidRDefault="009A7920" w:rsidP="001B6893">
            <w:pPr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 w:rsidRPr="002606D8">
              <w:rPr>
                <w:rFonts w:cs="Times New Roman"/>
                <w:szCs w:val="24"/>
                <w:lang w:val="en-US"/>
              </w:rPr>
              <w:t>AuthNameScreen</w:t>
            </w:r>
            <w:proofErr w:type="spellEnd"/>
          </w:p>
        </w:tc>
        <w:tc>
          <w:tcPr>
            <w:tcW w:w="7324" w:type="dxa"/>
          </w:tcPr>
          <w:p w14:paraId="1C5C56C9" w14:textId="77777777" w:rsidR="009A7920" w:rsidRPr="001B6893" w:rsidRDefault="009A7920" w:rsidP="001B6893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en-US"/>
              </w:rPr>
              <w:t>Widget</w:t>
            </w:r>
            <w:r w:rsidRPr="001B6893">
              <w:rPr>
                <w:rFonts w:cs="Times New Roman"/>
                <w:szCs w:val="24"/>
              </w:rPr>
              <w:t>.</w:t>
            </w:r>
            <w:r>
              <w:rPr>
                <w:rFonts w:cs="Times New Roman"/>
                <w:szCs w:val="24"/>
              </w:rPr>
              <w:t xml:space="preserve"> Авторизация. Экран ввода имени и фамилии.</w:t>
            </w:r>
          </w:p>
        </w:tc>
      </w:tr>
      <w:tr w:rsidR="009A7920" w14:paraId="5640DD9E" w14:textId="77777777" w:rsidTr="002606D8">
        <w:tblPrEx>
          <w:jc w:val="left"/>
          <w:tblBorders>
            <w:bottom w:val="single" w:sz="4" w:space="0" w:color="auto"/>
          </w:tblBorders>
        </w:tblPrEx>
        <w:trPr>
          <w:trHeight w:val="111"/>
        </w:trPr>
        <w:tc>
          <w:tcPr>
            <w:tcW w:w="3070" w:type="dxa"/>
          </w:tcPr>
          <w:p w14:paraId="71083096" w14:textId="77777777" w:rsidR="009A7920" w:rsidRDefault="009A7920" w:rsidP="001B6893">
            <w:pPr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 w:rsidRPr="002606D8">
              <w:rPr>
                <w:rFonts w:cs="Times New Roman"/>
                <w:szCs w:val="24"/>
                <w:lang w:val="en-US"/>
              </w:rPr>
              <w:t>AuthPhotoScreen</w:t>
            </w:r>
            <w:proofErr w:type="spellEnd"/>
          </w:p>
        </w:tc>
        <w:tc>
          <w:tcPr>
            <w:tcW w:w="7324" w:type="dxa"/>
          </w:tcPr>
          <w:p w14:paraId="623CEC44" w14:textId="77777777" w:rsidR="009A7920" w:rsidRPr="001B6893" w:rsidRDefault="009A7920" w:rsidP="001B6893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en-US"/>
              </w:rPr>
              <w:t>Widget</w:t>
            </w:r>
            <w:r w:rsidRPr="001B6893">
              <w:rPr>
                <w:rFonts w:cs="Times New Roman"/>
                <w:szCs w:val="24"/>
              </w:rPr>
              <w:t>.</w:t>
            </w:r>
            <w:r>
              <w:rPr>
                <w:rFonts w:cs="Times New Roman"/>
                <w:szCs w:val="24"/>
              </w:rPr>
              <w:t xml:space="preserve"> Авторизация. Экран для загрузки фотографии.</w:t>
            </w:r>
          </w:p>
        </w:tc>
      </w:tr>
      <w:tr w:rsidR="009A7920" w14:paraId="40EF32C4" w14:textId="77777777" w:rsidTr="002606D8">
        <w:tblPrEx>
          <w:jc w:val="left"/>
          <w:tblBorders>
            <w:bottom w:val="single" w:sz="4" w:space="0" w:color="auto"/>
          </w:tblBorders>
        </w:tblPrEx>
        <w:trPr>
          <w:trHeight w:val="111"/>
        </w:trPr>
        <w:tc>
          <w:tcPr>
            <w:tcW w:w="3070" w:type="dxa"/>
          </w:tcPr>
          <w:p w14:paraId="1182EC57" w14:textId="77777777" w:rsidR="009A7920" w:rsidRDefault="009A7920" w:rsidP="001B6893">
            <w:pPr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 w:rsidRPr="002606D8">
              <w:rPr>
                <w:rFonts w:cs="Times New Roman"/>
                <w:szCs w:val="24"/>
                <w:lang w:val="en-US"/>
              </w:rPr>
              <w:t>ButtonContinue</w:t>
            </w:r>
            <w:proofErr w:type="spellEnd"/>
          </w:p>
        </w:tc>
        <w:tc>
          <w:tcPr>
            <w:tcW w:w="7324" w:type="dxa"/>
          </w:tcPr>
          <w:p w14:paraId="66B17555" w14:textId="77777777" w:rsidR="009A7920" w:rsidRPr="00393FA7" w:rsidRDefault="009A7920" w:rsidP="001B6893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en-US"/>
              </w:rPr>
              <w:t>Widget.</w:t>
            </w:r>
            <w:r>
              <w:rPr>
                <w:rFonts w:cs="Times New Roman"/>
                <w:szCs w:val="24"/>
              </w:rPr>
              <w:t xml:space="preserve"> Кнопка «Продолжить»</w:t>
            </w:r>
          </w:p>
        </w:tc>
      </w:tr>
      <w:tr w:rsidR="009A7920" w14:paraId="38A58B65" w14:textId="77777777" w:rsidTr="002606D8">
        <w:tblPrEx>
          <w:jc w:val="left"/>
          <w:tblBorders>
            <w:bottom w:val="single" w:sz="4" w:space="0" w:color="auto"/>
          </w:tblBorders>
        </w:tblPrEx>
        <w:trPr>
          <w:trHeight w:val="111"/>
        </w:trPr>
        <w:tc>
          <w:tcPr>
            <w:tcW w:w="3070" w:type="dxa"/>
          </w:tcPr>
          <w:p w14:paraId="337B70D4" w14:textId="77777777" w:rsidR="009A7920" w:rsidRDefault="009A7920" w:rsidP="001B6893">
            <w:pPr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 w:rsidRPr="002606D8">
              <w:rPr>
                <w:rFonts w:cs="Times New Roman"/>
                <w:szCs w:val="24"/>
                <w:lang w:val="en-US"/>
              </w:rPr>
              <w:t>CapsuleWidget</w:t>
            </w:r>
            <w:proofErr w:type="spellEnd"/>
          </w:p>
        </w:tc>
        <w:tc>
          <w:tcPr>
            <w:tcW w:w="7324" w:type="dxa"/>
          </w:tcPr>
          <w:p w14:paraId="21A456E0" w14:textId="77777777" w:rsidR="009A7920" w:rsidRPr="00393FA7" w:rsidRDefault="009A7920" w:rsidP="001B6893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en-US"/>
              </w:rPr>
              <w:t xml:space="preserve">Widget. </w:t>
            </w:r>
            <w:r>
              <w:rPr>
                <w:rFonts w:cs="Times New Roman"/>
                <w:szCs w:val="24"/>
              </w:rPr>
              <w:t>Разделитель.</w:t>
            </w:r>
          </w:p>
        </w:tc>
      </w:tr>
      <w:tr w:rsidR="009A7920" w14:paraId="494CD0F9" w14:textId="77777777" w:rsidTr="002606D8">
        <w:tblPrEx>
          <w:jc w:val="left"/>
          <w:tblBorders>
            <w:bottom w:val="single" w:sz="4" w:space="0" w:color="auto"/>
          </w:tblBorders>
        </w:tblPrEx>
        <w:trPr>
          <w:trHeight w:val="111"/>
        </w:trPr>
        <w:tc>
          <w:tcPr>
            <w:tcW w:w="3070" w:type="dxa"/>
          </w:tcPr>
          <w:p w14:paraId="41E16820" w14:textId="77777777" w:rsidR="009A7920" w:rsidRDefault="009A7920" w:rsidP="001B6893">
            <w:pPr>
              <w:ind w:firstLine="0"/>
              <w:rPr>
                <w:rFonts w:cs="Times New Roman"/>
                <w:szCs w:val="24"/>
                <w:lang w:val="en-US"/>
              </w:rPr>
            </w:pPr>
            <w:r w:rsidRPr="002606D8">
              <w:rPr>
                <w:rFonts w:cs="Times New Roman"/>
                <w:szCs w:val="24"/>
                <w:lang w:val="en-US"/>
              </w:rPr>
              <w:t>Contact</w:t>
            </w:r>
          </w:p>
        </w:tc>
        <w:tc>
          <w:tcPr>
            <w:tcW w:w="7324" w:type="dxa"/>
          </w:tcPr>
          <w:p w14:paraId="7F646392" w14:textId="77777777" w:rsidR="009A7920" w:rsidRPr="001B6893" w:rsidRDefault="009A7920" w:rsidP="001B6893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Класс, описывающий сущность – Контакт.</w:t>
            </w:r>
          </w:p>
        </w:tc>
      </w:tr>
      <w:tr w:rsidR="009A7920" w14:paraId="0D5A54ED" w14:textId="77777777" w:rsidTr="002606D8">
        <w:tblPrEx>
          <w:jc w:val="left"/>
          <w:tblBorders>
            <w:bottom w:val="single" w:sz="4" w:space="0" w:color="auto"/>
          </w:tblBorders>
        </w:tblPrEx>
        <w:trPr>
          <w:trHeight w:val="111"/>
        </w:trPr>
        <w:tc>
          <w:tcPr>
            <w:tcW w:w="3070" w:type="dxa"/>
          </w:tcPr>
          <w:p w14:paraId="22F9C0E4" w14:textId="77777777" w:rsidR="009A7920" w:rsidRDefault="009A7920" w:rsidP="001B6893">
            <w:pPr>
              <w:ind w:firstLine="0"/>
              <w:rPr>
                <w:rFonts w:cs="Times New Roman"/>
                <w:szCs w:val="24"/>
                <w:lang w:val="en-US"/>
              </w:rPr>
            </w:pPr>
            <w:r w:rsidRPr="002606D8">
              <w:rPr>
                <w:rFonts w:cs="Times New Roman"/>
                <w:szCs w:val="24"/>
                <w:lang w:val="en-US"/>
              </w:rPr>
              <w:t>Degree</w:t>
            </w:r>
          </w:p>
        </w:tc>
        <w:tc>
          <w:tcPr>
            <w:tcW w:w="7324" w:type="dxa"/>
          </w:tcPr>
          <w:p w14:paraId="6269BBE6" w14:textId="77777777" w:rsidR="009A7920" w:rsidRPr="001B6893" w:rsidRDefault="009A7920" w:rsidP="001B6893">
            <w:pPr>
              <w:ind w:firstLine="0"/>
              <w:rPr>
                <w:rFonts w:cs="Times New Roman"/>
                <w:szCs w:val="24"/>
              </w:rPr>
            </w:pPr>
            <w:proofErr w:type="spellStart"/>
            <w:r w:rsidRPr="00BD20E2">
              <w:rPr>
                <w:rFonts w:cs="Times New Roman"/>
                <w:szCs w:val="24"/>
              </w:rPr>
              <w:t>Enum</w:t>
            </w:r>
            <w:proofErr w:type="spellEnd"/>
            <w:r w:rsidRPr="00BD20E2">
              <w:rPr>
                <w:rFonts w:cs="Times New Roman"/>
                <w:szCs w:val="24"/>
              </w:rPr>
              <w:t xml:space="preserve"> </w:t>
            </w:r>
            <w:proofErr w:type="spellStart"/>
            <w:r w:rsidRPr="00BD20E2">
              <w:rPr>
                <w:rFonts w:cs="Times New Roman"/>
                <w:szCs w:val="24"/>
              </w:rPr>
              <w:t>class</w:t>
            </w:r>
            <w:proofErr w:type="spellEnd"/>
            <w:r w:rsidRPr="00BD20E2">
              <w:rPr>
                <w:rFonts w:cs="Times New Roman"/>
                <w:szCs w:val="24"/>
              </w:rPr>
              <w:t>.</w:t>
            </w:r>
            <w:r>
              <w:rPr>
                <w:rFonts w:cs="Times New Roman"/>
                <w:szCs w:val="24"/>
              </w:rPr>
              <w:t xml:space="preserve"> </w:t>
            </w:r>
            <w:r w:rsidRPr="00BD20E2">
              <w:rPr>
                <w:rFonts w:cs="Times New Roman"/>
                <w:szCs w:val="24"/>
              </w:rPr>
              <w:t>Степень образования.</w:t>
            </w:r>
          </w:p>
        </w:tc>
      </w:tr>
      <w:tr w:rsidR="009A7920" w14:paraId="722C3D21" w14:textId="77777777" w:rsidTr="002606D8">
        <w:tblPrEx>
          <w:jc w:val="left"/>
          <w:tblBorders>
            <w:bottom w:val="single" w:sz="4" w:space="0" w:color="auto"/>
          </w:tblBorders>
        </w:tblPrEx>
        <w:trPr>
          <w:trHeight w:val="111"/>
        </w:trPr>
        <w:tc>
          <w:tcPr>
            <w:tcW w:w="3070" w:type="dxa"/>
          </w:tcPr>
          <w:p w14:paraId="5D78D0ED" w14:textId="77777777" w:rsidR="009A7920" w:rsidRDefault="009A7920" w:rsidP="001B6893">
            <w:pPr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 w:rsidRPr="002606D8">
              <w:rPr>
                <w:rFonts w:cs="Times New Roman"/>
                <w:szCs w:val="24"/>
                <w:lang w:val="en-US"/>
              </w:rPr>
              <w:t>DialogLoading</w:t>
            </w:r>
            <w:proofErr w:type="spellEnd"/>
          </w:p>
        </w:tc>
        <w:tc>
          <w:tcPr>
            <w:tcW w:w="7324" w:type="dxa"/>
          </w:tcPr>
          <w:p w14:paraId="7EF40336" w14:textId="77777777" w:rsidR="009A7920" w:rsidRPr="00116351" w:rsidRDefault="009A7920" w:rsidP="001B6893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Диалоговое окно.</w:t>
            </w:r>
          </w:p>
        </w:tc>
      </w:tr>
      <w:tr w:rsidR="009A7920" w14:paraId="5733C015" w14:textId="77777777" w:rsidTr="002606D8">
        <w:tblPrEx>
          <w:jc w:val="left"/>
          <w:tblBorders>
            <w:bottom w:val="single" w:sz="4" w:space="0" w:color="auto"/>
          </w:tblBorders>
        </w:tblPrEx>
        <w:trPr>
          <w:trHeight w:val="111"/>
        </w:trPr>
        <w:tc>
          <w:tcPr>
            <w:tcW w:w="3070" w:type="dxa"/>
          </w:tcPr>
          <w:p w14:paraId="26320769" w14:textId="77777777" w:rsidR="009A7920" w:rsidRDefault="009A7920" w:rsidP="001B6893">
            <w:pPr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 w:rsidRPr="002606D8">
              <w:rPr>
                <w:rFonts w:cs="Times New Roman"/>
                <w:szCs w:val="24"/>
                <w:lang w:val="en-US"/>
              </w:rPr>
              <w:t>EducationFields</w:t>
            </w:r>
            <w:proofErr w:type="spellEnd"/>
          </w:p>
        </w:tc>
        <w:tc>
          <w:tcPr>
            <w:tcW w:w="7324" w:type="dxa"/>
          </w:tcPr>
          <w:p w14:paraId="68531AB0" w14:textId="77777777" w:rsidR="009A7920" w:rsidRPr="00116351" w:rsidRDefault="009A7920" w:rsidP="001B6893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en-US"/>
              </w:rPr>
              <w:t>Widget</w:t>
            </w:r>
            <w:r w:rsidRPr="00116351">
              <w:rPr>
                <w:rFonts w:cs="Times New Roman"/>
                <w:szCs w:val="24"/>
              </w:rPr>
              <w:t>.</w:t>
            </w:r>
            <w:r>
              <w:rPr>
                <w:rFonts w:cs="Times New Roman"/>
                <w:szCs w:val="24"/>
              </w:rPr>
              <w:t xml:space="preserve"> Выпадающий список.</w:t>
            </w:r>
          </w:p>
        </w:tc>
      </w:tr>
      <w:tr w:rsidR="009A7920" w:rsidRPr="001B6893" w14:paraId="4F30F570" w14:textId="77777777" w:rsidTr="002606D8">
        <w:tblPrEx>
          <w:jc w:val="left"/>
          <w:tblBorders>
            <w:bottom w:val="single" w:sz="4" w:space="0" w:color="auto"/>
          </w:tblBorders>
        </w:tblPrEx>
        <w:trPr>
          <w:trHeight w:val="111"/>
        </w:trPr>
        <w:tc>
          <w:tcPr>
            <w:tcW w:w="3070" w:type="dxa"/>
          </w:tcPr>
          <w:p w14:paraId="775CBFEA" w14:textId="77777777" w:rsidR="009A7920" w:rsidRDefault="009A7920" w:rsidP="001B6893">
            <w:pPr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 w:rsidRPr="002606D8">
              <w:rPr>
                <w:rFonts w:cs="Times New Roman"/>
                <w:szCs w:val="24"/>
                <w:lang w:val="en-US"/>
              </w:rPr>
              <w:t>EventWrapper</w:t>
            </w:r>
            <w:proofErr w:type="spellEnd"/>
          </w:p>
        </w:tc>
        <w:tc>
          <w:tcPr>
            <w:tcW w:w="7324" w:type="dxa"/>
          </w:tcPr>
          <w:p w14:paraId="3C3B6F7D" w14:textId="77777777" w:rsidR="009A7920" w:rsidRPr="001B6893" w:rsidRDefault="009A7920" w:rsidP="001B6893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en-US"/>
              </w:rPr>
              <w:t>Class</w:t>
            </w:r>
            <w:r w:rsidRPr="00F57243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  <w:lang w:val="en-US"/>
              </w:rPr>
              <w:t>Wrapper</w:t>
            </w:r>
            <w:r w:rsidRPr="00F57243">
              <w:rPr>
                <w:rFonts w:cs="Times New Roman"/>
                <w:szCs w:val="24"/>
              </w:rPr>
              <w:t xml:space="preserve">. </w:t>
            </w:r>
            <w:r>
              <w:rPr>
                <w:rFonts w:cs="Times New Roman"/>
                <w:szCs w:val="24"/>
              </w:rPr>
              <w:t>Обёртка</w:t>
            </w:r>
            <w:r w:rsidRPr="00F57243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>под</w:t>
            </w:r>
            <w:r w:rsidRPr="00F57243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>ответы сервера.</w:t>
            </w:r>
          </w:p>
        </w:tc>
      </w:tr>
      <w:tr w:rsidR="009A7920" w14:paraId="48CAE889" w14:textId="77777777" w:rsidTr="002606D8">
        <w:tblPrEx>
          <w:jc w:val="left"/>
          <w:tblBorders>
            <w:bottom w:val="single" w:sz="4" w:space="0" w:color="auto"/>
          </w:tblBorders>
        </w:tblPrEx>
        <w:trPr>
          <w:trHeight w:val="111"/>
        </w:trPr>
        <w:tc>
          <w:tcPr>
            <w:tcW w:w="3070" w:type="dxa"/>
          </w:tcPr>
          <w:p w14:paraId="24449A2A" w14:textId="77777777" w:rsidR="009A7920" w:rsidRDefault="009A7920" w:rsidP="001B6893">
            <w:pPr>
              <w:ind w:firstLine="0"/>
              <w:rPr>
                <w:rFonts w:cs="Times New Roman"/>
                <w:szCs w:val="24"/>
                <w:lang w:val="en-US"/>
              </w:rPr>
            </w:pPr>
            <w:r w:rsidRPr="002606D8">
              <w:rPr>
                <w:rFonts w:cs="Times New Roman"/>
                <w:szCs w:val="24"/>
                <w:lang w:val="en-US"/>
              </w:rPr>
              <w:t>Faculty</w:t>
            </w:r>
          </w:p>
        </w:tc>
        <w:tc>
          <w:tcPr>
            <w:tcW w:w="7324" w:type="dxa"/>
          </w:tcPr>
          <w:p w14:paraId="76DAF3E1" w14:textId="77777777" w:rsidR="009A7920" w:rsidRDefault="009A7920" w:rsidP="001B6893">
            <w:pPr>
              <w:ind w:firstLine="0"/>
              <w:rPr>
                <w:rFonts w:cs="Times New Roman"/>
                <w:szCs w:val="24"/>
              </w:rPr>
            </w:pPr>
            <w:proofErr w:type="spellStart"/>
            <w:r w:rsidRPr="00BD20E2">
              <w:rPr>
                <w:rFonts w:cs="Times New Roman"/>
                <w:szCs w:val="24"/>
              </w:rPr>
              <w:t>Enum</w:t>
            </w:r>
            <w:proofErr w:type="spellEnd"/>
            <w:r w:rsidRPr="00BD20E2">
              <w:rPr>
                <w:rFonts w:cs="Times New Roman"/>
                <w:szCs w:val="24"/>
              </w:rPr>
              <w:t xml:space="preserve"> </w:t>
            </w:r>
            <w:proofErr w:type="spellStart"/>
            <w:r w:rsidRPr="00BD20E2">
              <w:rPr>
                <w:rFonts w:cs="Times New Roman"/>
                <w:szCs w:val="24"/>
              </w:rPr>
              <w:t>class</w:t>
            </w:r>
            <w:proofErr w:type="spellEnd"/>
            <w:r w:rsidRPr="00BD20E2">
              <w:rPr>
                <w:rFonts w:cs="Times New Roman"/>
                <w:szCs w:val="24"/>
              </w:rPr>
              <w:t>. Перечисление доступных факультетов НИУ ВШЭ.</w:t>
            </w:r>
          </w:p>
        </w:tc>
      </w:tr>
      <w:tr w:rsidR="009A7920" w14:paraId="6BD1D1AD" w14:textId="77777777" w:rsidTr="002606D8">
        <w:tblPrEx>
          <w:jc w:val="left"/>
          <w:tblBorders>
            <w:bottom w:val="single" w:sz="4" w:space="0" w:color="auto"/>
          </w:tblBorders>
        </w:tblPrEx>
        <w:trPr>
          <w:trHeight w:val="111"/>
        </w:trPr>
        <w:tc>
          <w:tcPr>
            <w:tcW w:w="3070" w:type="dxa"/>
          </w:tcPr>
          <w:p w14:paraId="2B47BBE5" w14:textId="77777777" w:rsidR="009A7920" w:rsidRDefault="009A7920" w:rsidP="001B6893">
            <w:pPr>
              <w:ind w:firstLine="0"/>
              <w:rPr>
                <w:rFonts w:cs="Times New Roman"/>
                <w:szCs w:val="24"/>
                <w:lang w:val="en-US"/>
              </w:rPr>
            </w:pPr>
            <w:r w:rsidRPr="002606D8">
              <w:rPr>
                <w:rFonts w:cs="Times New Roman"/>
                <w:szCs w:val="24"/>
                <w:lang w:val="en-US"/>
              </w:rPr>
              <w:t>Gender</w:t>
            </w:r>
          </w:p>
        </w:tc>
        <w:tc>
          <w:tcPr>
            <w:tcW w:w="7324" w:type="dxa"/>
          </w:tcPr>
          <w:p w14:paraId="79FFF7C9" w14:textId="77777777" w:rsidR="009A7920" w:rsidRDefault="009A7920" w:rsidP="001B6893">
            <w:pPr>
              <w:ind w:firstLine="0"/>
              <w:rPr>
                <w:rFonts w:cs="Times New Roman"/>
                <w:szCs w:val="24"/>
              </w:rPr>
            </w:pPr>
            <w:proofErr w:type="spellStart"/>
            <w:r w:rsidRPr="00BD20E2">
              <w:rPr>
                <w:rFonts w:cs="Times New Roman"/>
                <w:szCs w:val="24"/>
              </w:rPr>
              <w:t>Enum</w:t>
            </w:r>
            <w:proofErr w:type="spellEnd"/>
            <w:r w:rsidRPr="00BD20E2">
              <w:rPr>
                <w:rFonts w:cs="Times New Roman"/>
                <w:szCs w:val="24"/>
              </w:rPr>
              <w:t xml:space="preserve"> </w:t>
            </w:r>
            <w:proofErr w:type="spellStart"/>
            <w:r w:rsidRPr="00BD20E2">
              <w:rPr>
                <w:rFonts w:cs="Times New Roman"/>
                <w:szCs w:val="24"/>
              </w:rPr>
              <w:t>class</w:t>
            </w:r>
            <w:proofErr w:type="spellEnd"/>
            <w:r w:rsidRPr="00BD20E2">
              <w:rPr>
                <w:rFonts w:cs="Times New Roman"/>
                <w:szCs w:val="24"/>
              </w:rPr>
              <w:t>. Пол пользователя.</w:t>
            </w:r>
          </w:p>
        </w:tc>
      </w:tr>
      <w:tr w:rsidR="009A7920" w14:paraId="630B996F" w14:textId="77777777" w:rsidTr="002606D8">
        <w:tblPrEx>
          <w:jc w:val="left"/>
          <w:tblBorders>
            <w:bottom w:val="single" w:sz="4" w:space="0" w:color="auto"/>
          </w:tblBorders>
        </w:tblPrEx>
        <w:trPr>
          <w:trHeight w:val="111"/>
        </w:trPr>
        <w:tc>
          <w:tcPr>
            <w:tcW w:w="3070" w:type="dxa"/>
          </w:tcPr>
          <w:p w14:paraId="6B65DD32" w14:textId="77777777" w:rsidR="009A7920" w:rsidRDefault="009A7920" w:rsidP="001B6893">
            <w:pPr>
              <w:ind w:firstLine="0"/>
              <w:rPr>
                <w:rFonts w:cs="Times New Roman"/>
                <w:szCs w:val="24"/>
                <w:lang w:val="en-US"/>
              </w:rPr>
            </w:pPr>
            <w:r w:rsidRPr="002606D8">
              <w:rPr>
                <w:rFonts w:cs="Times New Roman"/>
                <w:szCs w:val="24"/>
                <w:lang w:val="en-US"/>
              </w:rPr>
              <w:t>Header</w:t>
            </w:r>
          </w:p>
        </w:tc>
        <w:tc>
          <w:tcPr>
            <w:tcW w:w="7324" w:type="dxa"/>
          </w:tcPr>
          <w:p w14:paraId="3DE3B10A" w14:textId="77777777" w:rsidR="009A7920" w:rsidRDefault="009A7920" w:rsidP="001B6893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en-US"/>
              </w:rPr>
              <w:t>Widget</w:t>
            </w:r>
            <w:r w:rsidRPr="001B6893">
              <w:rPr>
                <w:rFonts w:cs="Times New Roman"/>
                <w:szCs w:val="24"/>
              </w:rPr>
              <w:t>.</w:t>
            </w:r>
            <w:r>
              <w:rPr>
                <w:rFonts w:cs="Times New Roman"/>
                <w:szCs w:val="24"/>
              </w:rPr>
              <w:t xml:space="preserve"> Авторизация. Заголовочный экран – шапка.</w:t>
            </w:r>
          </w:p>
        </w:tc>
      </w:tr>
      <w:tr w:rsidR="009A7920" w14:paraId="035280B0" w14:textId="77777777" w:rsidTr="002606D8">
        <w:tblPrEx>
          <w:jc w:val="left"/>
          <w:tblBorders>
            <w:bottom w:val="single" w:sz="4" w:space="0" w:color="auto"/>
          </w:tblBorders>
        </w:tblPrEx>
        <w:trPr>
          <w:trHeight w:val="111"/>
        </w:trPr>
        <w:tc>
          <w:tcPr>
            <w:tcW w:w="3070" w:type="dxa"/>
          </w:tcPr>
          <w:p w14:paraId="4F0A1822" w14:textId="77777777" w:rsidR="009A7920" w:rsidRDefault="009A7920" w:rsidP="001B6893">
            <w:pPr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 w:rsidRPr="002606D8">
              <w:rPr>
                <w:rFonts w:cs="Times New Roman"/>
                <w:szCs w:val="24"/>
                <w:lang w:val="en-US"/>
              </w:rPr>
              <w:t>HomeCabinetScreen</w:t>
            </w:r>
            <w:proofErr w:type="spellEnd"/>
          </w:p>
        </w:tc>
        <w:tc>
          <w:tcPr>
            <w:tcW w:w="7324" w:type="dxa"/>
          </w:tcPr>
          <w:p w14:paraId="514C9DE7" w14:textId="77777777" w:rsidR="009A7920" w:rsidRPr="00393FA7" w:rsidRDefault="009A7920" w:rsidP="001B6893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en-US"/>
              </w:rPr>
              <w:t>Widget</w:t>
            </w:r>
            <w:r w:rsidRPr="00393FA7">
              <w:rPr>
                <w:rFonts w:cs="Times New Roman"/>
                <w:szCs w:val="24"/>
              </w:rPr>
              <w:t>.</w:t>
            </w:r>
            <w:r>
              <w:rPr>
                <w:rFonts w:cs="Times New Roman"/>
                <w:szCs w:val="24"/>
              </w:rPr>
              <w:t xml:space="preserve"> Главный экран.</w:t>
            </w:r>
            <w:r w:rsidRPr="00393FA7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>Экран личного кабинета.</w:t>
            </w:r>
          </w:p>
        </w:tc>
      </w:tr>
      <w:tr w:rsidR="009A7920" w14:paraId="0FFB1631" w14:textId="77777777" w:rsidTr="002606D8">
        <w:tblPrEx>
          <w:jc w:val="left"/>
          <w:tblBorders>
            <w:bottom w:val="single" w:sz="4" w:space="0" w:color="auto"/>
          </w:tblBorders>
        </w:tblPrEx>
        <w:trPr>
          <w:trHeight w:val="111"/>
        </w:trPr>
        <w:tc>
          <w:tcPr>
            <w:tcW w:w="3070" w:type="dxa"/>
          </w:tcPr>
          <w:p w14:paraId="0F1F8448" w14:textId="77777777" w:rsidR="009A7920" w:rsidRDefault="009A7920" w:rsidP="001B6893">
            <w:pPr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 w:rsidRPr="002606D8">
              <w:rPr>
                <w:rFonts w:cs="Times New Roman"/>
                <w:szCs w:val="24"/>
                <w:lang w:val="en-US"/>
              </w:rPr>
              <w:t>HomeFindScreen</w:t>
            </w:r>
            <w:proofErr w:type="spellEnd"/>
          </w:p>
        </w:tc>
        <w:tc>
          <w:tcPr>
            <w:tcW w:w="7324" w:type="dxa"/>
          </w:tcPr>
          <w:p w14:paraId="4722754E" w14:textId="77777777" w:rsidR="009A7920" w:rsidRDefault="009A7920" w:rsidP="001B6893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en-US"/>
              </w:rPr>
              <w:t>Widget</w:t>
            </w:r>
            <w:r w:rsidRPr="00393FA7">
              <w:rPr>
                <w:rFonts w:cs="Times New Roman"/>
                <w:szCs w:val="24"/>
              </w:rPr>
              <w:t>.</w:t>
            </w:r>
            <w:r>
              <w:rPr>
                <w:rFonts w:cs="Times New Roman"/>
                <w:szCs w:val="24"/>
              </w:rPr>
              <w:t xml:space="preserve"> Главный экран. Экран поиска встречи.</w:t>
            </w:r>
          </w:p>
        </w:tc>
      </w:tr>
      <w:tr w:rsidR="009A7920" w14:paraId="7DB8A948" w14:textId="77777777" w:rsidTr="002606D8">
        <w:tblPrEx>
          <w:jc w:val="left"/>
          <w:tblBorders>
            <w:bottom w:val="single" w:sz="4" w:space="0" w:color="auto"/>
          </w:tblBorders>
        </w:tblPrEx>
        <w:trPr>
          <w:trHeight w:val="111"/>
        </w:trPr>
        <w:tc>
          <w:tcPr>
            <w:tcW w:w="3070" w:type="dxa"/>
          </w:tcPr>
          <w:p w14:paraId="2E8F1C03" w14:textId="77777777" w:rsidR="009A7920" w:rsidRDefault="009A7920" w:rsidP="001B6893">
            <w:pPr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 w:rsidRPr="002606D8">
              <w:rPr>
                <w:rFonts w:cs="Times New Roman"/>
                <w:szCs w:val="24"/>
                <w:lang w:val="en-US"/>
              </w:rPr>
              <w:t>HomeLoadingScreen</w:t>
            </w:r>
            <w:proofErr w:type="spellEnd"/>
          </w:p>
        </w:tc>
        <w:tc>
          <w:tcPr>
            <w:tcW w:w="7324" w:type="dxa"/>
          </w:tcPr>
          <w:p w14:paraId="43325A22" w14:textId="77777777" w:rsidR="009A7920" w:rsidRDefault="009A7920" w:rsidP="001B6893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en-US"/>
              </w:rPr>
              <w:t>Widget</w:t>
            </w:r>
            <w:r w:rsidRPr="001B6893">
              <w:rPr>
                <w:rFonts w:cs="Times New Roman"/>
                <w:szCs w:val="24"/>
              </w:rPr>
              <w:t>.</w:t>
            </w:r>
            <w:r>
              <w:rPr>
                <w:rFonts w:cs="Times New Roman"/>
                <w:szCs w:val="24"/>
              </w:rPr>
              <w:t xml:space="preserve"> Главный экран. Экран загрузки поиска встречи.</w:t>
            </w:r>
          </w:p>
        </w:tc>
      </w:tr>
      <w:tr w:rsidR="009A7920" w14:paraId="0BBCC617" w14:textId="77777777" w:rsidTr="002606D8">
        <w:tblPrEx>
          <w:jc w:val="left"/>
          <w:tblBorders>
            <w:bottom w:val="single" w:sz="4" w:space="0" w:color="auto"/>
          </w:tblBorders>
        </w:tblPrEx>
        <w:trPr>
          <w:trHeight w:val="111"/>
        </w:trPr>
        <w:tc>
          <w:tcPr>
            <w:tcW w:w="3070" w:type="dxa"/>
          </w:tcPr>
          <w:p w14:paraId="304334AE" w14:textId="77777777" w:rsidR="009A7920" w:rsidRDefault="009A7920" w:rsidP="001B6893">
            <w:pPr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 w:rsidRPr="002606D8">
              <w:rPr>
                <w:rFonts w:cs="Times New Roman"/>
                <w:szCs w:val="24"/>
                <w:lang w:val="en-US"/>
              </w:rPr>
              <w:t>HomeMeetsScreen</w:t>
            </w:r>
            <w:proofErr w:type="spellEnd"/>
          </w:p>
        </w:tc>
        <w:tc>
          <w:tcPr>
            <w:tcW w:w="7324" w:type="dxa"/>
          </w:tcPr>
          <w:p w14:paraId="1D48C510" w14:textId="29C9D81E" w:rsidR="009A7920" w:rsidRDefault="009A7920" w:rsidP="001B6893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en-US"/>
              </w:rPr>
              <w:t>Widget</w:t>
            </w:r>
            <w:r w:rsidRPr="009A7920">
              <w:rPr>
                <w:rFonts w:cs="Times New Roman"/>
                <w:szCs w:val="24"/>
              </w:rPr>
              <w:t>.</w:t>
            </w:r>
            <w:r>
              <w:rPr>
                <w:rFonts w:cs="Times New Roman"/>
                <w:szCs w:val="24"/>
              </w:rPr>
              <w:t xml:space="preserve"> Главный экран. Экран встреч.</w:t>
            </w:r>
          </w:p>
        </w:tc>
      </w:tr>
      <w:tr w:rsidR="009A7920" w14:paraId="107C9A46" w14:textId="77777777" w:rsidTr="002606D8">
        <w:tblPrEx>
          <w:jc w:val="left"/>
          <w:tblBorders>
            <w:bottom w:val="single" w:sz="4" w:space="0" w:color="auto"/>
          </w:tblBorders>
        </w:tblPrEx>
        <w:trPr>
          <w:trHeight w:val="111"/>
        </w:trPr>
        <w:tc>
          <w:tcPr>
            <w:tcW w:w="3070" w:type="dxa"/>
          </w:tcPr>
          <w:p w14:paraId="64081A93" w14:textId="77777777" w:rsidR="009A7920" w:rsidRDefault="009A7920" w:rsidP="001B6893">
            <w:pPr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 w:rsidRPr="002606D8">
              <w:rPr>
                <w:rFonts w:cs="Times New Roman"/>
                <w:szCs w:val="24"/>
                <w:lang w:val="en-US"/>
              </w:rPr>
              <w:t>HomePersonScreen</w:t>
            </w:r>
            <w:proofErr w:type="spellEnd"/>
          </w:p>
        </w:tc>
        <w:tc>
          <w:tcPr>
            <w:tcW w:w="7324" w:type="dxa"/>
          </w:tcPr>
          <w:p w14:paraId="25F0586A" w14:textId="2FDAC5F4" w:rsidR="009A7920" w:rsidRDefault="009A7920" w:rsidP="001B6893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en-US"/>
              </w:rPr>
              <w:t>Widget</w:t>
            </w:r>
            <w:r w:rsidRPr="009A7920">
              <w:rPr>
                <w:rFonts w:cs="Times New Roman"/>
                <w:szCs w:val="24"/>
              </w:rPr>
              <w:t>.</w:t>
            </w:r>
            <w:r>
              <w:rPr>
                <w:rFonts w:cs="Times New Roman"/>
                <w:szCs w:val="24"/>
              </w:rPr>
              <w:t xml:space="preserve"> Главный экран. Экран просмотра пользователя.</w:t>
            </w:r>
          </w:p>
        </w:tc>
      </w:tr>
      <w:tr w:rsidR="009A7920" w14:paraId="6B2042C6" w14:textId="77777777" w:rsidTr="002606D8">
        <w:tblPrEx>
          <w:jc w:val="left"/>
          <w:tblBorders>
            <w:bottom w:val="single" w:sz="4" w:space="0" w:color="auto"/>
          </w:tblBorders>
        </w:tblPrEx>
        <w:trPr>
          <w:trHeight w:val="111"/>
        </w:trPr>
        <w:tc>
          <w:tcPr>
            <w:tcW w:w="3070" w:type="dxa"/>
          </w:tcPr>
          <w:p w14:paraId="17373903" w14:textId="77777777" w:rsidR="009A7920" w:rsidRDefault="009A7920" w:rsidP="001B6893">
            <w:pPr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 w:rsidRPr="002606D8">
              <w:rPr>
                <w:rFonts w:cs="Times New Roman"/>
                <w:szCs w:val="24"/>
                <w:lang w:val="en-US"/>
              </w:rPr>
              <w:t>HomeScreen</w:t>
            </w:r>
            <w:proofErr w:type="spellEnd"/>
          </w:p>
        </w:tc>
        <w:tc>
          <w:tcPr>
            <w:tcW w:w="7324" w:type="dxa"/>
          </w:tcPr>
          <w:p w14:paraId="3C92E9CD" w14:textId="77777777" w:rsidR="009A7920" w:rsidRPr="001B6893" w:rsidRDefault="009A7920" w:rsidP="001B6893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en-US"/>
              </w:rPr>
              <w:t>Widget.</w:t>
            </w:r>
            <w:r>
              <w:rPr>
                <w:rFonts w:cs="Times New Roman"/>
                <w:szCs w:val="24"/>
              </w:rPr>
              <w:t xml:space="preserve"> Главный экран.</w:t>
            </w:r>
          </w:p>
        </w:tc>
      </w:tr>
      <w:tr w:rsidR="009A7920" w14:paraId="68939F0E" w14:textId="77777777" w:rsidTr="002606D8">
        <w:tblPrEx>
          <w:jc w:val="left"/>
          <w:tblBorders>
            <w:bottom w:val="single" w:sz="4" w:space="0" w:color="auto"/>
          </w:tblBorders>
        </w:tblPrEx>
        <w:trPr>
          <w:trHeight w:val="111"/>
        </w:trPr>
        <w:tc>
          <w:tcPr>
            <w:tcW w:w="3070" w:type="dxa"/>
          </w:tcPr>
          <w:p w14:paraId="4FAE95F2" w14:textId="77777777" w:rsidR="009A7920" w:rsidRDefault="009A7920" w:rsidP="001B6893">
            <w:pPr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 w:rsidRPr="002606D8">
              <w:rPr>
                <w:rFonts w:cs="Times New Roman"/>
                <w:szCs w:val="24"/>
                <w:lang w:val="en-US"/>
              </w:rPr>
              <w:t>HseCoffeeApp</w:t>
            </w:r>
            <w:proofErr w:type="spellEnd"/>
          </w:p>
        </w:tc>
        <w:tc>
          <w:tcPr>
            <w:tcW w:w="7324" w:type="dxa"/>
          </w:tcPr>
          <w:p w14:paraId="77BB5408" w14:textId="77777777" w:rsidR="009A7920" w:rsidRDefault="009A7920" w:rsidP="001B6893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Основной класс. Точка запуска приложения.</w:t>
            </w:r>
          </w:p>
        </w:tc>
      </w:tr>
      <w:tr w:rsidR="009A7920" w14:paraId="3E0DF1D8" w14:textId="77777777" w:rsidTr="002606D8">
        <w:tblPrEx>
          <w:jc w:val="left"/>
          <w:tblBorders>
            <w:bottom w:val="single" w:sz="4" w:space="0" w:color="auto"/>
          </w:tblBorders>
        </w:tblPrEx>
        <w:trPr>
          <w:trHeight w:val="111"/>
        </w:trPr>
        <w:tc>
          <w:tcPr>
            <w:tcW w:w="3070" w:type="dxa"/>
          </w:tcPr>
          <w:p w14:paraId="0249C883" w14:textId="77777777" w:rsidR="009A7920" w:rsidRPr="002606D8" w:rsidRDefault="009A7920" w:rsidP="001B6893">
            <w:pPr>
              <w:ind w:firstLine="0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Meet</w:t>
            </w:r>
          </w:p>
        </w:tc>
        <w:tc>
          <w:tcPr>
            <w:tcW w:w="7324" w:type="dxa"/>
          </w:tcPr>
          <w:p w14:paraId="639DF6B2" w14:textId="77777777" w:rsidR="009A7920" w:rsidRDefault="009A7920" w:rsidP="001B6893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Класс, описывающий сущность – Встреча.</w:t>
            </w:r>
          </w:p>
        </w:tc>
      </w:tr>
      <w:tr w:rsidR="009A7920" w14:paraId="52CB3AA5" w14:textId="77777777" w:rsidTr="002606D8">
        <w:tblPrEx>
          <w:jc w:val="left"/>
          <w:tblBorders>
            <w:bottom w:val="single" w:sz="4" w:space="0" w:color="auto"/>
          </w:tblBorders>
        </w:tblPrEx>
        <w:trPr>
          <w:trHeight w:val="111"/>
        </w:trPr>
        <w:tc>
          <w:tcPr>
            <w:tcW w:w="3070" w:type="dxa"/>
          </w:tcPr>
          <w:p w14:paraId="3803BA85" w14:textId="77777777" w:rsidR="009A7920" w:rsidRDefault="009A7920" w:rsidP="001B6893">
            <w:pPr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MeetStatus</w:t>
            </w:r>
            <w:proofErr w:type="spellEnd"/>
          </w:p>
        </w:tc>
        <w:tc>
          <w:tcPr>
            <w:tcW w:w="7324" w:type="dxa"/>
          </w:tcPr>
          <w:p w14:paraId="02174C00" w14:textId="77777777" w:rsidR="009A7920" w:rsidRDefault="009A7920" w:rsidP="001B6893">
            <w:pPr>
              <w:ind w:firstLine="0"/>
              <w:rPr>
                <w:rFonts w:cs="Times New Roman"/>
                <w:szCs w:val="24"/>
              </w:rPr>
            </w:pPr>
            <w:proofErr w:type="spellStart"/>
            <w:r w:rsidRPr="00BD20E2">
              <w:rPr>
                <w:rFonts w:cs="Times New Roman"/>
                <w:szCs w:val="24"/>
              </w:rPr>
              <w:t>Enum</w:t>
            </w:r>
            <w:proofErr w:type="spellEnd"/>
            <w:r w:rsidRPr="00BD20E2">
              <w:rPr>
                <w:rFonts w:cs="Times New Roman"/>
                <w:szCs w:val="24"/>
              </w:rPr>
              <w:t xml:space="preserve"> </w:t>
            </w:r>
            <w:proofErr w:type="spellStart"/>
            <w:r w:rsidRPr="00BD20E2">
              <w:rPr>
                <w:rFonts w:cs="Times New Roman"/>
                <w:szCs w:val="24"/>
              </w:rPr>
              <w:t>class</w:t>
            </w:r>
            <w:proofErr w:type="spellEnd"/>
            <w:r w:rsidRPr="00BD20E2">
              <w:rPr>
                <w:rFonts w:cs="Times New Roman"/>
                <w:szCs w:val="24"/>
              </w:rPr>
              <w:t>. Перечисление статус-кодов для состояния встречи.</w:t>
            </w:r>
          </w:p>
        </w:tc>
      </w:tr>
      <w:tr w:rsidR="009A7920" w14:paraId="725E78E8" w14:textId="77777777" w:rsidTr="002606D8">
        <w:tblPrEx>
          <w:jc w:val="left"/>
          <w:tblBorders>
            <w:bottom w:val="single" w:sz="4" w:space="0" w:color="auto"/>
          </w:tblBorders>
        </w:tblPrEx>
        <w:trPr>
          <w:trHeight w:val="111"/>
        </w:trPr>
        <w:tc>
          <w:tcPr>
            <w:tcW w:w="3070" w:type="dxa"/>
          </w:tcPr>
          <w:p w14:paraId="5995B0F2" w14:textId="77777777" w:rsidR="009A7920" w:rsidRDefault="009A7920" w:rsidP="001B6893">
            <w:pPr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 w:rsidRPr="002606D8">
              <w:rPr>
                <w:rFonts w:cs="Times New Roman"/>
                <w:szCs w:val="24"/>
                <w:lang w:val="en-US"/>
              </w:rPr>
              <w:t>RouterHelper</w:t>
            </w:r>
            <w:proofErr w:type="spellEnd"/>
          </w:p>
        </w:tc>
        <w:tc>
          <w:tcPr>
            <w:tcW w:w="7324" w:type="dxa"/>
          </w:tcPr>
          <w:p w14:paraId="5EB21F0F" w14:textId="77777777" w:rsidR="009A7920" w:rsidRPr="00116351" w:rsidRDefault="009A7920" w:rsidP="001B6893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Вспомогательный класс-маршрутизатор. </w:t>
            </w:r>
          </w:p>
        </w:tc>
      </w:tr>
      <w:tr w:rsidR="009A7920" w14:paraId="3EFC8681" w14:textId="77777777" w:rsidTr="002606D8">
        <w:tblPrEx>
          <w:jc w:val="left"/>
          <w:tblBorders>
            <w:bottom w:val="single" w:sz="4" w:space="0" w:color="auto"/>
          </w:tblBorders>
        </w:tblPrEx>
        <w:trPr>
          <w:trHeight w:val="111"/>
        </w:trPr>
        <w:tc>
          <w:tcPr>
            <w:tcW w:w="3070" w:type="dxa"/>
          </w:tcPr>
          <w:p w14:paraId="2D516327" w14:textId="77777777" w:rsidR="009A7920" w:rsidRDefault="009A7920" w:rsidP="001B6893">
            <w:pPr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SearchParams</w:t>
            </w:r>
            <w:proofErr w:type="spellEnd"/>
          </w:p>
        </w:tc>
        <w:tc>
          <w:tcPr>
            <w:tcW w:w="7324" w:type="dxa"/>
          </w:tcPr>
          <w:p w14:paraId="2655A736" w14:textId="77777777" w:rsidR="009A7920" w:rsidRDefault="009A7920" w:rsidP="001B6893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Класс, описывающий сущность – Параметры встречи.</w:t>
            </w:r>
          </w:p>
        </w:tc>
      </w:tr>
      <w:tr w:rsidR="009A7920" w14:paraId="156EE67A" w14:textId="77777777" w:rsidTr="002606D8">
        <w:tblPrEx>
          <w:jc w:val="left"/>
          <w:tblBorders>
            <w:bottom w:val="single" w:sz="4" w:space="0" w:color="auto"/>
          </w:tblBorders>
        </w:tblPrEx>
        <w:trPr>
          <w:trHeight w:val="111"/>
        </w:trPr>
        <w:tc>
          <w:tcPr>
            <w:tcW w:w="3070" w:type="dxa"/>
          </w:tcPr>
          <w:p w14:paraId="78C0CC11" w14:textId="77777777" w:rsidR="009A7920" w:rsidRDefault="009A7920" w:rsidP="001B6893">
            <w:pPr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 w:rsidRPr="002606D8">
              <w:rPr>
                <w:rFonts w:cs="Times New Roman"/>
                <w:szCs w:val="24"/>
                <w:lang w:val="en-US"/>
              </w:rPr>
              <w:t>SplashPainter</w:t>
            </w:r>
            <w:proofErr w:type="spellEnd"/>
          </w:p>
        </w:tc>
        <w:tc>
          <w:tcPr>
            <w:tcW w:w="7324" w:type="dxa"/>
          </w:tcPr>
          <w:p w14:paraId="176193C7" w14:textId="77777777" w:rsidR="009A7920" w:rsidRPr="00393FA7" w:rsidRDefault="009A7920" w:rsidP="001B6893">
            <w:pPr>
              <w:ind w:firstLine="0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</w:rPr>
              <w:t xml:space="preserve">Фон для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SplashScreen</w:t>
            </w:r>
            <w:proofErr w:type="spellEnd"/>
            <w:r>
              <w:rPr>
                <w:rFonts w:cs="Times New Roman"/>
                <w:szCs w:val="24"/>
                <w:lang w:val="en-US"/>
              </w:rPr>
              <w:t>.</w:t>
            </w:r>
          </w:p>
        </w:tc>
      </w:tr>
      <w:tr w:rsidR="009A7920" w14:paraId="37A6726B" w14:textId="77777777" w:rsidTr="002606D8">
        <w:tblPrEx>
          <w:jc w:val="left"/>
          <w:tblBorders>
            <w:bottom w:val="single" w:sz="4" w:space="0" w:color="auto"/>
          </w:tblBorders>
        </w:tblPrEx>
        <w:trPr>
          <w:trHeight w:val="111"/>
        </w:trPr>
        <w:tc>
          <w:tcPr>
            <w:tcW w:w="3070" w:type="dxa"/>
          </w:tcPr>
          <w:p w14:paraId="5A8C9E1A" w14:textId="77777777" w:rsidR="009A7920" w:rsidRDefault="009A7920" w:rsidP="001B6893">
            <w:pPr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 w:rsidRPr="002606D8">
              <w:rPr>
                <w:rFonts w:cs="Times New Roman"/>
                <w:szCs w:val="24"/>
                <w:lang w:val="en-US"/>
              </w:rPr>
              <w:t>SplashScreen</w:t>
            </w:r>
            <w:proofErr w:type="spellEnd"/>
          </w:p>
        </w:tc>
        <w:tc>
          <w:tcPr>
            <w:tcW w:w="7324" w:type="dxa"/>
          </w:tcPr>
          <w:p w14:paraId="5F9A25BB" w14:textId="77777777" w:rsidR="009A7920" w:rsidRPr="00393FA7" w:rsidRDefault="009A7920" w:rsidP="001B6893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en-US"/>
              </w:rPr>
              <w:t>Widget</w:t>
            </w:r>
            <w:r w:rsidRPr="00393FA7">
              <w:rPr>
                <w:rFonts w:cs="Times New Roman"/>
                <w:szCs w:val="24"/>
              </w:rPr>
              <w:t>.</w:t>
            </w:r>
            <w:r>
              <w:rPr>
                <w:rFonts w:cs="Times New Roman"/>
                <w:szCs w:val="24"/>
              </w:rPr>
              <w:t xml:space="preserve"> Загрузочный экран при старте приложения.</w:t>
            </w:r>
          </w:p>
        </w:tc>
      </w:tr>
      <w:tr w:rsidR="009A7920" w14:paraId="7F922A82" w14:textId="77777777" w:rsidTr="002606D8">
        <w:tblPrEx>
          <w:jc w:val="left"/>
          <w:tblBorders>
            <w:bottom w:val="single" w:sz="4" w:space="0" w:color="auto"/>
          </w:tblBorders>
        </w:tblPrEx>
        <w:trPr>
          <w:trHeight w:val="111"/>
        </w:trPr>
        <w:tc>
          <w:tcPr>
            <w:tcW w:w="3070" w:type="dxa"/>
          </w:tcPr>
          <w:p w14:paraId="0780338A" w14:textId="77777777" w:rsidR="009A7920" w:rsidRDefault="009A7920" w:rsidP="001B6893">
            <w:pPr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 w:rsidRPr="002606D8">
              <w:rPr>
                <w:rFonts w:cs="Times New Roman"/>
                <w:szCs w:val="24"/>
                <w:lang w:val="en-US"/>
              </w:rPr>
              <w:t>TextFieldWrapper</w:t>
            </w:r>
            <w:proofErr w:type="spellEnd"/>
          </w:p>
        </w:tc>
        <w:tc>
          <w:tcPr>
            <w:tcW w:w="7324" w:type="dxa"/>
          </w:tcPr>
          <w:p w14:paraId="5C45DF3E" w14:textId="77777777" w:rsidR="009A7920" w:rsidRPr="00116351" w:rsidRDefault="009A7920" w:rsidP="001B6893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en-US"/>
              </w:rPr>
              <w:t>Widget</w:t>
            </w:r>
            <w:r>
              <w:rPr>
                <w:rFonts w:cs="Times New Roman"/>
                <w:szCs w:val="24"/>
              </w:rPr>
              <w:t>. Текстовое поле с дополнительными параметрами.</w:t>
            </w:r>
          </w:p>
        </w:tc>
      </w:tr>
      <w:tr w:rsidR="009A7920" w14:paraId="5AF4D0EE" w14:textId="77777777" w:rsidTr="002606D8">
        <w:tblPrEx>
          <w:jc w:val="left"/>
          <w:tblBorders>
            <w:bottom w:val="single" w:sz="4" w:space="0" w:color="auto"/>
          </w:tblBorders>
        </w:tblPrEx>
        <w:trPr>
          <w:trHeight w:val="111"/>
        </w:trPr>
        <w:tc>
          <w:tcPr>
            <w:tcW w:w="3070" w:type="dxa"/>
          </w:tcPr>
          <w:p w14:paraId="2575A707" w14:textId="77777777" w:rsidR="009A7920" w:rsidRDefault="009A7920" w:rsidP="001B6893">
            <w:pPr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 w:rsidRPr="002606D8">
              <w:rPr>
                <w:rFonts w:cs="Times New Roman"/>
                <w:szCs w:val="24"/>
                <w:lang w:val="en-US"/>
              </w:rPr>
              <w:t>ToggleButtonGender</w:t>
            </w:r>
            <w:proofErr w:type="spellEnd"/>
          </w:p>
        </w:tc>
        <w:tc>
          <w:tcPr>
            <w:tcW w:w="7324" w:type="dxa"/>
          </w:tcPr>
          <w:p w14:paraId="2D957D4D" w14:textId="77777777" w:rsidR="009A7920" w:rsidRPr="00116351" w:rsidRDefault="009A7920" w:rsidP="001B6893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en-US"/>
              </w:rPr>
              <w:t>Widget</w:t>
            </w:r>
            <w:r w:rsidRPr="00116351">
              <w:rPr>
                <w:rFonts w:cs="Times New Roman"/>
                <w:szCs w:val="24"/>
              </w:rPr>
              <w:t>.</w:t>
            </w:r>
            <w:r>
              <w:rPr>
                <w:rFonts w:cs="Times New Roman"/>
                <w:szCs w:val="24"/>
              </w:rPr>
              <w:t xml:space="preserve"> Виджет для выбора пола.</w:t>
            </w:r>
          </w:p>
        </w:tc>
      </w:tr>
      <w:tr w:rsidR="009A7920" w14:paraId="21CCF6D1" w14:textId="77777777" w:rsidTr="002606D8">
        <w:tblPrEx>
          <w:jc w:val="left"/>
          <w:tblBorders>
            <w:bottom w:val="single" w:sz="4" w:space="0" w:color="auto"/>
          </w:tblBorders>
        </w:tblPrEx>
        <w:trPr>
          <w:trHeight w:val="111"/>
        </w:trPr>
        <w:tc>
          <w:tcPr>
            <w:tcW w:w="3070" w:type="dxa"/>
          </w:tcPr>
          <w:p w14:paraId="7D00321E" w14:textId="77777777" w:rsidR="009A7920" w:rsidRDefault="009A7920" w:rsidP="001B6893">
            <w:pPr>
              <w:ind w:firstLine="0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User</w:t>
            </w:r>
          </w:p>
        </w:tc>
        <w:tc>
          <w:tcPr>
            <w:tcW w:w="7324" w:type="dxa"/>
          </w:tcPr>
          <w:p w14:paraId="0B8FAC2D" w14:textId="77777777" w:rsidR="009A7920" w:rsidRDefault="009A7920" w:rsidP="001B6893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Класс, описывающий сущность – Пользователь.</w:t>
            </w:r>
          </w:p>
        </w:tc>
      </w:tr>
      <w:tr w:rsidR="009A7920" w14:paraId="0DA9510E" w14:textId="77777777" w:rsidTr="002606D8">
        <w:tblPrEx>
          <w:jc w:val="left"/>
          <w:tblBorders>
            <w:bottom w:val="single" w:sz="4" w:space="0" w:color="auto"/>
          </w:tblBorders>
        </w:tblPrEx>
        <w:trPr>
          <w:trHeight w:val="111"/>
        </w:trPr>
        <w:tc>
          <w:tcPr>
            <w:tcW w:w="3070" w:type="dxa"/>
          </w:tcPr>
          <w:p w14:paraId="4F2579CE" w14:textId="77777777" w:rsidR="009A7920" w:rsidRDefault="009A7920" w:rsidP="001B6893">
            <w:pPr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 w:rsidRPr="002606D8">
              <w:rPr>
                <w:rFonts w:cs="Times New Roman"/>
                <w:szCs w:val="24"/>
                <w:lang w:val="en-US"/>
              </w:rPr>
              <w:t>UserStorage</w:t>
            </w:r>
            <w:proofErr w:type="spellEnd"/>
          </w:p>
        </w:tc>
        <w:tc>
          <w:tcPr>
            <w:tcW w:w="7324" w:type="dxa"/>
          </w:tcPr>
          <w:p w14:paraId="6BBEB16B" w14:textId="77777777" w:rsidR="009A7920" w:rsidRDefault="009A7920" w:rsidP="001B6893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Класс предназначается для хранения экземпляра пользователя во время работы приложения.</w:t>
            </w:r>
          </w:p>
        </w:tc>
      </w:tr>
    </w:tbl>
    <w:p w14:paraId="23A1C1FE" w14:textId="2443E575" w:rsidR="006E07CF" w:rsidRDefault="006E07CF" w:rsidP="009A7920">
      <w:pPr>
        <w:pStyle w:val="a1"/>
        <w:ind w:left="0" w:firstLine="0"/>
        <w:jc w:val="center"/>
        <w:outlineLvl w:val="0"/>
        <w:rPr>
          <w:b/>
        </w:rPr>
      </w:pPr>
      <w:bookmarkStart w:id="218" w:name="_Toc69069102"/>
      <w:r w:rsidRPr="00D71CA1">
        <w:rPr>
          <w:b/>
          <w:bCs/>
        </w:rPr>
        <w:lastRenderedPageBreak/>
        <w:t xml:space="preserve">ПРИЛОЖЕНИЕ </w:t>
      </w:r>
      <w:r w:rsidR="003D104D">
        <w:rPr>
          <w:b/>
          <w:bCs/>
        </w:rPr>
        <w:t>4</w:t>
      </w:r>
      <w:r w:rsidR="00332A47">
        <w:rPr>
          <w:b/>
          <w:bCs/>
        </w:rPr>
        <w:br/>
      </w:r>
      <w:r>
        <w:rPr>
          <w:b/>
        </w:rPr>
        <w:t>ОПИСАНИЕ И ФУНКЦИОНАЛЬНОЕ НАЗНАЧЕНИЕ ПОЛЕЙ МЕТОДОВ И СВОЙСТВ</w:t>
      </w:r>
      <w:bookmarkEnd w:id="218"/>
    </w:p>
    <w:p w14:paraId="51781684" w14:textId="77777777" w:rsidR="009A7920" w:rsidRDefault="009A7920" w:rsidP="009A7920">
      <w:pPr>
        <w:tabs>
          <w:tab w:val="left" w:pos="6270"/>
        </w:tabs>
        <w:ind w:firstLine="0"/>
        <w:jc w:val="left"/>
        <w:rPr>
          <w:b/>
        </w:rPr>
      </w:pPr>
    </w:p>
    <w:p w14:paraId="0704BA05" w14:textId="0802AB3D" w:rsidR="009A7920" w:rsidRDefault="009A7920" w:rsidP="009A7920">
      <w:pPr>
        <w:ind w:firstLine="0"/>
        <w:jc w:val="right"/>
      </w:pPr>
      <w:bookmarkStart w:id="219" w:name="_Hlk40139067"/>
      <w:r>
        <w:t xml:space="preserve">Таблица 4.1 </w:t>
      </w:r>
    </w:p>
    <w:p w14:paraId="5B611327" w14:textId="35F407AB" w:rsidR="009A7920" w:rsidRPr="009A7920" w:rsidRDefault="009A7920" w:rsidP="009A7920">
      <w:pPr>
        <w:ind w:firstLine="0"/>
        <w:jc w:val="center"/>
        <w:rPr>
          <w:szCs w:val="24"/>
        </w:rPr>
      </w:pPr>
      <w:r>
        <w:rPr>
          <w:szCs w:val="24"/>
        </w:rPr>
        <w:t xml:space="preserve">Описание методов и свойств класса </w:t>
      </w:r>
      <w:proofErr w:type="spellStart"/>
      <w:r w:rsidRPr="009A7920">
        <w:rPr>
          <w:szCs w:val="24"/>
        </w:rPr>
        <w:t>AuthController</w:t>
      </w:r>
      <w:proofErr w:type="spellEnd"/>
      <w:r>
        <w:rPr>
          <w:szCs w:val="24"/>
        </w:rPr>
        <w:t>.</w:t>
      </w:r>
      <w:r>
        <w:rPr>
          <w:szCs w:val="24"/>
          <w:lang w:val="en-US"/>
        </w:rPr>
        <w:t>kt</w:t>
      </w:r>
    </w:p>
    <w:tbl>
      <w:tblPr>
        <w:tblStyle w:val="a5"/>
        <w:tblW w:w="10320" w:type="dxa"/>
        <w:tblLayout w:type="fixed"/>
        <w:tblLook w:val="04A0" w:firstRow="1" w:lastRow="0" w:firstColumn="1" w:lastColumn="0" w:noHBand="0" w:noVBand="1"/>
      </w:tblPr>
      <w:tblGrid>
        <w:gridCol w:w="1810"/>
        <w:gridCol w:w="1844"/>
        <w:gridCol w:w="1586"/>
        <w:gridCol w:w="1818"/>
        <w:gridCol w:w="993"/>
        <w:gridCol w:w="2269"/>
      </w:tblGrid>
      <w:tr w:rsidR="009A7920" w14:paraId="50C19988" w14:textId="77777777" w:rsidTr="000E695E">
        <w:tc>
          <w:tcPr>
            <w:tcW w:w="1032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628A7FE" w14:textId="77777777" w:rsidR="009A7920" w:rsidRDefault="009A7920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Методы</w:t>
            </w:r>
          </w:p>
        </w:tc>
      </w:tr>
      <w:tr w:rsidR="009A7920" w14:paraId="49BB7131" w14:textId="77777777" w:rsidTr="000E695E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E2BE394" w14:textId="77777777" w:rsidR="009A7920" w:rsidRDefault="009A7920">
            <w:pPr>
              <w:ind w:firstLine="0"/>
            </w:pPr>
            <w:r>
              <w:t>Имя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4C67131" w14:textId="77777777" w:rsidR="009A7920" w:rsidRDefault="009A7920">
            <w:pPr>
              <w:ind w:firstLine="0"/>
            </w:pPr>
            <w:r>
              <w:t>Модификатор доступа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BF14922" w14:textId="77777777" w:rsidR="009A7920" w:rsidRDefault="009A7920">
            <w:pPr>
              <w:ind w:firstLine="0"/>
            </w:pPr>
            <w:r>
              <w:t>Тип</w:t>
            </w:r>
          </w:p>
        </w:tc>
        <w:tc>
          <w:tcPr>
            <w:tcW w:w="28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28F5924" w14:textId="77777777" w:rsidR="009A7920" w:rsidRDefault="009A7920">
            <w:pPr>
              <w:ind w:firstLine="0"/>
            </w:pPr>
            <w:r>
              <w:t>Аргументы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05BB855" w14:textId="77777777" w:rsidR="009A7920" w:rsidRDefault="009A7920">
            <w:pPr>
              <w:ind w:firstLine="0"/>
            </w:pPr>
            <w:r>
              <w:t>Назначение</w:t>
            </w:r>
          </w:p>
        </w:tc>
      </w:tr>
      <w:tr w:rsidR="009A7920" w14:paraId="2C5B1D50" w14:textId="77777777" w:rsidTr="000E695E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F23640" w14:textId="6110D25C" w:rsidR="009A7920" w:rsidRDefault="009A7920">
            <w:pPr>
              <w:ind w:firstLine="0"/>
              <w:rPr>
                <w:lang w:val="en-US"/>
              </w:rPr>
            </w:pPr>
            <w:proofErr w:type="spellStart"/>
            <w:r w:rsidRPr="009A7920">
              <w:rPr>
                <w:lang w:val="en-US"/>
              </w:rPr>
              <w:t>sendCode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17F9BD" w14:textId="77777777" w:rsidR="009A7920" w:rsidRDefault="009A792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D47BE4" w14:textId="615010E8" w:rsidR="009A7920" w:rsidRDefault="009A7920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A17E19" w14:textId="1AB269FD" w:rsidR="009A7920" w:rsidRPr="009A7920" w:rsidRDefault="009A7920">
            <w:pPr>
              <w:ind w:firstLine="0"/>
              <w:rPr>
                <w:lang w:val="en-US"/>
              </w:rPr>
            </w:pPr>
            <w:r w:rsidRPr="009A7920">
              <w:rPr>
                <w:lang w:val="en-US"/>
              </w:rPr>
              <w:t>email: String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6F3544" w14:textId="5983E977" w:rsidR="009A7920" w:rsidRDefault="009A7920" w:rsidP="009A7920">
            <w:pPr>
              <w:ind w:firstLine="0"/>
            </w:pPr>
            <w:r>
              <w:t xml:space="preserve">Метод для отправки </w:t>
            </w:r>
            <w:proofErr w:type="spellStart"/>
            <w:r>
              <w:t>Email</w:t>
            </w:r>
            <w:proofErr w:type="spellEnd"/>
            <w:r>
              <w:t>-кода на почту пользователя.</w:t>
            </w:r>
          </w:p>
        </w:tc>
      </w:tr>
      <w:tr w:rsidR="009A7920" w14:paraId="0C523986" w14:textId="77777777" w:rsidTr="000E695E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8054F6" w14:textId="1CC31199" w:rsidR="009A7920" w:rsidRDefault="009A7920">
            <w:pPr>
              <w:ind w:firstLine="0"/>
              <w:rPr>
                <w:lang w:val="en-US"/>
              </w:rPr>
            </w:pPr>
            <w:proofErr w:type="spellStart"/>
            <w:r w:rsidRPr="009A7920">
              <w:rPr>
                <w:lang w:val="en-US"/>
              </w:rPr>
              <w:t>confirmCode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484578" w14:textId="77777777" w:rsidR="009A7920" w:rsidRDefault="009A792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9E0035" w14:textId="337E64F2" w:rsidR="009A7920" w:rsidRDefault="009A7920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7AD582" w14:textId="3C8B6A3B" w:rsidR="009A7920" w:rsidRDefault="00D2462F" w:rsidP="00D2462F">
            <w:pPr>
              <w:ind w:firstLine="0"/>
              <w:rPr>
                <w:lang w:val="en-US"/>
              </w:rPr>
            </w:pPr>
            <w:r w:rsidRPr="00D2462F">
              <w:rPr>
                <w:lang w:val="en-US"/>
              </w:rPr>
              <w:t>email: String, code: Int, fingerprint: String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5DB76B" w14:textId="25A15914" w:rsidR="009A7920" w:rsidRDefault="009A7920" w:rsidP="009A7920">
            <w:pPr>
              <w:ind w:firstLine="0"/>
            </w:pPr>
            <w:r>
              <w:t>Метод для подтверждения кода, присланного на почту пользова</w:t>
            </w:r>
            <w:r w:rsidR="00D2462F">
              <w:t>те</w:t>
            </w:r>
            <w:r>
              <w:t>ля.</w:t>
            </w:r>
          </w:p>
        </w:tc>
      </w:tr>
      <w:tr w:rsidR="00D2462F" w14:paraId="342C3C29" w14:textId="77777777" w:rsidTr="000E695E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2D827" w14:textId="6533BFF8" w:rsidR="00D2462F" w:rsidRPr="009A7920" w:rsidRDefault="00D2462F">
            <w:pPr>
              <w:ind w:firstLine="0"/>
              <w:rPr>
                <w:lang w:val="en-US"/>
              </w:rPr>
            </w:pPr>
            <w:proofErr w:type="spellStart"/>
            <w:r w:rsidRPr="00D2462F">
              <w:rPr>
                <w:lang w:val="en-US"/>
              </w:rPr>
              <w:t>refreshToken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7B2F79" w14:textId="223D75A0" w:rsidR="00D2462F" w:rsidRDefault="00D2462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936F5" w14:textId="726D5109" w:rsidR="00D2462F" w:rsidRDefault="00D2462F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1E3489" w14:textId="10711BFA" w:rsidR="00D2462F" w:rsidRPr="00D2462F" w:rsidRDefault="00D2462F" w:rsidP="00D2462F">
            <w:pPr>
              <w:ind w:firstLine="0"/>
              <w:rPr>
                <w:lang w:val="en-US"/>
              </w:rPr>
            </w:pPr>
            <w:r w:rsidRPr="00D2462F">
              <w:rPr>
                <w:lang w:val="en-US"/>
              </w:rPr>
              <w:t xml:space="preserve">email: String, </w:t>
            </w:r>
            <w:proofErr w:type="spellStart"/>
            <w:r w:rsidRPr="00D2462F">
              <w:rPr>
                <w:lang w:val="en-US"/>
              </w:rPr>
              <w:t>refreshToken</w:t>
            </w:r>
            <w:proofErr w:type="spellEnd"/>
            <w:r w:rsidRPr="00D2462F">
              <w:rPr>
                <w:lang w:val="en-US"/>
              </w:rPr>
              <w:t>: UUID, fingerprint: String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D25C50" w14:textId="3C6ACB03" w:rsidR="00D2462F" w:rsidRDefault="00D2462F" w:rsidP="00D2462F">
            <w:pPr>
              <w:ind w:firstLine="0"/>
            </w:pPr>
            <w:r>
              <w:t xml:space="preserve">Метод для обновления пары </w:t>
            </w:r>
            <w:proofErr w:type="spellStart"/>
            <w:r>
              <w:t>Refresh</w:t>
            </w:r>
            <w:proofErr w:type="spellEnd"/>
            <w:r>
              <w:t xml:space="preserve"> - </w:t>
            </w:r>
            <w:proofErr w:type="spellStart"/>
            <w:r>
              <w:t>Access</w:t>
            </w:r>
            <w:proofErr w:type="spellEnd"/>
            <w:r>
              <w:t xml:space="preserve"> токенов.</w:t>
            </w:r>
          </w:p>
        </w:tc>
      </w:tr>
      <w:tr w:rsidR="009A7920" w14:paraId="3B9FB595" w14:textId="77777777" w:rsidTr="000E695E">
        <w:tc>
          <w:tcPr>
            <w:tcW w:w="1032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9757F41" w14:textId="77777777" w:rsidR="009A7920" w:rsidRDefault="009A7920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Свойства</w:t>
            </w:r>
          </w:p>
        </w:tc>
      </w:tr>
      <w:tr w:rsidR="009A7920" w14:paraId="42301D6D" w14:textId="77777777" w:rsidTr="000E695E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905EE37" w14:textId="77777777" w:rsidR="009A7920" w:rsidRDefault="009A7920">
            <w:pPr>
              <w:ind w:firstLine="0"/>
            </w:pPr>
            <w:r>
              <w:t>Имя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390B30E" w14:textId="77777777" w:rsidR="009A7920" w:rsidRDefault="009A7920">
            <w:pPr>
              <w:ind w:firstLine="0"/>
            </w:pPr>
            <w:r>
              <w:t>Модификатор доступа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13222B0" w14:textId="77777777" w:rsidR="009A7920" w:rsidRDefault="009A7920">
            <w:pPr>
              <w:ind w:firstLine="0"/>
            </w:pPr>
            <w:r>
              <w:t>Тип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B69847E" w14:textId="77777777" w:rsidR="009A7920" w:rsidRDefault="009A7920">
            <w:pPr>
              <w:ind w:firstLine="0"/>
            </w:pPr>
            <w:r>
              <w:t>Доступ</w:t>
            </w:r>
          </w:p>
        </w:tc>
        <w:tc>
          <w:tcPr>
            <w:tcW w:w="32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A0CA559" w14:textId="77777777" w:rsidR="009A7920" w:rsidRDefault="009A7920">
            <w:pPr>
              <w:tabs>
                <w:tab w:val="left" w:pos="1089"/>
              </w:tabs>
              <w:ind w:firstLine="0"/>
            </w:pPr>
            <w:r>
              <w:t>Назначение</w:t>
            </w:r>
          </w:p>
        </w:tc>
      </w:tr>
      <w:tr w:rsidR="009A7920" w14:paraId="7F4B5DB0" w14:textId="77777777" w:rsidTr="000E695E">
        <w:trPr>
          <w:trHeight w:val="60"/>
        </w:trPr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E5AD1F" w14:textId="7FD9709B" w:rsidR="009A7920" w:rsidRDefault="00D2462F">
            <w:pPr>
              <w:ind w:firstLine="0"/>
              <w:rPr>
                <w:lang w:val="en-US"/>
              </w:rPr>
            </w:pPr>
            <w:r w:rsidRPr="00D2462F">
              <w:rPr>
                <w:lang w:val="en-US"/>
              </w:rPr>
              <w:t>logger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2F65E3" w14:textId="1FE2FEC1" w:rsidR="009A7920" w:rsidRDefault="00E84707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649751" w14:textId="291B1CA4" w:rsidR="009A7920" w:rsidRDefault="000E695E">
            <w:pPr>
              <w:ind w:firstLine="0"/>
              <w:rPr>
                <w:lang w:val="en-US"/>
              </w:rPr>
            </w:pPr>
            <w:r w:rsidRPr="000E695E">
              <w:rPr>
                <w:lang w:val="en-US"/>
              </w:rPr>
              <w:t>Logger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0E072C" w14:textId="77777777" w:rsidR="009A7920" w:rsidRDefault="009A792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32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35E97F" w14:textId="3631C3D9" w:rsidR="009A7920" w:rsidRDefault="000E695E">
            <w:pPr>
              <w:ind w:firstLine="0"/>
            </w:pPr>
            <w:proofErr w:type="spellStart"/>
            <w:r w:rsidRPr="000E695E">
              <w:rPr>
                <w:lang w:val="en-US"/>
              </w:rPr>
              <w:t>Логгер</w:t>
            </w:r>
            <w:proofErr w:type="spellEnd"/>
            <w:r w:rsidRPr="000E695E">
              <w:rPr>
                <w:lang w:val="en-US"/>
              </w:rPr>
              <w:t>.</w:t>
            </w:r>
          </w:p>
        </w:tc>
      </w:tr>
      <w:tr w:rsidR="009A7920" w14:paraId="6CB798EC" w14:textId="77777777" w:rsidTr="000E695E">
        <w:trPr>
          <w:trHeight w:val="60"/>
        </w:trPr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61DC1" w14:textId="4E41A3CD" w:rsidR="009A7920" w:rsidRDefault="00D2462F">
            <w:pPr>
              <w:ind w:firstLine="0"/>
              <w:rPr>
                <w:lang w:val="en-US"/>
              </w:rPr>
            </w:pPr>
            <w:proofErr w:type="spellStart"/>
            <w:r w:rsidRPr="00D2462F">
              <w:rPr>
                <w:lang w:val="en-US"/>
              </w:rPr>
              <w:t>emailService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C02F7B" w14:textId="2666DA71" w:rsidR="009A7920" w:rsidRDefault="00E84707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EA6EA1" w14:textId="3D8601BB" w:rsidR="009A7920" w:rsidRPr="000E695E" w:rsidRDefault="000E695E">
            <w:pPr>
              <w:ind w:firstLine="0"/>
              <w:rPr>
                <w:lang w:val="en-US"/>
              </w:rPr>
            </w:pPr>
            <w:proofErr w:type="spellStart"/>
            <w:r w:rsidRPr="000E695E">
              <w:rPr>
                <w:lang w:val="en-US"/>
              </w:rPr>
              <w:t>EmailService</w:t>
            </w:r>
            <w:proofErr w:type="spellEnd"/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A2F45F" w14:textId="77777777" w:rsidR="009A7920" w:rsidRDefault="009A792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32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85D135" w14:textId="53AE33AC" w:rsidR="009A7920" w:rsidRDefault="000E695E">
            <w:pPr>
              <w:ind w:firstLine="0"/>
            </w:pPr>
            <w:r w:rsidRPr="000E695E">
              <w:t>Сервис для работы с SMTP.</w:t>
            </w:r>
          </w:p>
        </w:tc>
      </w:tr>
      <w:tr w:rsidR="009A7920" w14:paraId="3BE8A4BA" w14:textId="77777777" w:rsidTr="000E695E">
        <w:trPr>
          <w:trHeight w:val="60"/>
        </w:trPr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727830" w14:textId="22B75B48" w:rsidR="009A7920" w:rsidRDefault="00D2462F">
            <w:pPr>
              <w:ind w:firstLine="0"/>
              <w:rPr>
                <w:lang w:val="en-US"/>
              </w:rPr>
            </w:pPr>
            <w:proofErr w:type="spellStart"/>
            <w:r w:rsidRPr="00D2462F">
              <w:rPr>
                <w:lang w:val="en-US"/>
              </w:rPr>
              <w:t>userService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79BD59" w14:textId="77D539E1" w:rsidR="009A7920" w:rsidRDefault="00E84707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61FF75" w14:textId="7720C7EF" w:rsidR="009A7920" w:rsidRDefault="000E695E">
            <w:pPr>
              <w:ind w:firstLine="0"/>
              <w:rPr>
                <w:lang w:val="en-US"/>
              </w:rPr>
            </w:pPr>
            <w:proofErr w:type="spellStart"/>
            <w:r w:rsidRPr="000E695E">
              <w:rPr>
                <w:lang w:val="en-US"/>
              </w:rPr>
              <w:t>UserService</w:t>
            </w:r>
            <w:proofErr w:type="spellEnd"/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921CB9" w14:textId="77777777" w:rsidR="009A7920" w:rsidRDefault="009A792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32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64AA5F" w14:textId="08C5ECF2" w:rsidR="009A7920" w:rsidRDefault="000E695E">
            <w:pPr>
              <w:ind w:firstLine="0"/>
            </w:pPr>
            <w:r w:rsidRPr="000E695E">
              <w:t>Сервис для работы с пользователями.</w:t>
            </w:r>
          </w:p>
        </w:tc>
      </w:tr>
      <w:tr w:rsidR="009A7920" w14:paraId="11421E9E" w14:textId="77777777" w:rsidTr="000E695E">
        <w:trPr>
          <w:trHeight w:val="60"/>
        </w:trPr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043F78" w14:textId="4647D4A9" w:rsidR="009A7920" w:rsidRDefault="00D2462F">
            <w:pPr>
              <w:ind w:firstLine="0"/>
              <w:rPr>
                <w:lang w:val="en-US"/>
              </w:rPr>
            </w:pPr>
            <w:proofErr w:type="spellStart"/>
            <w:r w:rsidRPr="00D2462F">
              <w:rPr>
                <w:lang w:val="en-US"/>
              </w:rPr>
              <w:t>jwtService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3DEDF" w14:textId="62FFED3C" w:rsidR="009A7920" w:rsidRDefault="00E84707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89E9A8" w14:textId="799D0E87" w:rsidR="009A7920" w:rsidRDefault="000E695E">
            <w:pPr>
              <w:ind w:firstLine="0"/>
              <w:rPr>
                <w:lang w:val="en-US"/>
              </w:rPr>
            </w:pPr>
            <w:proofErr w:type="spellStart"/>
            <w:r w:rsidRPr="000E695E">
              <w:rPr>
                <w:lang w:val="en-US"/>
              </w:rPr>
              <w:t>JwtService</w:t>
            </w:r>
            <w:proofErr w:type="spellEnd"/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580F1" w14:textId="77777777" w:rsidR="009A7920" w:rsidRDefault="009A792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32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C045C9" w14:textId="1BAF8D4F" w:rsidR="009A7920" w:rsidRDefault="000E695E">
            <w:pPr>
              <w:ind w:firstLine="0"/>
            </w:pPr>
            <w:r w:rsidRPr="000E695E">
              <w:t>Сервис для работы с JWT.</w:t>
            </w:r>
          </w:p>
        </w:tc>
      </w:tr>
      <w:tr w:rsidR="009A7920" w14:paraId="2008A984" w14:textId="77777777" w:rsidTr="000E695E">
        <w:trPr>
          <w:trHeight w:val="60"/>
        </w:trPr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9D4AC6" w14:textId="01564150" w:rsidR="009A7920" w:rsidRDefault="00D2462F">
            <w:pPr>
              <w:ind w:firstLine="0"/>
              <w:rPr>
                <w:lang w:val="en-US"/>
              </w:rPr>
            </w:pPr>
            <w:proofErr w:type="spellStart"/>
            <w:r w:rsidRPr="00D2462F">
              <w:rPr>
                <w:lang w:val="en-US"/>
              </w:rPr>
              <w:t>refreshTokenService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4A4A53" w14:textId="7D4A60B9" w:rsidR="009A7920" w:rsidRDefault="00E84707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121510" w14:textId="32D2CBAC" w:rsidR="009A7920" w:rsidRDefault="000E695E">
            <w:pPr>
              <w:ind w:firstLine="0"/>
              <w:rPr>
                <w:lang w:val="en-US"/>
              </w:rPr>
            </w:pPr>
            <w:proofErr w:type="spellStart"/>
            <w:r w:rsidRPr="000E695E">
              <w:rPr>
                <w:lang w:val="en-US"/>
              </w:rPr>
              <w:t>RefreshTokenService</w:t>
            </w:r>
            <w:proofErr w:type="spellEnd"/>
            <w:r w:rsidRPr="000E695E">
              <w:rPr>
                <w:lang w:val="en-US"/>
              </w:rPr>
              <w:t xml:space="preserve"> 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BEE885" w14:textId="77777777" w:rsidR="009A7920" w:rsidRDefault="009A792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32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EB0AC3" w14:textId="06A8F43A" w:rsidR="009A7920" w:rsidRDefault="000E695E">
            <w:pPr>
              <w:ind w:firstLine="0"/>
            </w:pPr>
            <w:r w:rsidRPr="000E695E">
              <w:t xml:space="preserve">Сервис для работы с </w:t>
            </w:r>
            <w:proofErr w:type="spellStart"/>
            <w:r w:rsidRPr="000E695E">
              <w:t>RefreshToken</w:t>
            </w:r>
            <w:proofErr w:type="spellEnd"/>
          </w:p>
        </w:tc>
      </w:tr>
      <w:bookmarkEnd w:id="219"/>
    </w:tbl>
    <w:p w14:paraId="21E7A1BF" w14:textId="77777777" w:rsidR="009A7920" w:rsidRDefault="009A7920" w:rsidP="009A7920">
      <w:pPr>
        <w:ind w:firstLine="0"/>
        <w:rPr>
          <w:b/>
        </w:rPr>
      </w:pPr>
    </w:p>
    <w:p w14:paraId="46DAEE10" w14:textId="3234D5FE" w:rsidR="000E695E" w:rsidRDefault="000E695E" w:rsidP="000E695E">
      <w:pPr>
        <w:ind w:firstLine="0"/>
        <w:jc w:val="right"/>
      </w:pPr>
      <w:r>
        <w:t>Таблица 4.</w:t>
      </w:r>
      <w:r w:rsidRPr="000E695E">
        <w:t>2</w:t>
      </w:r>
      <w:r>
        <w:t xml:space="preserve"> </w:t>
      </w:r>
    </w:p>
    <w:p w14:paraId="57EBC0E4" w14:textId="411F812E" w:rsidR="000E695E" w:rsidRPr="009A7920" w:rsidRDefault="000E695E" w:rsidP="000E695E">
      <w:pPr>
        <w:ind w:firstLine="0"/>
        <w:jc w:val="center"/>
        <w:rPr>
          <w:szCs w:val="24"/>
        </w:rPr>
      </w:pPr>
      <w:r>
        <w:rPr>
          <w:szCs w:val="24"/>
        </w:rPr>
        <w:t xml:space="preserve">Описание методов и свойств класса </w:t>
      </w:r>
      <w:proofErr w:type="spellStart"/>
      <w:r w:rsidRPr="000E695E">
        <w:rPr>
          <w:szCs w:val="24"/>
        </w:rPr>
        <w:t>MeetController</w:t>
      </w:r>
      <w:proofErr w:type="spellEnd"/>
      <w:r>
        <w:rPr>
          <w:szCs w:val="24"/>
        </w:rPr>
        <w:t>.</w:t>
      </w:r>
      <w:r>
        <w:rPr>
          <w:szCs w:val="24"/>
          <w:lang w:val="en-US"/>
        </w:rPr>
        <w:t>kt</w:t>
      </w:r>
    </w:p>
    <w:tbl>
      <w:tblPr>
        <w:tblStyle w:val="a5"/>
        <w:tblW w:w="10320" w:type="dxa"/>
        <w:tblLayout w:type="fixed"/>
        <w:tblLook w:val="04A0" w:firstRow="1" w:lastRow="0" w:firstColumn="1" w:lastColumn="0" w:noHBand="0" w:noVBand="1"/>
      </w:tblPr>
      <w:tblGrid>
        <w:gridCol w:w="1810"/>
        <w:gridCol w:w="1844"/>
        <w:gridCol w:w="1586"/>
        <w:gridCol w:w="1818"/>
        <w:gridCol w:w="993"/>
        <w:gridCol w:w="2269"/>
      </w:tblGrid>
      <w:tr w:rsidR="000E695E" w14:paraId="4ADD8398" w14:textId="77777777" w:rsidTr="0095544D">
        <w:tc>
          <w:tcPr>
            <w:tcW w:w="1032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A53C5F2" w14:textId="77777777" w:rsidR="000E695E" w:rsidRDefault="000E695E" w:rsidP="0095544D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Методы</w:t>
            </w:r>
          </w:p>
        </w:tc>
      </w:tr>
      <w:tr w:rsidR="000E695E" w14:paraId="410A9020" w14:textId="77777777" w:rsidTr="0095544D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F0E3E47" w14:textId="77777777" w:rsidR="000E695E" w:rsidRDefault="000E695E" w:rsidP="0095544D">
            <w:pPr>
              <w:ind w:firstLine="0"/>
            </w:pPr>
            <w:r>
              <w:t>Имя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077FE63" w14:textId="77777777" w:rsidR="000E695E" w:rsidRDefault="000E695E" w:rsidP="0095544D">
            <w:pPr>
              <w:ind w:firstLine="0"/>
            </w:pPr>
            <w:r>
              <w:t>Модификатор доступа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666F894" w14:textId="77777777" w:rsidR="000E695E" w:rsidRDefault="000E695E" w:rsidP="0095544D">
            <w:pPr>
              <w:ind w:firstLine="0"/>
            </w:pPr>
            <w:r>
              <w:t>Тип</w:t>
            </w:r>
          </w:p>
        </w:tc>
        <w:tc>
          <w:tcPr>
            <w:tcW w:w="28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75B0CB9" w14:textId="77777777" w:rsidR="000E695E" w:rsidRDefault="000E695E" w:rsidP="0095544D">
            <w:pPr>
              <w:ind w:firstLine="0"/>
            </w:pPr>
            <w:r>
              <w:t>Аргументы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B03EF92" w14:textId="77777777" w:rsidR="000E695E" w:rsidRDefault="000E695E" w:rsidP="0095544D">
            <w:pPr>
              <w:ind w:firstLine="0"/>
            </w:pPr>
            <w:r>
              <w:t>Назначение</w:t>
            </w:r>
          </w:p>
        </w:tc>
      </w:tr>
      <w:tr w:rsidR="000E695E" w14:paraId="077537DB" w14:textId="77777777" w:rsidTr="0095544D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47FE88" w14:textId="5DF4316E" w:rsidR="000E695E" w:rsidRDefault="000E695E" w:rsidP="0095544D">
            <w:pPr>
              <w:ind w:firstLine="0"/>
              <w:rPr>
                <w:lang w:val="en-US"/>
              </w:rPr>
            </w:pPr>
            <w:proofErr w:type="spellStart"/>
            <w:r w:rsidRPr="000E695E">
              <w:rPr>
                <w:lang w:val="en-US"/>
              </w:rPr>
              <w:t>getMeet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FC7841" w14:textId="77777777" w:rsidR="000E695E" w:rsidRDefault="000E695E" w:rsidP="0095544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9E2F14" w14:textId="77777777" w:rsidR="000E695E" w:rsidRDefault="000E695E" w:rsidP="0095544D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80E777" w14:textId="3F307423" w:rsidR="000E695E" w:rsidRPr="009A7920" w:rsidRDefault="000E695E" w:rsidP="0095544D">
            <w:pPr>
              <w:ind w:firstLine="0"/>
              <w:rPr>
                <w:lang w:val="en-US"/>
              </w:rPr>
            </w:pPr>
            <w:r w:rsidRPr="000E695E">
              <w:rPr>
                <w:lang w:val="en-US"/>
              </w:rPr>
              <w:t>token: String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3C617F" w14:textId="7D47EF21" w:rsidR="000E695E" w:rsidRDefault="000E695E" w:rsidP="0095544D">
            <w:pPr>
              <w:ind w:firstLine="0"/>
            </w:pPr>
            <w:r w:rsidRPr="000E695E">
              <w:t>Метод для получения текущей встречи, если её нет возвращается неизвестная встреча с [</w:t>
            </w:r>
            <w:proofErr w:type="spellStart"/>
            <w:r w:rsidRPr="000E695E">
              <w:t>MeetStatus.NONE</w:t>
            </w:r>
            <w:proofErr w:type="spellEnd"/>
            <w:r w:rsidRPr="000E695E">
              <w:t>]</w:t>
            </w:r>
          </w:p>
        </w:tc>
      </w:tr>
      <w:tr w:rsidR="000E695E" w14:paraId="7E3978F0" w14:textId="77777777" w:rsidTr="0095544D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EC838F" w14:textId="573AA498" w:rsidR="000E695E" w:rsidRPr="000E695E" w:rsidRDefault="000E695E" w:rsidP="000E695E">
            <w:pPr>
              <w:ind w:firstLine="0"/>
              <w:rPr>
                <w:lang w:val="en-US"/>
              </w:rPr>
            </w:pPr>
            <w:proofErr w:type="spellStart"/>
            <w:r w:rsidRPr="000E695E">
              <w:rPr>
                <w:lang w:val="en-US"/>
              </w:rPr>
              <w:t>findMeet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7FC4DD" w14:textId="77777777" w:rsidR="000E695E" w:rsidRDefault="000E695E" w:rsidP="0095544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B029CE" w14:textId="77777777" w:rsidR="000E695E" w:rsidRDefault="000E695E" w:rsidP="0095544D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407D4E" w14:textId="3122EC73" w:rsidR="000E695E" w:rsidRDefault="000E695E" w:rsidP="0095544D">
            <w:pPr>
              <w:ind w:firstLine="0"/>
              <w:rPr>
                <w:lang w:val="en-US"/>
              </w:rPr>
            </w:pPr>
            <w:r w:rsidRPr="000E695E">
              <w:rPr>
                <w:lang w:val="en-US"/>
              </w:rPr>
              <w:t>token: String,</w:t>
            </w:r>
            <w:r>
              <w:t xml:space="preserve"> </w:t>
            </w:r>
            <w:proofErr w:type="spellStart"/>
            <w:r w:rsidRPr="000E695E">
              <w:rPr>
                <w:lang w:val="en-US"/>
              </w:rPr>
              <w:t>searchParams</w:t>
            </w:r>
            <w:proofErr w:type="spellEnd"/>
            <w:r w:rsidRPr="000E695E">
              <w:rPr>
                <w:lang w:val="en-US"/>
              </w:rPr>
              <w:t>:</w:t>
            </w:r>
            <w:r>
              <w:rPr>
                <w:lang w:val="en-US"/>
              </w:rPr>
              <w:t xml:space="preserve"> </w:t>
            </w:r>
            <w:proofErr w:type="spellStart"/>
            <w:r w:rsidRPr="000E695E">
              <w:rPr>
                <w:lang w:val="en-US"/>
              </w:rPr>
              <w:t>SearchParams</w:t>
            </w:r>
            <w:proofErr w:type="spellEnd"/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3FF64" w14:textId="7697E7C3" w:rsidR="000E695E" w:rsidRDefault="000E695E" w:rsidP="000E695E">
            <w:pPr>
              <w:ind w:firstLine="0"/>
            </w:pPr>
            <w:r>
              <w:t xml:space="preserve">Метод для начала поиска встречи. Если встреча была </w:t>
            </w:r>
            <w:r>
              <w:lastRenderedPageBreak/>
              <w:t>уже начата - возвращается [</w:t>
            </w:r>
            <w:proofErr w:type="spellStart"/>
            <w:r>
              <w:t>MeetStatus.ACTIVE</w:t>
            </w:r>
            <w:proofErr w:type="spellEnd"/>
            <w:r>
              <w:t>],</w:t>
            </w:r>
          </w:p>
        </w:tc>
      </w:tr>
      <w:tr w:rsidR="000E695E" w14:paraId="01E8B48F" w14:textId="77777777" w:rsidTr="0095544D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E198AD" w14:textId="567C8D04" w:rsidR="000E695E" w:rsidRPr="009A7920" w:rsidRDefault="000E695E" w:rsidP="0095544D">
            <w:pPr>
              <w:ind w:firstLine="0"/>
              <w:rPr>
                <w:lang w:val="en-US"/>
              </w:rPr>
            </w:pPr>
            <w:proofErr w:type="spellStart"/>
            <w:r w:rsidRPr="000E695E">
              <w:rPr>
                <w:lang w:val="en-US"/>
              </w:rPr>
              <w:lastRenderedPageBreak/>
              <w:t>cancelSearch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AB310A" w14:textId="77777777" w:rsidR="000E695E" w:rsidRDefault="000E695E" w:rsidP="0095544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8520C8" w14:textId="77777777" w:rsidR="000E695E" w:rsidRDefault="000E695E" w:rsidP="0095544D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74B75" w14:textId="6E1D88BB" w:rsidR="000E695E" w:rsidRPr="00D2462F" w:rsidRDefault="000E695E" w:rsidP="0095544D">
            <w:pPr>
              <w:ind w:firstLine="0"/>
              <w:rPr>
                <w:lang w:val="en-US"/>
              </w:rPr>
            </w:pPr>
            <w:r w:rsidRPr="000E695E">
              <w:rPr>
                <w:lang w:val="en-US"/>
              </w:rPr>
              <w:t>token: String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26A730" w14:textId="06D94858" w:rsidR="000E695E" w:rsidRDefault="000E695E" w:rsidP="0095544D">
            <w:pPr>
              <w:ind w:firstLine="0"/>
            </w:pPr>
            <w:r w:rsidRPr="000E695E">
              <w:t>Метод для прерывания поиска встречи.</w:t>
            </w:r>
          </w:p>
        </w:tc>
      </w:tr>
      <w:tr w:rsidR="004700B0" w14:paraId="2E033215" w14:textId="77777777" w:rsidTr="0095544D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158D2" w14:textId="6DC37D64" w:rsidR="004700B0" w:rsidRPr="004700B0" w:rsidRDefault="004700B0" w:rsidP="0095544D">
            <w:pPr>
              <w:ind w:firstLine="0"/>
            </w:pPr>
            <w:proofErr w:type="spellStart"/>
            <w:r w:rsidRPr="004700B0">
              <w:t>getMeets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793826" w14:textId="0E9CA8BA" w:rsidR="004700B0" w:rsidRPr="004700B0" w:rsidRDefault="004700B0" w:rsidP="0095544D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BC4B3" w14:textId="089CC83A" w:rsidR="004700B0" w:rsidRDefault="004700B0" w:rsidP="0095544D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65D807" w14:textId="1504999D" w:rsidR="004700B0" w:rsidRPr="004700B0" w:rsidRDefault="004700B0" w:rsidP="0095544D">
            <w:pPr>
              <w:ind w:firstLine="0"/>
            </w:pPr>
            <w:proofErr w:type="spellStart"/>
            <w:r w:rsidRPr="004700B0">
              <w:t>token</w:t>
            </w:r>
            <w:proofErr w:type="spellEnd"/>
            <w:r w:rsidRPr="004700B0">
              <w:t xml:space="preserve">: </w:t>
            </w:r>
            <w:proofErr w:type="spellStart"/>
            <w:r w:rsidRPr="004700B0">
              <w:t>String</w:t>
            </w:r>
            <w:proofErr w:type="spellEnd"/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1D4594" w14:textId="57A57EC7" w:rsidR="004700B0" w:rsidRPr="000E695E" w:rsidRDefault="004700B0" w:rsidP="004700B0">
            <w:pPr>
              <w:ind w:firstLine="0"/>
            </w:pPr>
            <w:r>
              <w:t>Метод для получения списка из законченный встреч. Законченной встречей считается такая встреча,</w:t>
            </w:r>
            <w:r w:rsidRPr="004700B0">
              <w:t xml:space="preserve"> </w:t>
            </w:r>
            <w:r>
              <w:t>у которой [</w:t>
            </w:r>
            <w:proofErr w:type="spellStart"/>
            <w:r>
              <w:t>MeetStatus.FINISHED</w:t>
            </w:r>
            <w:proofErr w:type="spellEnd"/>
            <w:r>
              <w:t>]</w:t>
            </w:r>
          </w:p>
        </w:tc>
      </w:tr>
      <w:tr w:rsidR="000E695E" w14:paraId="1DC39224" w14:textId="77777777" w:rsidTr="0095544D">
        <w:tc>
          <w:tcPr>
            <w:tcW w:w="1032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7637670" w14:textId="77777777" w:rsidR="000E695E" w:rsidRDefault="000E695E" w:rsidP="0095544D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Свойства</w:t>
            </w:r>
          </w:p>
        </w:tc>
      </w:tr>
      <w:tr w:rsidR="000E695E" w14:paraId="18763636" w14:textId="77777777" w:rsidTr="0095544D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2CA2553" w14:textId="77777777" w:rsidR="000E695E" w:rsidRDefault="000E695E" w:rsidP="0095544D">
            <w:pPr>
              <w:ind w:firstLine="0"/>
            </w:pPr>
            <w:r>
              <w:t>Имя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006CE79" w14:textId="77777777" w:rsidR="000E695E" w:rsidRDefault="000E695E" w:rsidP="0095544D">
            <w:pPr>
              <w:ind w:firstLine="0"/>
            </w:pPr>
            <w:r>
              <w:t>Модификатор доступа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02BD266" w14:textId="77777777" w:rsidR="000E695E" w:rsidRDefault="000E695E" w:rsidP="0095544D">
            <w:pPr>
              <w:ind w:firstLine="0"/>
            </w:pPr>
            <w:r>
              <w:t>Тип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C334FC0" w14:textId="77777777" w:rsidR="000E695E" w:rsidRDefault="000E695E" w:rsidP="0095544D">
            <w:pPr>
              <w:ind w:firstLine="0"/>
            </w:pPr>
            <w:r>
              <w:t>Доступ</w:t>
            </w:r>
          </w:p>
        </w:tc>
        <w:tc>
          <w:tcPr>
            <w:tcW w:w="32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787312B" w14:textId="77777777" w:rsidR="000E695E" w:rsidRDefault="000E695E" w:rsidP="0095544D">
            <w:pPr>
              <w:tabs>
                <w:tab w:val="left" w:pos="1089"/>
              </w:tabs>
              <w:ind w:firstLine="0"/>
            </w:pPr>
            <w:r>
              <w:t>Назначение</w:t>
            </w:r>
          </w:p>
        </w:tc>
      </w:tr>
      <w:tr w:rsidR="000E695E" w14:paraId="1FB74917" w14:textId="77777777" w:rsidTr="0095544D">
        <w:trPr>
          <w:trHeight w:val="60"/>
        </w:trPr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A6533" w14:textId="77777777" w:rsidR="000E695E" w:rsidRDefault="000E695E" w:rsidP="0095544D">
            <w:pPr>
              <w:ind w:firstLine="0"/>
              <w:rPr>
                <w:lang w:val="en-US"/>
              </w:rPr>
            </w:pPr>
            <w:r w:rsidRPr="00D2462F">
              <w:rPr>
                <w:lang w:val="en-US"/>
              </w:rPr>
              <w:t>logger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D9161D" w14:textId="52010DDA" w:rsidR="000E695E" w:rsidRDefault="00E84707" w:rsidP="0095544D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24667" w14:textId="77777777" w:rsidR="000E695E" w:rsidRDefault="000E695E" w:rsidP="0095544D">
            <w:pPr>
              <w:ind w:firstLine="0"/>
              <w:rPr>
                <w:lang w:val="en-US"/>
              </w:rPr>
            </w:pPr>
            <w:r w:rsidRPr="000E695E">
              <w:rPr>
                <w:lang w:val="en-US"/>
              </w:rPr>
              <w:t>Logger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3BE87" w14:textId="77777777" w:rsidR="000E695E" w:rsidRDefault="000E695E" w:rsidP="0095544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32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71041B" w14:textId="77777777" w:rsidR="000E695E" w:rsidRDefault="000E695E" w:rsidP="0095544D">
            <w:pPr>
              <w:ind w:firstLine="0"/>
            </w:pPr>
            <w:proofErr w:type="spellStart"/>
            <w:r w:rsidRPr="000E695E">
              <w:rPr>
                <w:lang w:val="en-US"/>
              </w:rPr>
              <w:t>Логгер</w:t>
            </w:r>
            <w:proofErr w:type="spellEnd"/>
            <w:r w:rsidRPr="000E695E">
              <w:rPr>
                <w:lang w:val="en-US"/>
              </w:rPr>
              <w:t>.</w:t>
            </w:r>
          </w:p>
        </w:tc>
      </w:tr>
      <w:tr w:rsidR="000E695E" w14:paraId="57E5C752" w14:textId="77777777" w:rsidTr="0095544D">
        <w:trPr>
          <w:trHeight w:val="60"/>
        </w:trPr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7BC38E" w14:textId="7AB6AAC4" w:rsidR="000E695E" w:rsidRDefault="004700B0" w:rsidP="0095544D">
            <w:pPr>
              <w:ind w:firstLine="0"/>
              <w:rPr>
                <w:lang w:val="en-US"/>
              </w:rPr>
            </w:pPr>
            <w:proofErr w:type="spellStart"/>
            <w:r w:rsidRPr="004700B0">
              <w:rPr>
                <w:lang w:val="en-US"/>
              </w:rPr>
              <w:t>authService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A1460" w14:textId="580BA001" w:rsidR="000E695E" w:rsidRDefault="00E84707" w:rsidP="0095544D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BC6F09" w14:textId="4707E50D" w:rsidR="000E695E" w:rsidRPr="000E695E" w:rsidRDefault="004700B0" w:rsidP="0095544D">
            <w:pPr>
              <w:ind w:firstLine="0"/>
              <w:rPr>
                <w:lang w:val="en-US"/>
              </w:rPr>
            </w:pPr>
            <w:proofErr w:type="spellStart"/>
            <w:r w:rsidRPr="004700B0">
              <w:rPr>
                <w:lang w:val="en-US"/>
              </w:rPr>
              <w:t>AuthService</w:t>
            </w:r>
            <w:proofErr w:type="spellEnd"/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FC5CAD" w14:textId="77777777" w:rsidR="000E695E" w:rsidRDefault="000E695E" w:rsidP="0095544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32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7C195C" w14:textId="6C4DE37F" w:rsidR="000E695E" w:rsidRDefault="004700B0" w:rsidP="0095544D">
            <w:pPr>
              <w:ind w:firstLine="0"/>
            </w:pPr>
            <w:r w:rsidRPr="004700B0">
              <w:t>Сервис для работы с авторизацией</w:t>
            </w:r>
          </w:p>
        </w:tc>
      </w:tr>
      <w:tr w:rsidR="000E695E" w14:paraId="291255E9" w14:textId="77777777" w:rsidTr="0095544D">
        <w:trPr>
          <w:trHeight w:val="60"/>
        </w:trPr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1C7A05" w14:textId="4DAD4A90" w:rsidR="000E695E" w:rsidRDefault="004700B0" w:rsidP="0095544D">
            <w:pPr>
              <w:ind w:firstLine="0"/>
              <w:rPr>
                <w:lang w:val="en-US"/>
              </w:rPr>
            </w:pPr>
            <w:proofErr w:type="spellStart"/>
            <w:r w:rsidRPr="004700B0">
              <w:rPr>
                <w:lang w:val="en-US"/>
              </w:rPr>
              <w:t>meetService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81D480" w14:textId="62BA852B" w:rsidR="000E695E" w:rsidRDefault="00E84707" w:rsidP="0095544D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C225AB" w14:textId="0D03D499" w:rsidR="000E695E" w:rsidRDefault="004700B0" w:rsidP="0095544D">
            <w:pPr>
              <w:ind w:firstLine="0"/>
              <w:rPr>
                <w:lang w:val="en-US"/>
              </w:rPr>
            </w:pPr>
            <w:proofErr w:type="spellStart"/>
            <w:r w:rsidRPr="004700B0">
              <w:rPr>
                <w:lang w:val="en-US"/>
              </w:rPr>
              <w:t>MeetService</w:t>
            </w:r>
            <w:proofErr w:type="spellEnd"/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2BCB90" w14:textId="77777777" w:rsidR="000E695E" w:rsidRDefault="000E695E" w:rsidP="0095544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32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2D473B" w14:textId="3CDEE7CF" w:rsidR="000E695E" w:rsidRDefault="004700B0" w:rsidP="0095544D">
            <w:pPr>
              <w:ind w:firstLine="0"/>
            </w:pPr>
            <w:r w:rsidRPr="004700B0">
              <w:t>Сервис для работы с встречами.</w:t>
            </w:r>
          </w:p>
        </w:tc>
      </w:tr>
    </w:tbl>
    <w:p w14:paraId="34228213" w14:textId="77777777" w:rsidR="004700B0" w:rsidRDefault="004700B0" w:rsidP="004700B0">
      <w:pPr>
        <w:ind w:firstLine="0"/>
        <w:rPr>
          <w:b/>
        </w:rPr>
      </w:pPr>
    </w:p>
    <w:p w14:paraId="2AE4DAE9" w14:textId="586F7FC4" w:rsidR="004700B0" w:rsidRDefault="004700B0" w:rsidP="004700B0">
      <w:pPr>
        <w:ind w:firstLine="0"/>
        <w:jc w:val="right"/>
      </w:pPr>
      <w:r>
        <w:t>Таблица 4.</w:t>
      </w:r>
      <w:r w:rsidRPr="004700B0">
        <w:t>3</w:t>
      </w:r>
      <w:r>
        <w:t xml:space="preserve"> </w:t>
      </w:r>
    </w:p>
    <w:p w14:paraId="28AEE57A" w14:textId="4A4E5522" w:rsidR="004700B0" w:rsidRPr="009A7920" w:rsidRDefault="004700B0" w:rsidP="004700B0">
      <w:pPr>
        <w:ind w:firstLine="0"/>
        <w:jc w:val="center"/>
        <w:rPr>
          <w:szCs w:val="24"/>
        </w:rPr>
      </w:pPr>
      <w:r>
        <w:rPr>
          <w:szCs w:val="24"/>
        </w:rPr>
        <w:t>Описание методов и свойств класса</w:t>
      </w:r>
      <w:r w:rsidRPr="004700B0">
        <w:rPr>
          <w:szCs w:val="24"/>
        </w:rPr>
        <w:t xml:space="preserve"> </w:t>
      </w:r>
      <w:r>
        <w:rPr>
          <w:szCs w:val="24"/>
          <w:lang w:val="en-US"/>
        </w:rPr>
        <w:t>User</w:t>
      </w:r>
      <w:proofErr w:type="spellStart"/>
      <w:r w:rsidRPr="000E695E">
        <w:rPr>
          <w:szCs w:val="24"/>
        </w:rPr>
        <w:t>Controller</w:t>
      </w:r>
      <w:proofErr w:type="spellEnd"/>
      <w:r>
        <w:rPr>
          <w:szCs w:val="24"/>
        </w:rPr>
        <w:t>.</w:t>
      </w:r>
      <w:r>
        <w:rPr>
          <w:szCs w:val="24"/>
          <w:lang w:val="en-US"/>
        </w:rPr>
        <w:t>kt</w:t>
      </w:r>
    </w:p>
    <w:tbl>
      <w:tblPr>
        <w:tblStyle w:val="a5"/>
        <w:tblW w:w="10320" w:type="dxa"/>
        <w:tblLayout w:type="fixed"/>
        <w:tblLook w:val="04A0" w:firstRow="1" w:lastRow="0" w:firstColumn="1" w:lastColumn="0" w:noHBand="0" w:noVBand="1"/>
      </w:tblPr>
      <w:tblGrid>
        <w:gridCol w:w="1810"/>
        <w:gridCol w:w="1844"/>
        <w:gridCol w:w="1586"/>
        <w:gridCol w:w="1818"/>
        <w:gridCol w:w="993"/>
        <w:gridCol w:w="2269"/>
      </w:tblGrid>
      <w:tr w:rsidR="004700B0" w14:paraId="7D41BB0D" w14:textId="77777777" w:rsidTr="0095544D">
        <w:tc>
          <w:tcPr>
            <w:tcW w:w="1032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8A64213" w14:textId="77777777" w:rsidR="004700B0" w:rsidRDefault="004700B0" w:rsidP="0095544D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Методы</w:t>
            </w:r>
          </w:p>
        </w:tc>
      </w:tr>
      <w:tr w:rsidR="004700B0" w14:paraId="45697BD2" w14:textId="77777777" w:rsidTr="0095544D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DB1CDFE" w14:textId="77777777" w:rsidR="004700B0" w:rsidRDefault="004700B0" w:rsidP="0095544D">
            <w:pPr>
              <w:ind w:firstLine="0"/>
            </w:pPr>
            <w:r>
              <w:t>Имя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9387540" w14:textId="77777777" w:rsidR="004700B0" w:rsidRDefault="004700B0" w:rsidP="0095544D">
            <w:pPr>
              <w:ind w:firstLine="0"/>
            </w:pPr>
            <w:r>
              <w:t>Модификатор доступа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5F6C1E9" w14:textId="77777777" w:rsidR="004700B0" w:rsidRDefault="004700B0" w:rsidP="0095544D">
            <w:pPr>
              <w:ind w:firstLine="0"/>
            </w:pPr>
            <w:r>
              <w:t>Тип</w:t>
            </w:r>
          </w:p>
        </w:tc>
        <w:tc>
          <w:tcPr>
            <w:tcW w:w="28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679E12E" w14:textId="77777777" w:rsidR="004700B0" w:rsidRDefault="004700B0" w:rsidP="0095544D">
            <w:pPr>
              <w:ind w:firstLine="0"/>
            </w:pPr>
            <w:r>
              <w:t>Аргументы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CC0A43D" w14:textId="77777777" w:rsidR="004700B0" w:rsidRDefault="004700B0" w:rsidP="0095544D">
            <w:pPr>
              <w:ind w:firstLine="0"/>
            </w:pPr>
            <w:r>
              <w:t>Назначение</w:t>
            </w:r>
          </w:p>
        </w:tc>
      </w:tr>
      <w:tr w:rsidR="004700B0" w14:paraId="47106CBB" w14:textId="77777777" w:rsidTr="0095544D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C001F3" w14:textId="71F63400" w:rsidR="004700B0" w:rsidRDefault="004700B0" w:rsidP="0095544D">
            <w:pPr>
              <w:ind w:firstLine="0"/>
              <w:rPr>
                <w:lang w:val="en-US"/>
              </w:rPr>
            </w:pPr>
            <w:proofErr w:type="spellStart"/>
            <w:r w:rsidRPr="004700B0">
              <w:rPr>
                <w:lang w:val="en-US"/>
              </w:rPr>
              <w:t>setSettings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17BF3D" w14:textId="77777777" w:rsidR="004700B0" w:rsidRDefault="004700B0" w:rsidP="0095544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1059A8" w14:textId="77777777" w:rsidR="004700B0" w:rsidRDefault="004700B0" w:rsidP="0095544D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4C5B58" w14:textId="6689022F" w:rsidR="004700B0" w:rsidRPr="009A7920" w:rsidRDefault="004700B0" w:rsidP="0095544D">
            <w:pPr>
              <w:ind w:firstLine="0"/>
              <w:rPr>
                <w:lang w:val="en-US"/>
              </w:rPr>
            </w:pPr>
            <w:r w:rsidRPr="000E695E">
              <w:rPr>
                <w:lang w:val="en-US"/>
              </w:rPr>
              <w:t>token: String</w:t>
            </w:r>
            <w:r>
              <w:rPr>
                <w:lang w:val="en-US"/>
              </w:rPr>
              <w:t xml:space="preserve">, </w:t>
            </w:r>
            <w:proofErr w:type="spellStart"/>
            <w:r w:rsidRPr="004700B0">
              <w:rPr>
                <w:lang w:val="en-US"/>
              </w:rPr>
              <w:t>newUser</w:t>
            </w:r>
            <w:proofErr w:type="spellEnd"/>
            <w:r w:rsidRPr="004700B0">
              <w:rPr>
                <w:lang w:val="en-US"/>
              </w:rPr>
              <w:t>: User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592C97" w14:textId="6EB61F5B" w:rsidR="004700B0" w:rsidRDefault="004700B0" w:rsidP="0095544D">
            <w:pPr>
              <w:ind w:firstLine="0"/>
            </w:pPr>
            <w:r w:rsidRPr="004700B0">
              <w:t>Метод для выставления настроек для пользователя.</w:t>
            </w:r>
          </w:p>
        </w:tc>
      </w:tr>
      <w:tr w:rsidR="004700B0" w14:paraId="0D916B17" w14:textId="77777777" w:rsidTr="0095544D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280D89" w14:textId="378AB891" w:rsidR="004700B0" w:rsidRPr="000E695E" w:rsidRDefault="004700B0" w:rsidP="0095544D">
            <w:pPr>
              <w:ind w:firstLine="0"/>
              <w:rPr>
                <w:lang w:val="en-US"/>
              </w:rPr>
            </w:pPr>
            <w:proofErr w:type="spellStart"/>
            <w:r w:rsidRPr="004700B0">
              <w:rPr>
                <w:lang w:val="en-US"/>
              </w:rPr>
              <w:t>getSettings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C252D" w14:textId="77777777" w:rsidR="004700B0" w:rsidRDefault="004700B0" w:rsidP="0095544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4AF21D" w14:textId="77777777" w:rsidR="004700B0" w:rsidRDefault="004700B0" w:rsidP="0095544D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36EFF1" w14:textId="54DEBF1E" w:rsidR="004700B0" w:rsidRDefault="004700B0" w:rsidP="0095544D">
            <w:pPr>
              <w:ind w:firstLine="0"/>
              <w:rPr>
                <w:lang w:val="en-US"/>
              </w:rPr>
            </w:pPr>
            <w:r w:rsidRPr="004700B0">
              <w:rPr>
                <w:lang w:val="en-US"/>
              </w:rPr>
              <w:t>token: String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9FCD3E" w14:textId="36B9D05F" w:rsidR="004700B0" w:rsidRDefault="004700B0" w:rsidP="0095544D">
            <w:pPr>
              <w:ind w:firstLine="0"/>
            </w:pPr>
            <w:r w:rsidRPr="004700B0">
              <w:t>Метод получения текущих настроек пользователя.</w:t>
            </w:r>
          </w:p>
        </w:tc>
      </w:tr>
      <w:tr w:rsidR="004700B0" w14:paraId="0A4401E5" w14:textId="77777777" w:rsidTr="0095544D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6013D" w14:textId="0DBDD7E6" w:rsidR="004700B0" w:rsidRPr="009A7920" w:rsidRDefault="004700B0" w:rsidP="0095544D">
            <w:pPr>
              <w:ind w:firstLine="0"/>
              <w:rPr>
                <w:lang w:val="en-US"/>
              </w:rPr>
            </w:pPr>
            <w:proofErr w:type="spellStart"/>
            <w:r w:rsidRPr="004700B0">
              <w:rPr>
                <w:lang w:val="en-US"/>
              </w:rPr>
              <w:t>setImage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A42C3" w14:textId="77777777" w:rsidR="004700B0" w:rsidRDefault="004700B0" w:rsidP="0095544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4FFA82" w14:textId="77777777" w:rsidR="004700B0" w:rsidRDefault="004700B0" w:rsidP="0095544D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4A303F" w14:textId="5AB4B1F1" w:rsidR="004700B0" w:rsidRPr="00D2462F" w:rsidRDefault="004700B0" w:rsidP="0095544D">
            <w:pPr>
              <w:ind w:firstLine="0"/>
              <w:rPr>
                <w:lang w:val="en-US"/>
              </w:rPr>
            </w:pPr>
            <w:r w:rsidRPr="000E695E">
              <w:rPr>
                <w:lang w:val="en-US"/>
              </w:rPr>
              <w:t>token: String</w:t>
            </w:r>
            <w:r>
              <w:rPr>
                <w:lang w:val="en-US"/>
              </w:rPr>
              <w:t xml:space="preserve">, </w:t>
            </w:r>
            <w:r w:rsidRPr="004700B0">
              <w:rPr>
                <w:lang w:val="en-US"/>
              </w:rPr>
              <w:t xml:space="preserve">image: </w:t>
            </w:r>
            <w:proofErr w:type="spellStart"/>
            <w:r w:rsidRPr="004700B0">
              <w:rPr>
                <w:lang w:val="en-US"/>
              </w:rPr>
              <w:t>MultipartFile</w:t>
            </w:r>
            <w:proofErr w:type="spellEnd"/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29A8F7" w14:textId="07C101CE" w:rsidR="004700B0" w:rsidRDefault="004700B0" w:rsidP="0095544D">
            <w:pPr>
              <w:ind w:firstLine="0"/>
            </w:pPr>
            <w:r w:rsidRPr="004700B0">
              <w:t>Метод для загрузки фотографии пользователя.</w:t>
            </w:r>
          </w:p>
        </w:tc>
      </w:tr>
      <w:tr w:rsidR="004700B0" w14:paraId="30D6BB89" w14:textId="77777777" w:rsidTr="0095544D">
        <w:tc>
          <w:tcPr>
            <w:tcW w:w="1032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2DF052F" w14:textId="77777777" w:rsidR="004700B0" w:rsidRDefault="004700B0" w:rsidP="0095544D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Свойства</w:t>
            </w:r>
          </w:p>
        </w:tc>
      </w:tr>
      <w:tr w:rsidR="004700B0" w14:paraId="6E3F37C1" w14:textId="77777777" w:rsidTr="0095544D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8E539FB" w14:textId="77777777" w:rsidR="004700B0" w:rsidRDefault="004700B0" w:rsidP="0095544D">
            <w:pPr>
              <w:ind w:firstLine="0"/>
            </w:pPr>
            <w:r>
              <w:t>Имя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CEE2966" w14:textId="77777777" w:rsidR="004700B0" w:rsidRDefault="004700B0" w:rsidP="0095544D">
            <w:pPr>
              <w:ind w:firstLine="0"/>
            </w:pPr>
            <w:r>
              <w:t>Модификатор доступа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7B71860" w14:textId="77777777" w:rsidR="004700B0" w:rsidRDefault="004700B0" w:rsidP="0095544D">
            <w:pPr>
              <w:ind w:firstLine="0"/>
            </w:pPr>
            <w:r>
              <w:t>Тип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62F1169" w14:textId="77777777" w:rsidR="004700B0" w:rsidRDefault="004700B0" w:rsidP="0095544D">
            <w:pPr>
              <w:ind w:firstLine="0"/>
            </w:pPr>
            <w:r>
              <w:t>Доступ</w:t>
            </w:r>
          </w:p>
        </w:tc>
        <w:tc>
          <w:tcPr>
            <w:tcW w:w="32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6BBD0A0" w14:textId="77777777" w:rsidR="004700B0" w:rsidRDefault="004700B0" w:rsidP="0095544D">
            <w:pPr>
              <w:tabs>
                <w:tab w:val="left" w:pos="1089"/>
              </w:tabs>
              <w:ind w:firstLine="0"/>
            </w:pPr>
            <w:r>
              <w:t>Назначение</w:t>
            </w:r>
          </w:p>
        </w:tc>
      </w:tr>
      <w:tr w:rsidR="004700B0" w14:paraId="6749742B" w14:textId="77777777" w:rsidTr="0095544D">
        <w:trPr>
          <w:trHeight w:val="60"/>
        </w:trPr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4AD8B5" w14:textId="77777777" w:rsidR="004700B0" w:rsidRDefault="004700B0" w:rsidP="0095544D">
            <w:pPr>
              <w:ind w:firstLine="0"/>
              <w:rPr>
                <w:lang w:val="en-US"/>
              </w:rPr>
            </w:pPr>
            <w:r w:rsidRPr="00D2462F">
              <w:rPr>
                <w:lang w:val="en-US"/>
              </w:rPr>
              <w:t>logger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85950" w14:textId="6143F456" w:rsidR="004700B0" w:rsidRDefault="00E84707" w:rsidP="0095544D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74FCA" w14:textId="77777777" w:rsidR="004700B0" w:rsidRDefault="004700B0" w:rsidP="0095544D">
            <w:pPr>
              <w:ind w:firstLine="0"/>
              <w:rPr>
                <w:lang w:val="en-US"/>
              </w:rPr>
            </w:pPr>
            <w:r w:rsidRPr="000E695E">
              <w:rPr>
                <w:lang w:val="en-US"/>
              </w:rPr>
              <w:t>Logger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FCF0CA" w14:textId="77777777" w:rsidR="004700B0" w:rsidRDefault="004700B0" w:rsidP="0095544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32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AE719D" w14:textId="77777777" w:rsidR="004700B0" w:rsidRDefault="004700B0" w:rsidP="0095544D">
            <w:pPr>
              <w:ind w:firstLine="0"/>
            </w:pPr>
            <w:proofErr w:type="spellStart"/>
            <w:r w:rsidRPr="000E695E">
              <w:rPr>
                <w:lang w:val="en-US"/>
              </w:rPr>
              <w:t>Логгер</w:t>
            </w:r>
            <w:proofErr w:type="spellEnd"/>
            <w:r w:rsidRPr="000E695E">
              <w:rPr>
                <w:lang w:val="en-US"/>
              </w:rPr>
              <w:t>.</w:t>
            </w:r>
          </w:p>
        </w:tc>
      </w:tr>
      <w:tr w:rsidR="004700B0" w14:paraId="6373D018" w14:textId="77777777" w:rsidTr="0095544D">
        <w:trPr>
          <w:trHeight w:val="60"/>
        </w:trPr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FA7130" w14:textId="77777777" w:rsidR="004700B0" w:rsidRDefault="004700B0" w:rsidP="0095544D">
            <w:pPr>
              <w:ind w:firstLine="0"/>
              <w:rPr>
                <w:lang w:val="en-US"/>
              </w:rPr>
            </w:pPr>
            <w:proofErr w:type="spellStart"/>
            <w:r w:rsidRPr="004700B0">
              <w:rPr>
                <w:lang w:val="en-US"/>
              </w:rPr>
              <w:lastRenderedPageBreak/>
              <w:t>authService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D4F091" w14:textId="285E428B" w:rsidR="004700B0" w:rsidRDefault="00E84707" w:rsidP="0095544D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DB202" w14:textId="77777777" w:rsidR="004700B0" w:rsidRPr="000E695E" w:rsidRDefault="004700B0" w:rsidP="0095544D">
            <w:pPr>
              <w:ind w:firstLine="0"/>
              <w:rPr>
                <w:lang w:val="en-US"/>
              </w:rPr>
            </w:pPr>
            <w:proofErr w:type="spellStart"/>
            <w:r w:rsidRPr="004700B0">
              <w:rPr>
                <w:lang w:val="en-US"/>
              </w:rPr>
              <w:t>AuthService</w:t>
            </w:r>
            <w:proofErr w:type="spellEnd"/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42CD91" w14:textId="77777777" w:rsidR="004700B0" w:rsidRDefault="004700B0" w:rsidP="0095544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32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D52185" w14:textId="77777777" w:rsidR="004700B0" w:rsidRDefault="004700B0" w:rsidP="0095544D">
            <w:pPr>
              <w:ind w:firstLine="0"/>
            </w:pPr>
            <w:r w:rsidRPr="004700B0">
              <w:t>Сервис для работы с авторизацией</w:t>
            </w:r>
          </w:p>
        </w:tc>
      </w:tr>
      <w:tr w:rsidR="004700B0" w14:paraId="75416FA5" w14:textId="77777777" w:rsidTr="0095544D">
        <w:trPr>
          <w:trHeight w:val="60"/>
        </w:trPr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030E52" w14:textId="77777777" w:rsidR="004700B0" w:rsidRDefault="004700B0" w:rsidP="0095544D">
            <w:pPr>
              <w:ind w:firstLine="0"/>
              <w:rPr>
                <w:lang w:val="en-US"/>
              </w:rPr>
            </w:pPr>
            <w:proofErr w:type="spellStart"/>
            <w:r w:rsidRPr="004700B0">
              <w:rPr>
                <w:lang w:val="en-US"/>
              </w:rPr>
              <w:t>meetService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494552" w14:textId="0CAFAECC" w:rsidR="004700B0" w:rsidRDefault="00E84707" w:rsidP="0095544D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5130F" w14:textId="77777777" w:rsidR="004700B0" w:rsidRDefault="004700B0" w:rsidP="0095544D">
            <w:pPr>
              <w:ind w:firstLine="0"/>
              <w:rPr>
                <w:lang w:val="en-US"/>
              </w:rPr>
            </w:pPr>
            <w:proofErr w:type="spellStart"/>
            <w:r w:rsidRPr="004700B0">
              <w:rPr>
                <w:lang w:val="en-US"/>
              </w:rPr>
              <w:t>MeetService</w:t>
            </w:r>
            <w:proofErr w:type="spellEnd"/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9101A" w14:textId="77777777" w:rsidR="004700B0" w:rsidRDefault="004700B0" w:rsidP="0095544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32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1B6D6A" w14:textId="77777777" w:rsidR="004700B0" w:rsidRDefault="004700B0" w:rsidP="0095544D">
            <w:pPr>
              <w:ind w:firstLine="0"/>
            </w:pPr>
            <w:r w:rsidRPr="004700B0">
              <w:t>Сервис для работы с встречами.</w:t>
            </w:r>
          </w:p>
        </w:tc>
      </w:tr>
      <w:tr w:rsidR="004700B0" w14:paraId="0C7DA40D" w14:textId="77777777" w:rsidTr="0095544D">
        <w:trPr>
          <w:trHeight w:val="60"/>
        </w:trPr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D8E94A" w14:textId="692CFD85" w:rsidR="004700B0" w:rsidRPr="004700B0" w:rsidRDefault="004700B0" w:rsidP="004700B0">
            <w:pPr>
              <w:ind w:firstLine="0"/>
              <w:rPr>
                <w:lang w:val="en-US"/>
              </w:rPr>
            </w:pPr>
            <w:proofErr w:type="spellStart"/>
            <w:r w:rsidRPr="004700B0">
              <w:rPr>
                <w:lang w:val="en-US"/>
              </w:rPr>
              <w:t>imageStorageService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A8084" w14:textId="43C94C97" w:rsidR="004700B0" w:rsidRDefault="00E84707" w:rsidP="004700B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A1307A" w14:textId="7A0E183E" w:rsidR="004700B0" w:rsidRPr="004700B0" w:rsidRDefault="004700B0" w:rsidP="004700B0">
            <w:pPr>
              <w:ind w:firstLine="0"/>
              <w:rPr>
                <w:lang w:val="en-US"/>
              </w:rPr>
            </w:pPr>
            <w:proofErr w:type="spellStart"/>
            <w:r w:rsidRPr="004700B0">
              <w:rPr>
                <w:lang w:val="en-US"/>
              </w:rPr>
              <w:t>ImageStorageService</w:t>
            </w:r>
            <w:proofErr w:type="spellEnd"/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DA112" w14:textId="54E207FF" w:rsidR="004700B0" w:rsidRDefault="004700B0" w:rsidP="004700B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32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906FB" w14:textId="78ACC2D0" w:rsidR="004700B0" w:rsidRPr="004700B0" w:rsidRDefault="004700B0" w:rsidP="004700B0">
            <w:pPr>
              <w:ind w:firstLine="0"/>
            </w:pPr>
            <w:r w:rsidRPr="004700B0">
              <w:t>Сервис для работы с загрузкой фотографий.</w:t>
            </w:r>
          </w:p>
        </w:tc>
      </w:tr>
    </w:tbl>
    <w:p w14:paraId="5AD60AE2" w14:textId="1C57506C" w:rsidR="004700B0" w:rsidRDefault="004700B0" w:rsidP="004700B0">
      <w:pPr>
        <w:ind w:firstLine="0"/>
        <w:jc w:val="right"/>
      </w:pPr>
      <w:r>
        <w:t>Таблица 4.</w:t>
      </w:r>
      <w:r w:rsidR="002E43CC" w:rsidRPr="002E43CC">
        <w:t>4</w:t>
      </w:r>
      <w:r>
        <w:t xml:space="preserve"> </w:t>
      </w:r>
    </w:p>
    <w:p w14:paraId="606C5644" w14:textId="6538FB93" w:rsidR="004700B0" w:rsidRPr="009A7920" w:rsidRDefault="004700B0" w:rsidP="004700B0">
      <w:pPr>
        <w:ind w:firstLine="0"/>
        <w:jc w:val="center"/>
        <w:rPr>
          <w:szCs w:val="24"/>
        </w:rPr>
      </w:pPr>
      <w:r>
        <w:rPr>
          <w:szCs w:val="24"/>
        </w:rPr>
        <w:t>Описание методов и свойств класса</w:t>
      </w:r>
      <w:r w:rsidRPr="004700B0">
        <w:rPr>
          <w:szCs w:val="24"/>
        </w:rPr>
        <w:t xml:space="preserve"> </w:t>
      </w:r>
      <w:proofErr w:type="spellStart"/>
      <w:r w:rsidR="002E43CC" w:rsidRPr="002E43CC">
        <w:rPr>
          <w:szCs w:val="24"/>
          <w:lang w:val="en-US"/>
        </w:rPr>
        <w:t>AuthService</w:t>
      </w:r>
      <w:proofErr w:type="spellEnd"/>
      <w:r>
        <w:rPr>
          <w:szCs w:val="24"/>
        </w:rPr>
        <w:t>.</w:t>
      </w:r>
      <w:r>
        <w:rPr>
          <w:szCs w:val="24"/>
          <w:lang w:val="en-US"/>
        </w:rPr>
        <w:t>kt</w:t>
      </w:r>
    </w:p>
    <w:tbl>
      <w:tblPr>
        <w:tblStyle w:val="a5"/>
        <w:tblW w:w="10320" w:type="dxa"/>
        <w:tblLayout w:type="fixed"/>
        <w:tblLook w:val="04A0" w:firstRow="1" w:lastRow="0" w:firstColumn="1" w:lastColumn="0" w:noHBand="0" w:noVBand="1"/>
      </w:tblPr>
      <w:tblGrid>
        <w:gridCol w:w="1810"/>
        <w:gridCol w:w="1844"/>
        <w:gridCol w:w="1586"/>
        <w:gridCol w:w="1818"/>
        <w:gridCol w:w="993"/>
        <w:gridCol w:w="2269"/>
      </w:tblGrid>
      <w:tr w:rsidR="004700B0" w14:paraId="3DA2D374" w14:textId="77777777" w:rsidTr="0095544D">
        <w:tc>
          <w:tcPr>
            <w:tcW w:w="1032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7366A8F" w14:textId="77777777" w:rsidR="004700B0" w:rsidRDefault="004700B0" w:rsidP="0095544D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Методы</w:t>
            </w:r>
          </w:p>
        </w:tc>
      </w:tr>
      <w:tr w:rsidR="004700B0" w14:paraId="365A1ACA" w14:textId="77777777" w:rsidTr="0095544D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A96EB60" w14:textId="77777777" w:rsidR="004700B0" w:rsidRDefault="004700B0" w:rsidP="0095544D">
            <w:pPr>
              <w:ind w:firstLine="0"/>
            </w:pPr>
            <w:r>
              <w:t>Имя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AD07A5E" w14:textId="77777777" w:rsidR="004700B0" w:rsidRDefault="004700B0" w:rsidP="0095544D">
            <w:pPr>
              <w:ind w:firstLine="0"/>
            </w:pPr>
            <w:r>
              <w:t>Модификатор доступа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AF366B4" w14:textId="77777777" w:rsidR="004700B0" w:rsidRDefault="004700B0" w:rsidP="0095544D">
            <w:pPr>
              <w:ind w:firstLine="0"/>
            </w:pPr>
            <w:r>
              <w:t>Тип</w:t>
            </w:r>
          </w:p>
        </w:tc>
        <w:tc>
          <w:tcPr>
            <w:tcW w:w="28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6B7D949" w14:textId="77777777" w:rsidR="004700B0" w:rsidRDefault="004700B0" w:rsidP="0095544D">
            <w:pPr>
              <w:ind w:firstLine="0"/>
            </w:pPr>
            <w:r>
              <w:t>Аргументы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617B3D0" w14:textId="77777777" w:rsidR="004700B0" w:rsidRDefault="004700B0" w:rsidP="0095544D">
            <w:pPr>
              <w:ind w:firstLine="0"/>
            </w:pPr>
            <w:r>
              <w:t>Назначение</w:t>
            </w:r>
          </w:p>
        </w:tc>
      </w:tr>
      <w:tr w:rsidR="004700B0" w14:paraId="79C50BF5" w14:textId="77777777" w:rsidTr="0095544D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199418" w14:textId="5F5D382F" w:rsidR="002E43CC" w:rsidRDefault="002E43CC" w:rsidP="002E43CC">
            <w:pPr>
              <w:ind w:firstLine="0"/>
              <w:rPr>
                <w:lang w:val="en-US"/>
              </w:rPr>
            </w:pPr>
            <w:proofErr w:type="spellStart"/>
            <w:r w:rsidRPr="002E43CC">
              <w:rPr>
                <w:lang w:val="en-US"/>
              </w:rPr>
              <w:t>logByToken</w:t>
            </w:r>
            <w:proofErr w:type="spellEnd"/>
          </w:p>
          <w:p w14:paraId="39C28443" w14:textId="5F615C2A" w:rsidR="002E43CC" w:rsidRPr="002E43CC" w:rsidRDefault="002E43CC" w:rsidP="002E43CC">
            <w:pPr>
              <w:rPr>
                <w:lang w:val="en-US"/>
              </w:rPr>
            </w:pP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58BFC0" w14:textId="77777777" w:rsidR="004700B0" w:rsidRDefault="004700B0" w:rsidP="0095544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C1188B" w14:textId="77777777" w:rsidR="004700B0" w:rsidRDefault="004700B0" w:rsidP="0095544D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D766A3" w14:textId="45B7DF08" w:rsidR="004700B0" w:rsidRPr="009A7920" w:rsidRDefault="002E43CC" w:rsidP="0095544D">
            <w:pPr>
              <w:ind w:firstLine="0"/>
              <w:rPr>
                <w:lang w:val="en-US"/>
              </w:rPr>
            </w:pPr>
            <w:r w:rsidRPr="002E43CC">
              <w:rPr>
                <w:lang w:val="en-US"/>
              </w:rPr>
              <w:t>token: String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894266" w14:textId="71AC4564" w:rsidR="004700B0" w:rsidRPr="002E43CC" w:rsidRDefault="002E43CC" w:rsidP="0095544D">
            <w:pPr>
              <w:ind w:firstLine="0"/>
            </w:pPr>
            <w:r w:rsidRPr="002E43CC">
              <w:t>Провести авторизацию по токену.</w:t>
            </w:r>
          </w:p>
        </w:tc>
      </w:tr>
      <w:tr w:rsidR="004700B0" w14:paraId="642C8098" w14:textId="77777777" w:rsidTr="0095544D">
        <w:tc>
          <w:tcPr>
            <w:tcW w:w="1032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E85F59E" w14:textId="77777777" w:rsidR="004700B0" w:rsidRDefault="004700B0" w:rsidP="0095544D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Свойства</w:t>
            </w:r>
          </w:p>
        </w:tc>
      </w:tr>
      <w:tr w:rsidR="004700B0" w14:paraId="7C4D3651" w14:textId="77777777" w:rsidTr="0095544D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A4E2B07" w14:textId="77777777" w:rsidR="004700B0" w:rsidRDefault="004700B0" w:rsidP="0095544D">
            <w:pPr>
              <w:ind w:firstLine="0"/>
            </w:pPr>
            <w:r>
              <w:t>Имя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3D55CEC" w14:textId="77777777" w:rsidR="004700B0" w:rsidRDefault="004700B0" w:rsidP="0095544D">
            <w:pPr>
              <w:ind w:firstLine="0"/>
            </w:pPr>
            <w:r>
              <w:t>Модификатор доступа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B5A981B" w14:textId="77777777" w:rsidR="004700B0" w:rsidRDefault="004700B0" w:rsidP="0095544D">
            <w:pPr>
              <w:ind w:firstLine="0"/>
            </w:pPr>
            <w:r>
              <w:t>Тип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D8A43DD" w14:textId="77777777" w:rsidR="004700B0" w:rsidRDefault="004700B0" w:rsidP="0095544D">
            <w:pPr>
              <w:ind w:firstLine="0"/>
            </w:pPr>
            <w:r>
              <w:t>Доступ</w:t>
            </w:r>
          </w:p>
        </w:tc>
        <w:tc>
          <w:tcPr>
            <w:tcW w:w="32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C5A3919" w14:textId="77777777" w:rsidR="004700B0" w:rsidRDefault="004700B0" w:rsidP="0095544D">
            <w:pPr>
              <w:tabs>
                <w:tab w:val="left" w:pos="1089"/>
              </w:tabs>
              <w:ind w:firstLine="0"/>
            </w:pPr>
            <w:r>
              <w:t>Назначение</w:t>
            </w:r>
          </w:p>
        </w:tc>
      </w:tr>
      <w:tr w:rsidR="004700B0" w14:paraId="3E63CB02" w14:textId="77777777" w:rsidTr="0095544D">
        <w:trPr>
          <w:trHeight w:val="60"/>
        </w:trPr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29B125" w14:textId="77777777" w:rsidR="004700B0" w:rsidRDefault="004700B0" w:rsidP="0095544D">
            <w:pPr>
              <w:ind w:firstLine="0"/>
              <w:rPr>
                <w:lang w:val="en-US"/>
              </w:rPr>
            </w:pPr>
            <w:r w:rsidRPr="00D2462F">
              <w:rPr>
                <w:lang w:val="en-US"/>
              </w:rPr>
              <w:t>logger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7DABB1" w14:textId="6EA8ACB2" w:rsidR="004700B0" w:rsidRDefault="00E84707" w:rsidP="0095544D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305135" w14:textId="77777777" w:rsidR="004700B0" w:rsidRDefault="004700B0" w:rsidP="0095544D">
            <w:pPr>
              <w:ind w:firstLine="0"/>
              <w:rPr>
                <w:lang w:val="en-US"/>
              </w:rPr>
            </w:pPr>
            <w:r w:rsidRPr="000E695E">
              <w:rPr>
                <w:lang w:val="en-US"/>
              </w:rPr>
              <w:t>Logger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84907" w14:textId="77777777" w:rsidR="004700B0" w:rsidRDefault="004700B0" w:rsidP="0095544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32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06652B" w14:textId="77777777" w:rsidR="004700B0" w:rsidRDefault="004700B0" w:rsidP="0095544D">
            <w:pPr>
              <w:ind w:firstLine="0"/>
            </w:pPr>
            <w:proofErr w:type="spellStart"/>
            <w:r w:rsidRPr="000E695E">
              <w:rPr>
                <w:lang w:val="en-US"/>
              </w:rPr>
              <w:t>Логгер</w:t>
            </w:r>
            <w:proofErr w:type="spellEnd"/>
            <w:r w:rsidRPr="000E695E">
              <w:rPr>
                <w:lang w:val="en-US"/>
              </w:rPr>
              <w:t>.</w:t>
            </w:r>
          </w:p>
        </w:tc>
      </w:tr>
      <w:tr w:rsidR="004700B0" w14:paraId="62AD10FF" w14:textId="77777777" w:rsidTr="0095544D">
        <w:trPr>
          <w:trHeight w:val="60"/>
        </w:trPr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FE1E6" w14:textId="33209B82" w:rsidR="004700B0" w:rsidRDefault="002E43CC" w:rsidP="0095544D">
            <w:pPr>
              <w:ind w:firstLine="0"/>
              <w:rPr>
                <w:lang w:val="en-US"/>
              </w:rPr>
            </w:pPr>
            <w:proofErr w:type="spellStart"/>
            <w:r w:rsidRPr="002E43CC">
              <w:rPr>
                <w:lang w:val="en-US"/>
              </w:rPr>
              <w:t>userService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39E3B0" w14:textId="5040E7F0" w:rsidR="004700B0" w:rsidRDefault="00E84707" w:rsidP="0095544D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E09414" w14:textId="4CF7340D" w:rsidR="004700B0" w:rsidRPr="000E695E" w:rsidRDefault="002E43CC" w:rsidP="0095544D">
            <w:pPr>
              <w:ind w:firstLine="0"/>
              <w:rPr>
                <w:lang w:val="en-US"/>
              </w:rPr>
            </w:pPr>
            <w:proofErr w:type="spellStart"/>
            <w:r w:rsidRPr="002E43CC">
              <w:rPr>
                <w:lang w:val="en-US"/>
              </w:rPr>
              <w:t>UserService</w:t>
            </w:r>
            <w:proofErr w:type="spellEnd"/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DA580" w14:textId="77777777" w:rsidR="004700B0" w:rsidRDefault="004700B0" w:rsidP="0095544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32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E2E661" w14:textId="242F690E" w:rsidR="004700B0" w:rsidRDefault="002E43CC" w:rsidP="0095544D">
            <w:pPr>
              <w:ind w:firstLine="0"/>
            </w:pPr>
            <w:r w:rsidRPr="002E43CC">
              <w:t>Сервис для работы с пользователями.</w:t>
            </w:r>
          </w:p>
        </w:tc>
      </w:tr>
      <w:tr w:rsidR="002E43CC" w14:paraId="06A2ED5B" w14:textId="77777777" w:rsidTr="0095544D">
        <w:trPr>
          <w:trHeight w:val="60"/>
        </w:trPr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E2238D" w14:textId="24170F61" w:rsidR="002E43CC" w:rsidRPr="004700B0" w:rsidRDefault="002E43CC" w:rsidP="002E43CC">
            <w:pPr>
              <w:ind w:firstLine="0"/>
              <w:rPr>
                <w:lang w:val="en-US"/>
              </w:rPr>
            </w:pPr>
            <w:proofErr w:type="spellStart"/>
            <w:r w:rsidRPr="002E43CC">
              <w:rPr>
                <w:lang w:val="en-US"/>
              </w:rPr>
              <w:t>jwtService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AB43B" w14:textId="1ED2BBA3" w:rsidR="002E43CC" w:rsidRDefault="00E84707" w:rsidP="0095544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613DBC" w14:textId="43638594" w:rsidR="002E43CC" w:rsidRPr="004700B0" w:rsidRDefault="002E43CC" w:rsidP="0095544D">
            <w:pPr>
              <w:ind w:firstLine="0"/>
              <w:rPr>
                <w:lang w:val="en-US"/>
              </w:rPr>
            </w:pPr>
            <w:proofErr w:type="spellStart"/>
            <w:r w:rsidRPr="002E43CC">
              <w:rPr>
                <w:lang w:val="en-US"/>
              </w:rPr>
              <w:t>JwtService</w:t>
            </w:r>
            <w:proofErr w:type="spellEnd"/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8A2A57" w14:textId="0C3606EC" w:rsidR="002E43CC" w:rsidRDefault="002E43CC" w:rsidP="0095544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32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872BAA" w14:textId="2A9F88C7" w:rsidR="002E43CC" w:rsidRPr="004700B0" w:rsidRDefault="002E43CC" w:rsidP="0095544D">
            <w:pPr>
              <w:ind w:firstLine="0"/>
            </w:pPr>
            <w:r w:rsidRPr="002E43CC">
              <w:t>Сервис для работы с JWT.</w:t>
            </w:r>
          </w:p>
        </w:tc>
      </w:tr>
    </w:tbl>
    <w:p w14:paraId="2772FA2C" w14:textId="5223DCF5" w:rsidR="002E43CC" w:rsidRDefault="002E43CC" w:rsidP="002E43CC">
      <w:pPr>
        <w:ind w:firstLine="0"/>
        <w:jc w:val="right"/>
      </w:pPr>
      <w:r>
        <w:t xml:space="preserve">Таблица 4.5 </w:t>
      </w:r>
    </w:p>
    <w:p w14:paraId="00F431B2" w14:textId="6750EF84" w:rsidR="002E43CC" w:rsidRPr="009A7920" w:rsidRDefault="002E43CC" w:rsidP="002E43CC">
      <w:pPr>
        <w:ind w:firstLine="0"/>
        <w:jc w:val="center"/>
        <w:rPr>
          <w:szCs w:val="24"/>
        </w:rPr>
      </w:pPr>
      <w:r>
        <w:rPr>
          <w:szCs w:val="24"/>
        </w:rPr>
        <w:t>Описание методов и свойств класса</w:t>
      </w:r>
      <w:r w:rsidRPr="004700B0">
        <w:rPr>
          <w:szCs w:val="24"/>
        </w:rPr>
        <w:t xml:space="preserve"> </w:t>
      </w:r>
      <w:proofErr w:type="spellStart"/>
      <w:r w:rsidRPr="002E43CC">
        <w:rPr>
          <w:szCs w:val="24"/>
          <w:lang w:val="en-US"/>
        </w:rPr>
        <w:t>EmailService</w:t>
      </w:r>
      <w:proofErr w:type="spellEnd"/>
      <w:r>
        <w:rPr>
          <w:szCs w:val="24"/>
        </w:rPr>
        <w:t>.</w:t>
      </w:r>
      <w:r>
        <w:rPr>
          <w:szCs w:val="24"/>
          <w:lang w:val="en-US"/>
        </w:rPr>
        <w:t>kt</w:t>
      </w:r>
    </w:p>
    <w:tbl>
      <w:tblPr>
        <w:tblStyle w:val="a5"/>
        <w:tblW w:w="10320" w:type="dxa"/>
        <w:tblLayout w:type="fixed"/>
        <w:tblLook w:val="04A0" w:firstRow="1" w:lastRow="0" w:firstColumn="1" w:lastColumn="0" w:noHBand="0" w:noVBand="1"/>
      </w:tblPr>
      <w:tblGrid>
        <w:gridCol w:w="1810"/>
        <w:gridCol w:w="1844"/>
        <w:gridCol w:w="1586"/>
        <w:gridCol w:w="1818"/>
        <w:gridCol w:w="993"/>
        <w:gridCol w:w="2269"/>
      </w:tblGrid>
      <w:tr w:rsidR="002E43CC" w14:paraId="668D7B00" w14:textId="77777777" w:rsidTr="0095544D">
        <w:tc>
          <w:tcPr>
            <w:tcW w:w="1032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323269F" w14:textId="77777777" w:rsidR="002E43CC" w:rsidRDefault="002E43CC" w:rsidP="0095544D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Методы</w:t>
            </w:r>
          </w:p>
        </w:tc>
      </w:tr>
      <w:tr w:rsidR="002E43CC" w14:paraId="2073AB3F" w14:textId="77777777" w:rsidTr="0095544D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CB4A127" w14:textId="77777777" w:rsidR="002E43CC" w:rsidRDefault="002E43CC" w:rsidP="0095544D">
            <w:pPr>
              <w:ind w:firstLine="0"/>
            </w:pPr>
            <w:r>
              <w:t>Имя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89737C7" w14:textId="77777777" w:rsidR="002E43CC" w:rsidRDefault="002E43CC" w:rsidP="0095544D">
            <w:pPr>
              <w:ind w:firstLine="0"/>
            </w:pPr>
            <w:r>
              <w:t>Модификатор доступа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C438244" w14:textId="77777777" w:rsidR="002E43CC" w:rsidRDefault="002E43CC" w:rsidP="0095544D">
            <w:pPr>
              <w:ind w:firstLine="0"/>
            </w:pPr>
            <w:r>
              <w:t>Тип</w:t>
            </w:r>
          </w:p>
        </w:tc>
        <w:tc>
          <w:tcPr>
            <w:tcW w:w="28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4E954A7" w14:textId="77777777" w:rsidR="002E43CC" w:rsidRDefault="002E43CC" w:rsidP="0095544D">
            <w:pPr>
              <w:ind w:firstLine="0"/>
            </w:pPr>
            <w:r>
              <w:t>Аргументы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6615E83" w14:textId="77777777" w:rsidR="002E43CC" w:rsidRDefault="002E43CC" w:rsidP="0095544D">
            <w:pPr>
              <w:ind w:firstLine="0"/>
            </w:pPr>
            <w:r>
              <w:t>Назначение</w:t>
            </w:r>
          </w:p>
        </w:tc>
      </w:tr>
      <w:tr w:rsidR="002E43CC" w14:paraId="7042DA5A" w14:textId="77777777" w:rsidTr="0095544D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7D59B2" w14:textId="6DA7D547" w:rsidR="002E43CC" w:rsidRDefault="002E43CC" w:rsidP="0095544D">
            <w:pPr>
              <w:ind w:firstLine="0"/>
              <w:rPr>
                <w:lang w:val="en-US"/>
              </w:rPr>
            </w:pPr>
            <w:proofErr w:type="spellStart"/>
            <w:r w:rsidRPr="002E43CC">
              <w:rPr>
                <w:lang w:val="en-US"/>
              </w:rPr>
              <w:t>EmailService</w:t>
            </w:r>
            <w:proofErr w:type="spellEnd"/>
          </w:p>
          <w:p w14:paraId="33E6B1EB" w14:textId="77777777" w:rsidR="002E43CC" w:rsidRPr="002E43CC" w:rsidRDefault="002E43CC" w:rsidP="0095544D">
            <w:pPr>
              <w:rPr>
                <w:lang w:val="en-US"/>
              </w:rPr>
            </w:pP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445D50" w14:textId="77777777" w:rsidR="002E43CC" w:rsidRDefault="002E43CC" w:rsidP="0095544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BC90D7" w14:textId="6E3A01E8" w:rsidR="002E43CC" w:rsidRPr="002E43CC" w:rsidRDefault="002E43CC" w:rsidP="0095544D">
            <w:pPr>
              <w:ind w:firstLine="0"/>
            </w:pPr>
            <w:r>
              <w:t>Конструктор</w:t>
            </w:r>
          </w:p>
        </w:tc>
        <w:tc>
          <w:tcPr>
            <w:tcW w:w="28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4D6698" w14:textId="198569F0" w:rsidR="002E43CC" w:rsidRPr="002E43CC" w:rsidRDefault="002E43CC" w:rsidP="002E43CC">
            <w:pPr>
              <w:ind w:firstLine="0"/>
              <w:rPr>
                <w:lang w:val="en-US"/>
              </w:rPr>
            </w:pPr>
            <w:r w:rsidRPr="002E43CC">
              <w:rPr>
                <w:lang w:val="en-US"/>
              </w:rPr>
              <w:t xml:space="preserve">private </w:t>
            </w:r>
            <w:proofErr w:type="spellStart"/>
            <w:r w:rsidRPr="002E43CC">
              <w:rPr>
                <w:lang w:val="en-US"/>
              </w:rPr>
              <w:t>val</w:t>
            </w:r>
            <w:proofErr w:type="spellEnd"/>
            <w:r w:rsidRPr="002E43CC">
              <w:rPr>
                <w:lang w:val="en-US"/>
              </w:rPr>
              <w:t xml:space="preserve"> </w:t>
            </w:r>
            <w:proofErr w:type="spellStart"/>
            <w:r w:rsidRPr="002E43CC">
              <w:rPr>
                <w:lang w:val="en-US"/>
              </w:rPr>
              <w:t>javaMailSender</w:t>
            </w:r>
            <w:proofErr w:type="spellEnd"/>
            <w:r w:rsidRPr="002E43CC">
              <w:rPr>
                <w:lang w:val="en-US"/>
              </w:rPr>
              <w:t xml:space="preserve">: </w:t>
            </w:r>
            <w:proofErr w:type="spellStart"/>
            <w:r w:rsidRPr="002E43CC">
              <w:rPr>
                <w:lang w:val="en-US"/>
              </w:rPr>
              <w:t>JavaMailSender</w:t>
            </w:r>
            <w:proofErr w:type="spellEnd"/>
            <w:r w:rsidRPr="002E43CC">
              <w:rPr>
                <w:lang w:val="en-US"/>
              </w:rPr>
              <w:t xml:space="preserve">, private </w:t>
            </w:r>
            <w:proofErr w:type="spellStart"/>
            <w:r w:rsidRPr="002E43CC">
              <w:rPr>
                <w:lang w:val="en-US"/>
              </w:rPr>
              <w:t>val</w:t>
            </w:r>
            <w:proofErr w:type="spellEnd"/>
            <w:r w:rsidRPr="002E43CC">
              <w:rPr>
                <w:lang w:val="en-US"/>
              </w:rPr>
              <w:t xml:space="preserve"> text: String,</w:t>
            </w:r>
          </w:p>
          <w:p w14:paraId="7C6DA401" w14:textId="7A2E51FD" w:rsidR="002E43CC" w:rsidRPr="002E43CC" w:rsidRDefault="002E43CC" w:rsidP="002E43CC">
            <w:pPr>
              <w:ind w:firstLine="0"/>
              <w:rPr>
                <w:lang w:val="en-US"/>
              </w:rPr>
            </w:pPr>
            <w:r w:rsidRPr="002E43CC">
              <w:rPr>
                <w:lang w:val="en-US"/>
              </w:rPr>
              <w:t xml:space="preserve">private </w:t>
            </w:r>
            <w:proofErr w:type="spellStart"/>
            <w:r w:rsidRPr="002E43CC">
              <w:rPr>
                <w:lang w:val="en-US"/>
              </w:rPr>
              <w:t>val</w:t>
            </w:r>
            <w:proofErr w:type="spellEnd"/>
            <w:r w:rsidRPr="002E43CC">
              <w:rPr>
                <w:lang w:val="en-US"/>
              </w:rPr>
              <w:t xml:space="preserve"> subject: String, private </w:t>
            </w:r>
            <w:proofErr w:type="spellStart"/>
            <w:r w:rsidRPr="002E43CC">
              <w:rPr>
                <w:lang w:val="en-US"/>
              </w:rPr>
              <w:t>val</w:t>
            </w:r>
            <w:proofErr w:type="spellEnd"/>
            <w:r w:rsidRPr="002E43CC">
              <w:rPr>
                <w:lang w:val="en-US"/>
              </w:rPr>
              <w:t xml:space="preserve"> from: String,</w:t>
            </w:r>
          </w:p>
          <w:p w14:paraId="1539BCAB" w14:textId="36315800" w:rsidR="002E43CC" w:rsidRPr="002E43CC" w:rsidRDefault="002E43CC" w:rsidP="002E43CC">
            <w:pPr>
              <w:ind w:firstLine="0"/>
              <w:rPr>
                <w:lang w:val="en-US"/>
              </w:rPr>
            </w:pPr>
            <w:r w:rsidRPr="002E43CC">
              <w:rPr>
                <w:lang w:val="en-US"/>
              </w:rPr>
              <w:t xml:space="preserve">private var </w:t>
            </w:r>
            <w:proofErr w:type="spellStart"/>
            <w:r w:rsidRPr="002E43CC">
              <w:rPr>
                <w:lang w:val="en-US"/>
              </w:rPr>
              <w:t>lifeTime</w:t>
            </w:r>
            <w:proofErr w:type="spellEnd"/>
            <w:r w:rsidRPr="002E43CC">
              <w:rPr>
                <w:lang w:val="en-US"/>
              </w:rPr>
              <w:t>: Int,</w:t>
            </w:r>
          </w:p>
          <w:p w14:paraId="060D6C97" w14:textId="1A8AE474" w:rsidR="002E43CC" w:rsidRPr="009A7920" w:rsidRDefault="002E43CC" w:rsidP="002E43CC">
            <w:pPr>
              <w:ind w:firstLine="0"/>
              <w:rPr>
                <w:lang w:val="en-US"/>
              </w:rPr>
            </w:pPr>
            <w:r w:rsidRPr="002E43CC">
              <w:rPr>
                <w:lang w:val="en-US"/>
              </w:rPr>
              <w:t xml:space="preserve">private </w:t>
            </w:r>
            <w:proofErr w:type="spellStart"/>
            <w:r w:rsidRPr="002E43CC">
              <w:rPr>
                <w:lang w:val="en-US"/>
              </w:rPr>
              <w:t>val</w:t>
            </w:r>
            <w:proofErr w:type="spellEnd"/>
            <w:r w:rsidRPr="002E43CC">
              <w:rPr>
                <w:lang w:val="en-US"/>
              </w:rPr>
              <w:t xml:space="preserve"> domains: String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0B8039" w14:textId="458241FA" w:rsidR="002E43CC" w:rsidRPr="002E43CC" w:rsidRDefault="002E43CC" w:rsidP="0095544D">
            <w:pPr>
              <w:ind w:firstLine="0"/>
            </w:pPr>
            <w:r w:rsidRPr="002E43CC">
              <w:t xml:space="preserve">Сервис для работы с </w:t>
            </w:r>
            <w:proofErr w:type="spellStart"/>
            <w:r w:rsidRPr="002E43CC">
              <w:t>Email</w:t>
            </w:r>
            <w:proofErr w:type="spellEnd"/>
            <w:r w:rsidRPr="002E43CC">
              <w:t>, в частности с протоколом SMTP для отправки EMAIL-сообщений.</w:t>
            </w:r>
          </w:p>
        </w:tc>
      </w:tr>
      <w:tr w:rsidR="002E43CC" w14:paraId="79D688BC" w14:textId="77777777" w:rsidTr="0095544D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F01C3" w14:textId="7C24DD02" w:rsidR="002E43CC" w:rsidRPr="002E43CC" w:rsidRDefault="002E43CC" w:rsidP="0095544D">
            <w:pPr>
              <w:ind w:firstLine="0"/>
              <w:rPr>
                <w:lang w:val="en-US"/>
              </w:rPr>
            </w:pPr>
            <w:proofErr w:type="spellStart"/>
            <w:r w:rsidRPr="002E43CC">
              <w:rPr>
                <w:lang w:val="en-US"/>
              </w:rPr>
              <w:t>isValidCode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038332" w14:textId="59C2A90C" w:rsidR="002E43CC" w:rsidRDefault="002E43CC" w:rsidP="0095544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CD0629" w14:textId="02F3BE5C" w:rsidR="002E43CC" w:rsidRDefault="002E43CC" w:rsidP="0095544D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720313" w14:textId="3FF75064" w:rsidR="002E43CC" w:rsidRPr="002E43CC" w:rsidRDefault="002E43CC" w:rsidP="002E43CC">
            <w:pPr>
              <w:ind w:firstLine="0"/>
              <w:rPr>
                <w:lang w:val="en-US"/>
              </w:rPr>
            </w:pPr>
            <w:r w:rsidRPr="002E43CC">
              <w:rPr>
                <w:lang w:val="en-US"/>
              </w:rPr>
              <w:t>receiver: String, code: Int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CC1E0" w14:textId="59D9A2F3" w:rsidR="002E43CC" w:rsidRPr="002E43CC" w:rsidRDefault="002E43CC" w:rsidP="0095544D">
            <w:pPr>
              <w:ind w:firstLine="0"/>
            </w:pPr>
            <w:r w:rsidRPr="002E43CC">
              <w:t xml:space="preserve">Проверка на валидность кода относительно </w:t>
            </w:r>
            <w:proofErr w:type="spellStart"/>
            <w:r w:rsidRPr="002E43CC">
              <w:t>Email</w:t>
            </w:r>
            <w:proofErr w:type="spellEnd"/>
            <w:r w:rsidRPr="002E43CC">
              <w:t>-адреса.</w:t>
            </w:r>
          </w:p>
        </w:tc>
      </w:tr>
      <w:tr w:rsidR="002E43CC" w14:paraId="6D3DEDFE" w14:textId="77777777" w:rsidTr="0095544D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381E11" w14:textId="2A74835E" w:rsidR="002E43CC" w:rsidRPr="002E43CC" w:rsidRDefault="002E43CC" w:rsidP="0095544D">
            <w:pPr>
              <w:ind w:firstLine="0"/>
            </w:pPr>
            <w:proofErr w:type="spellStart"/>
            <w:r w:rsidRPr="002E43CC">
              <w:t>isValidMail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65049" w14:textId="0201D786" w:rsidR="002E43CC" w:rsidRPr="002E43CC" w:rsidRDefault="002E43CC" w:rsidP="002E43CC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2DFC1" w14:textId="206ED24F" w:rsidR="002E43CC" w:rsidRDefault="002E43CC" w:rsidP="0095544D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EC3C9" w14:textId="441E1596" w:rsidR="002E43CC" w:rsidRPr="002E43CC" w:rsidRDefault="002E43CC" w:rsidP="002E43CC">
            <w:pPr>
              <w:ind w:firstLine="0"/>
            </w:pPr>
            <w:proofErr w:type="spellStart"/>
            <w:r w:rsidRPr="002E43CC">
              <w:t>email</w:t>
            </w:r>
            <w:proofErr w:type="spellEnd"/>
            <w:r w:rsidRPr="002E43CC">
              <w:t xml:space="preserve">: </w:t>
            </w:r>
            <w:proofErr w:type="spellStart"/>
            <w:r w:rsidRPr="002E43CC">
              <w:t>String</w:t>
            </w:r>
            <w:proofErr w:type="spellEnd"/>
            <w:r w:rsidRPr="002E43CC">
              <w:t>?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59B33C" w14:textId="7FD4B3DD" w:rsidR="002E43CC" w:rsidRPr="002E43CC" w:rsidRDefault="002E43CC" w:rsidP="0095544D">
            <w:pPr>
              <w:ind w:firstLine="0"/>
            </w:pPr>
            <w:r w:rsidRPr="002E43CC">
              <w:t xml:space="preserve">Проверка на валидность </w:t>
            </w:r>
            <w:proofErr w:type="spellStart"/>
            <w:r w:rsidRPr="002E43CC">
              <w:t>Email</w:t>
            </w:r>
            <w:proofErr w:type="spellEnd"/>
            <w:r w:rsidRPr="002E43CC">
              <w:t>-адреса.</w:t>
            </w:r>
          </w:p>
        </w:tc>
      </w:tr>
      <w:tr w:rsidR="002E43CC" w14:paraId="5C03FA39" w14:textId="77777777" w:rsidTr="0095544D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C3D66" w14:textId="01CE4703" w:rsidR="002E43CC" w:rsidRPr="002E43CC" w:rsidRDefault="002E43CC" w:rsidP="0095544D">
            <w:pPr>
              <w:ind w:firstLine="0"/>
            </w:pPr>
            <w:proofErr w:type="spellStart"/>
            <w:r w:rsidRPr="002E43CC">
              <w:t>trySendCode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CC514A" w14:textId="78ED3DD8" w:rsidR="002E43CC" w:rsidRPr="002E43CC" w:rsidRDefault="002E43CC" w:rsidP="0095544D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57588D" w14:textId="690DCFA6" w:rsidR="002E43CC" w:rsidRDefault="002E43CC" w:rsidP="0095544D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CFCCE" w14:textId="5B856391" w:rsidR="002E43CC" w:rsidRPr="002E43CC" w:rsidRDefault="002E43CC" w:rsidP="002E43CC">
            <w:pPr>
              <w:ind w:firstLine="0"/>
            </w:pPr>
            <w:proofErr w:type="spellStart"/>
            <w:r w:rsidRPr="002E43CC">
              <w:t>receiver</w:t>
            </w:r>
            <w:proofErr w:type="spellEnd"/>
            <w:r w:rsidRPr="002E43CC">
              <w:t xml:space="preserve">: </w:t>
            </w:r>
            <w:proofErr w:type="spellStart"/>
            <w:r w:rsidRPr="002E43CC">
              <w:t>String</w:t>
            </w:r>
            <w:proofErr w:type="spellEnd"/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B2DAC" w14:textId="51EFBC02" w:rsidR="002E43CC" w:rsidRPr="002E43CC" w:rsidRDefault="002E43CC" w:rsidP="0095544D">
            <w:pPr>
              <w:ind w:firstLine="0"/>
            </w:pPr>
            <w:r w:rsidRPr="002E43CC">
              <w:t xml:space="preserve">Метод для генерации, создания и отправки кода на </w:t>
            </w:r>
            <w:proofErr w:type="spellStart"/>
            <w:r w:rsidRPr="002E43CC">
              <w:t>Email</w:t>
            </w:r>
            <w:proofErr w:type="spellEnd"/>
            <w:r w:rsidRPr="002E43CC">
              <w:t>-адрес.</w:t>
            </w:r>
          </w:p>
        </w:tc>
      </w:tr>
      <w:tr w:rsidR="002E43CC" w14:paraId="2C78B5A6" w14:textId="77777777" w:rsidTr="0095544D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98B02" w14:textId="3C5E5D6C" w:rsidR="002E43CC" w:rsidRPr="002E43CC" w:rsidRDefault="002E43CC" w:rsidP="0095544D">
            <w:pPr>
              <w:ind w:firstLine="0"/>
            </w:pPr>
            <w:proofErr w:type="spellStart"/>
            <w:r w:rsidRPr="002E43CC">
              <w:lastRenderedPageBreak/>
              <w:t>setLifeTime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C6B8F9" w14:textId="74CB9BF7" w:rsidR="002E43CC" w:rsidRDefault="002E43CC" w:rsidP="0095544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B2FBDB" w14:textId="53DA274D" w:rsidR="002E43CC" w:rsidRDefault="002E43CC" w:rsidP="0095544D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74BA68" w14:textId="4C68C63F" w:rsidR="002E43CC" w:rsidRPr="002E43CC" w:rsidRDefault="002E43CC" w:rsidP="002E43CC">
            <w:pPr>
              <w:ind w:firstLine="0"/>
            </w:pPr>
            <w:proofErr w:type="spellStart"/>
            <w:r w:rsidRPr="002E43CC">
              <w:t>lifeTime</w:t>
            </w:r>
            <w:proofErr w:type="spellEnd"/>
            <w:r w:rsidRPr="002E43CC">
              <w:t xml:space="preserve">: </w:t>
            </w:r>
            <w:proofErr w:type="spellStart"/>
            <w:r w:rsidRPr="002E43CC">
              <w:t>Int</w:t>
            </w:r>
            <w:proofErr w:type="spellEnd"/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1FE3F3" w14:textId="448AC87C" w:rsidR="002E43CC" w:rsidRPr="002E43CC" w:rsidRDefault="002E43CC" w:rsidP="0095544D">
            <w:pPr>
              <w:ind w:firstLine="0"/>
            </w:pPr>
            <w:r w:rsidRPr="002E43CC">
              <w:t xml:space="preserve">Ручное выставление времени. </w:t>
            </w:r>
          </w:p>
        </w:tc>
      </w:tr>
      <w:tr w:rsidR="002E43CC" w14:paraId="3E6BC7EB" w14:textId="77777777" w:rsidTr="0095544D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9C7F8" w14:textId="52D5AFE6" w:rsidR="002E43CC" w:rsidRPr="002E43CC" w:rsidRDefault="002E43CC" w:rsidP="0095544D">
            <w:pPr>
              <w:ind w:firstLine="0"/>
            </w:pPr>
            <w:proofErr w:type="spellStart"/>
            <w:r w:rsidRPr="002E43CC">
              <w:t>sendCode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94771" w14:textId="26C45967" w:rsidR="002E43CC" w:rsidRDefault="002E43CC" w:rsidP="0095544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6856E" w14:textId="1B103B0E" w:rsidR="002E43CC" w:rsidRDefault="002E43CC" w:rsidP="0095544D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E99C76" w14:textId="24F42D75" w:rsidR="002E43CC" w:rsidRPr="002E43CC" w:rsidRDefault="002E43CC" w:rsidP="002E43CC">
            <w:pPr>
              <w:ind w:firstLine="0"/>
            </w:pPr>
            <w:proofErr w:type="spellStart"/>
            <w:r w:rsidRPr="002E43CC">
              <w:t>receiver</w:t>
            </w:r>
            <w:proofErr w:type="spellEnd"/>
            <w:r w:rsidRPr="002E43CC">
              <w:t xml:space="preserve">: </w:t>
            </w:r>
            <w:proofErr w:type="spellStart"/>
            <w:r w:rsidRPr="002E43CC">
              <w:t>String</w:t>
            </w:r>
            <w:proofErr w:type="spellEnd"/>
            <w:r w:rsidRPr="002E43CC">
              <w:t xml:space="preserve">, </w:t>
            </w:r>
            <w:proofErr w:type="spellStart"/>
            <w:r w:rsidRPr="002E43CC">
              <w:t>code</w:t>
            </w:r>
            <w:proofErr w:type="spellEnd"/>
            <w:r w:rsidRPr="002E43CC">
              <w:t xml:space="preserve">: </w:t>
            </w:r>
            <w:proofErr w:type="spellStart"/>
            <w:r w:rsidRPr="002E43CC">
              <w:t>Int</w:t>
            </w:r>
            <w:proofErr w:type="spellEnd"/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429FF" w14:textId="52D6E1AF" w:rsidR="002E43CC" w:rsidRPr="002E43CC" w:rsidRDefault="002E43CC" w:rsidP="0095544D">
            <w:pPr>
              <w:ind w:firstLine="0"/>
            </w:pPr>
            <w:r w:rsidRPr="002E43CC">
              <w:t xml:space="preserve">Метод для отправки целочисленного кода на </w:t>
            </w:r>
            <w:proofErr w:type="spellStart"/>
            <w:r w:rsidRPr="002E43CC">
              <w:t>Email</w:t>
            </w:r>
            <w:proofErr w:type="spellEnd"/>
            <w:r w:rsidRPr="002E43CC">
              <w:t>-адрес.</w:t>
            </w:r>
          </w:p>
        </w:tc>
      </w:tr>
      <w:tr w:rsidR="002E43CC" w14:paraId="082119D2" w14:textId="77777777" w:rsidTr="0095544D">
        <w:tc>
          <w:tcPr>
            <w:tcW w:w="1032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FBFB21E" w14:textId="77777777" w:rsidR="002E43CC" w:rsidRDefault="002E43CC" w:rsidP="0095544D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Свойства</w:t>
            </w:r>
          </w:p>
        </w:tc>
      </w:tr>
      <w:tr w:rsidR="002E43CC" w14:paraId="5800C65E" w14:textId="77777777" w:rsidTr="0095544D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8E8367F" w14:textId="77777777" w:rsidR="002E43CC" w:rsidRDefault="002E43CC" w:rsidP="0095544D">
            <w:pPr>
              <w:ind w:firstLine="0"/>
            </w:pPr>
            <w:r>
              <w:t>Имя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F7FA297" w14:textId="77777777" w:rsidR="002E43CC" w:rsidRDefault="002E43CC" w:rsidP="0095544D">
            <w:pPr>
              <w:ind w:firstLine="0"/>
            </w:pPr>
            <w:r>
              <w:t>Модификатор доступа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E8D6FD1" w14:textId="77777777" w:rsidR="002E43CC" w:rsidRDefault="002E43CC" w:rsidP="0095544D">
            <w:pPr>
              <w:ind w:firstLine="0"/>
            </w:pPr>
            <w:r>
              <w:t>Тип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3079398" w14:textId="77777777" w:rsidR="002E43CC" w:rsidRDefault="002E43CC" w:rsidP="0095544D">
            <w:pPr>
              <w:ind w:firstLine="0"/>
            </w:pPr>
            <w:r>
              <w:t>Доступ</w:t>
            </w:r>
          </w:p>
        </w:tc>
        <w:tc>
          <w:tcPr>
            <w:tcW w:w="32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4B612ED" w14:textId="77777777" w:rsidR="002E43CC" w:rsidRDefault="002E43CC" w:rsidP="0095544D">
            <w:pPr>
              <w:tabs>
                <w:tab w:val="left" w:pos="1089"/>
              </w:tabs>
              <w:ind w:firstLine="0"/>
            </w:pPr>
            <w:r>
              <w:t>Назначение</w:t>
            </w:r>
          </w:p>
        </w:tc>
      </w:tr>
      <w:tr w:rsidR="002E43CC" w14:paraId="5BBC697C" w14:textId="77777777" w:rsidTr="0095544D">
        <w:trPr>
          <w:trHeight w:val="60"/>
        </w:trPr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C6EDCC" w14:textId="77777777" w:rsidR="002E43CC" w:rsidRDefault="002E43CC" w:rsidP="0095544D">
            <w:pPr>
              <w:ind w:firstLine="0"/>
              <w:rPr>
                <w:lang w:val="en-US"/>
              </w:rPr>
            </w:pPr>
            <w:r w:rsidRPr="00D2462F">
              <w:rPr>
                <w:lang w:val="en-US"/>
              </w:rPr>
              <w:t>logger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9D894B" w14:textId="7CB9EABE" w:rsidR="002E43CC" w:rsidRDefault="00E84707" w:rsidP="0095544D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A8E872" w14:textId="77777777" w:rsidR="002E43CC" w:rsidRDefault="002E43CC" w:rsidP="0095544D">
            <w:pPr>
              <w:ind w:firstLine="0"/>
              <w:rPr>
                <w:lang w:val="en-US"/>
              </w:rPr>
            </w:pPr>
            <w:r w:rsidRPr="000E695E">
              <w:rPr>
                <w:lang w:val="en-US"/>
              </w:rPr>
              <w:t>Logger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EA5454" w14:textId="77777777" w:rsidR="002E43CC" w:rsidRDefault="002E43CC" w:rsidP="0095544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32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B1D81B" w14:textId="77777777" w:rsidR="002E43CC" w:rsidRDefault="002E43CC" w:rsidP="0095544D">
            <w:pPr>
              <w:ind w:firstLine="0"/>
            </w:pPr>
            <w:proofErr w:type="spellStart"/>
            <w:r w:rsidRPr="000E695E">
              <w:rPr>
                <w:lang w:val="en-US"/>
              </w:rPr>
              <w:t>Логгер</w:t>
            </w:r>
            <w:proofErr w:type="spellEnd"/>
            <w:r w:rsidRPr="000E695E">
              <w:rPr>
                <w:lang w:val="en-US"/>
              </w:rPr>
              <w:t>.</w:t>
            </w:r>
          </w:p>
        </w:tc>
      </w:tr>
      <w:tr w:rsidR="002E43CC" w14:paraId="135BA5DD" w14:textId="77777777" w:rsidTr="0095544D">
        <w:trPr>
          <w:trHeight w:val="60"/>
        </w:trPr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27A68B" w14:textId="44E78CF5" w:rsidR="002E43CC" w:rsidRDefault="002E43CC" w:rsidP="0095544D">
            <w:pPr>
              <w:ind w:firstLine="0"/>
              <w:rPr>
                <w:lang w:val="en-US"/>
              </w:rPr>
            </w:pPr>
            <w:proofErr w:type="spellStart"/>
            <w:r w:rsidRPr="002E43CC">
              <w:rPr>
                <w:lang w:val="en-US"/>
              </w:rPr>
              <w:t>confirmationCodeRepository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2CFCF0" w14:textId="40BBC524" w:rsidR="002E43CC" w:rsidRDefault="00E84707" w:rsidP="0095544D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F03FE1" w14:textId="105BC5A1" w:rsidR="002E43CC" w:rsidRPr="000E695E" w:rsidRDefault="002E43CC" w:rsidP="0095544D">
            <w:pPr>
              <w:ind w:firstLine="0"/>
              <w:rPr>
                <w:lang w:val="en-US"/>
              </w:rPr>
            </w:pPr>
            <w:proofErr w:type="spellStart"/>
            <w:r w:rsidRPr="002E43CC">
              <w:rPr>
                <w:lang w:val="en-US"/>
              </w:rPr>
              <w:t>ConfirmationCodeRepository</w:t>
            </w:r>
            <w:proofErr w:type="spellEnd"/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CF7985" w14:textId="77777777" w:rsidR="002E43CC" w:rsidRDefault="002E43CC" w:rsidP="0095544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32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75DAE8" w14:textId="69E4D6E1" w:rsidR="002E43CC" w:rsidRDefault="002E43CC" w:rsidP="0095544D">
            <w:pPr>
              <w:ind w:firstLine="0"/>
            </w:pPr>
            <w:r w:rsidRPr="002E43CC">
              <w:t>Репозиторий для кодов подтверждения.</w:t>
            </w:r>
          </w:p>
        </w:tc>
      </w:tr>
    </w:tbl>
    <w:p w14:paraId="6B9F781A" w14:textId="592B878D" w:rsidR="002E43CC" w:rsidRDefault="002E43CC" w:rsidP="002E43CC">
      <w:pPr>
        <w:ind w:firstLine="0"/>
        <w:jc w:val="right"/>
      </w:pPr>
      <w:r>
        <w:t xml:space="preserve">Таблица 4.6 </w:t>
      </w:r>
    </w:p>
    <w:p w14:paraId="5FCF6179" w14:textId="2DBD8154" w:rsidR="002E43CC" w:rsidRPr="009A7920" w:rsidRDefault="002E43CC" w:rsidP="002E43CC">
      <w:pPr>
        <w:ind w:firstLine="0"/>
        <w:jc w:val="center"/>
        <w:rPr>
          <w:szCs w:val="24"/>
        </w:rPr>
      </w:pPr>
      <w:r>
        <w:rPr>
          <w:szCs w:val="24"/>
        </w:rPr>
        <w:t>Описание методов и свойств класса</w:t>
      </w:r>
      <w:r w:rsidRPr="004700B0">
        <w:rPr>
          <w:szCs w:val="24"/>
        </w:rPr>
        <w:t xml:space="preserve"> </w:t>
      </w:r>
      <w:proofErr w:type="spellStart"/>
      <w:r w:rsidRPr="002E43CC">
        <w:rPr>
          <w:szCs w:val="24"/>
        </w:rPr>
        <w:t>ImageStorageService</w:t>
      </w:r>
      <w:proofErr w:type="spellEnd"/>
      <w:r>
        <w:rPr>
          <w:szCs w:val="24"/>
        </w:rPr>
        <w:t>.</w:t>
      </w:r>
      <w:r>
        <w:rPr>
          <w:szCs w:val="24"/>
          <w:lang w:val="en-US"/>
        </w:rPr>
        <w:t>kt</w:t>
      </w:r>
    </w:p>
    <w:tbl>
      <w:tblPr>
        <w:tblStyle w:val="a5"/>
        <w:tblW w:w="10320" w:type="dxa"/>
        <w:tblLayout w:type="fixed"/>
        <w:tblLook w:val="04A0" w:firstRow="1" w:lastRow="0" w:firstColumn="1" w:lastColumn="0" w:noHBand="0" w:noVBand="1"/>
      </w:tblPr>
      <w:tblGrid>
        <w:gridCol w:w="1810"/>
        <w:gridCol w:w="1844"/>
        <w:gridCol w:w="1586"/>
        <w:gridCol w:w="1818"/>
        <w:gridCol w:w="993"/>
        <w:gridCol w:w="2269"/>
      </w:tblGrid>
      <w:tr w:rsidR="002E43CC" w14:paraId="44F31B31" w14:textId="77777777" w:rsidTr="0095544D">
        <w:tc>
          <w:tcPr>
            <w:tcW w:w="1032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1DB4BAE" w14:textId="77777777" w:rsidR="002E43CC" w:rsidRDefault="002E43CC" w:rsidP="0095544D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Методы</w:t>
            </w:r>
          </w:p>
        </w:tc>
      </w:tr>
      <w:tr w:rsidR="002E43CC" w14:paraId="0CE102C4" w14:textId="77777777" w:rsidTr="0095544D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D66FD7E" w14:textId="77777777" w:rsidR="002E43CC" w:rsidRDefault="002E43CC" w:rsidP="0095544D">
            <w:pPr>
              <w:ind w:firstLine="0"/>
            </w:pPr>
            <w:r>
              <w:t>Имя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317AAAF" w14:textId="77777777" w:rsidR="002E43CC" w:rsidRDefault="002E43CC" w:rsidP="0095544D">
            <w:pPr>
              <w:ind w:firstLine="0"/>
            </w:pPr>
            <w:r>
              <w:t>Модификатор доступа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DFBC23C" w14:textId="77777777" w:rsidR="002E43CC" w:rsidRDefault="002E43CC" w:rsidP="0095544D">
            <w:pPr>
              <w:ind w:firstLine="0"/>
            </w:pPr>
            <w:r>
              <w:t>Тип</w:t>
            </w:r>
          </w:p>
        </w:tc>
        <w:tc>
          <w:tcPr>
            <w:tcW w:w="28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E57364A" w14:textId="77777777" w:rsidR="002E43CC" w:rsidRDefault="002E43CC" w:rsidP="0095544D">
            <w:pPr>
              <w:ind w:firstLine="0"/>
            </w:pPr>
            <w:r>
              <w:t>Аргументы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2CA7B17" w14:textId="77777777" w:rsidR="002E43CC" w:rsidRDefault="002E43CC" w:rsidP="0095544D">
            <w:pPr>
              <w:ind w:firstLine="0"/>
            </w:pPr>
            <w:r>
              <w:t>Назначение</w:t>
            </w:r>
          </w:p>
        </w:tc>
      </w:tr>
      <w:tr w:rsidR="0095544D" w14:paraId="289A244D" w14:textId="77777777" w:rsidTr="0095544D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037816" w14:textId="2A41D209" w:rsidR="0095544D" w:rsidRPr="002E43CC" w:rsidRDefault="0095544D" w:rsidP="0095544D">
            <w:pPr>
              <w:ind w:firstLine="0"/>
              <w:rPr>
                <w:lang w:val="en-US"/>
              </w:rPr>
            </w:pPr>
            <w:proofErr w:type="spellStart"/>
            <w:r w:rsidRPr="0095544D">
              <w:rPr>
                <w:lang w:val="en-US"/>
              </w:rPr>
              <w:t>correctFile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22D80F" w14:textId="77777777" w:rsidR="0095544D" w:rsidRDefault="0095544D" w:rsidP="0095544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778DC" w14:textId="157A4FAA" w:rsidR="0095544D" w:rsidRPr="002E43CC" w:rsidRDefault="0095544D" w:rsidP="0095544D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247B52" w14:textId="13C3AE32" w:rsidR="0095544D" w:rsidRPr="009A7920" w:rsidRDefault="0095544D" w:rsidP="0095544D">
            <w:pPr>
              <w:ind w:firstLine="0"/>
              <w:rPr>
                <w:lang w:val="en-US"/>
              </w:rPr>
            </w:pPr>
            <w:r w:rsidRPr="0095544D">
              <w:rPr>
                <w:lang w:val="en-US"/>
              </w:rPr>
              <w:t xml:space="preserve">file: </w:t>
            </w:r>
            <w:proofErr w:type="spellStart"/>
            <w:r w:rsidRPr="0095544D">
              <w:rPr>
                <w:lang w:val="en-US"/>
              </w:rPr>
              <w:t>MultipartFile</w:t>
            </w:r>
            <w:proofErr w:type="spellEnd"/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9BD729" w14:textId="020547D8" w:rsidR="0095544D" w:rsidRPr="002E43CC" w:rsidRDefault="0095544D" w:rsidP="0095544D">
            <w:pPr>
              <w:ind w:firstLine="0"/>
            </w:pPr>
            <w:r>
              <w:t>М</w:t>
            </w:r>
            <w:r w:rsidRPr="0095544D">
              <w:t>етод для проверки корректности изображения.</w:t>
            </w:r>
          </w:p>
        </w:tc>
      </w:tr>
      <w:tr w:rsidR="0095544D" w14:paraId="50E22162" w14:textId="77777777" w:rsidTr="0095544D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6F60BC" w14:textId="6EC8B785" w:rsidR="0095544D" w:rsidRPr="002E43CC" w:rsidRDefault="0095544D" w:rsidP="0095544D">
            <w:pPr>
              <w:ind w:firstLine="0"/>
              <w:rPr>
                <w:lang w:val="en-US"/>
              </w:rPr>
            </w:pPr>
            <w:proofErr w:type="spellStart"/>
            <w:r w:rsidRPr="0095544D">
              <w:rPr>
                <w:lang w:val="en-US"/>
              </w:rPr>
              <w:t>isSupportedContentType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DEE012" w14:textId="77777777" w:rsidR="0095544D" w:rsidRDefault="0095544D" w:rsidP="0095544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46C8DC" w14:textId="77777777" w:rsidR="0095544D" w:rsidRDefault="0095544D" w:rsidP="0095544D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949436" w14:textId="34451976" w:rsidR="0095544D" w:rsidRPr="002E43CC" w:rsidRDefault="0095544D" w:rsidP="0095544D">
            <w:pPr>
              <w:ind w:firstLine="0"/>
              <w:rPr>
                <w:lang w:val="en-US"/>
              </w:rPr>
            </w:pPr>
            <w:proofErr w:type="spellStart"/>
            <w:r w:rsidRPr="0095544D">
              <w:rPr>
                <w:lang w:val="en-US"/>
              </w:rPr>
              <w:t>contentType</w:t>
            </w:r>
            <w:proofErr w:type="spellEnd"/>
            <w:r w:rsidRPr="0095544D">
              <w:rPr>
                <w:lang w:val="en-US"/>
              </w:rPr>
              <w:t>: String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06B1DC" w14:textId="34DCA5B1" w:rsidR="0095544D" w:rsidRPr="002E43CC" w:rsidRDefault="0095544D" w:rsidP="0095544D">
            <w:pPr>
              <w:ind w:firstLine="0"/>
            </w:pPr>
            <w:r w:rsidRPr="0095544D">
              <w:t xml:space="preserve">Метод для </w:t>
            </w:r>
            <w:proofErr w:type="spellStart"/>
            <w:r w:rsidRPr="0095544D">
              <w:t>провеки</w:t>
            </w:r>
            <w:proofErr w:type="spellEnd"/>
            <w:r w:rsidRPr="0095544D">
              <w:t xml:space="preserve"> корректности типа файла.</w:t>
            </w:r>
          </w:p>
        </w:tc>
      </w:tr>
      <w:tr w:rsidR="0095544D" w14:paraId="7E0BBEB1" w14:textId="77777777" w:rsidTr="0095544D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278BFD" w14:textId="76D00D25" w:rsidR="0095544D" w:rsidRPr="002E43CC" w:rsidRDefault="0095544D" w:rsidP="0095544D">
            <w:pPr>
              <w:ind w:firstLine="0"/>
            </w:pPr>
            <w:proofErr w:type="spellStart"/>
            <w:r w:rsidRPr="0095544D">
              <w:t>store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22528" w14:textId="77777777" w:rsidR="0095544D" w:rsidRPr="002E43CC" w:rsidRDefault="0095544D" w:rsidP="0095544D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82482" w14:textId="77777777" w:rsidR="0095544D" w:rsidRDefault="0095544D" w:rsidP="0095544D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2D52D1" w14:textId="36AA011C" w:rsidR="0095544D" w:rsidRPr="002E43CC" w:rsidRDefault="0095544D" w:rsidP="0095544D">
            <w:pPr>
              <w:ind w:firstLine="0"/>
            </w:pPr>
            <w:r w:rsidRPr="0095544D">
              <w:t xml:space="preserve">file: </w:t>
            </w:r>
            <w:proofErr w:type="spellStart"/>
            <w:r w:rsidRPr="0095544D">
              <w:t>MultipartFile</w:t>
            </w:r>
            <w:proofErr w:type="spellEnd"/>
            <w:r w:rsidRPr="0095544D">
              <w:t xml:space="preserve">, </w:t>
            </w:r>
            <w:proofErr w:type="spellStart"/>
            <w:r w:rsidRPr="0095544D">
              <w:t>user</w:t>
            </w:r>
            <w:proofErr w:type="spellEnd"/>
            <w:r w:rsidRPr="0095544D">
              <w:t xml:space="preserve">: </w:t>
            </w:r>
            <w:proofErr w:type="spellStart"/>
            <w:r w:rsidRPr="0095544D">
              <w:t>User</w:t>
            </w:r>
            <w:proofErr w:type="spellEnd"/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EC942" w14:textId="66886706" w:rsidR="0095544D" w:rsidRPr="002E43CC" w:rsidRDefault="0095544D" w:rsidP="0095544D">
            <w:pPr>
              <w:ind w:firstLine="0"/>
            </w:pPr>
            <w:r w:rsidRPr="0095544D">
              <w:t>Метод для загрузки фотографии в корневую папку.</w:t>
            </w:r>
          </w:p>
        </w:tc>
      </w:tr>
      <w:tr w:rsidR="0095544D" w14:paraId="2B1CE3D0" w14:textId="77777777" w:rsidTr="0095544D">
        <w:tc>
          <w:tcPr>
            <w:tcW w:w="1032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DC49F37" w14:textId="77777777" w:rsidR="0095544D" w:rsidRDefault="0095544D" w:rsidP="0095544D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Свойства</w:t>
            </w:r>
          </w:p>
        </w:tc>
      </w:tr>
      <w:tr w:rsidR="0095544D" w14:paraId="54A95C32" w14:textId="77777777" w:rsidTr="0095544D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E5C6C85" w14:textId="77777777" w:rsidR="0095544D" w:rsidRDefault="0095544D" w:rsidP="0095544D">
            <w:pPr>
              <w:ind w:firstLine="0"/>
            </w:pPr>
            <w:r>
              <w:t>Имя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ABBE883" w14:textId="77777777" w:rsidR="0095544D" w:rsidRDefault="0095544D" w:rsidP="0095544D">
            <w:pPr>
              <w:ind w:firstLine="0"/>
            </w:pPr>
            <w:r>
              <w:t>Модификатор доступа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5D393EC" w14:textId="77777777" w:rsidR="0095544D" w:rsidRDefault="0095544D" w:rsidP="0095544D">
            <w:pPr>
              <w:ind w:firstLine="0"/>
            </w:pPr>
            <w:r>
              <w:t>Тип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0DEB6A1" w14:textId="77777777" w:rsidR="0095544D" w:rsidRDefault="0095544D" w:rsidP="0095544D">
            <w:pPr>
              <w:ind w:firstLine="0"/>
            </w:pPr>
            <w:r>
              <w:t>Доступ</w:t>
            </w:r>
          </w:p>
        </w:tc>
        <w:tc>
          <w:tcPr>
            <w:tcW w:w="32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B10F58F" w14:textId="77777777" w:rsidR="0095544D" w:rsidRDefault="0095544D" w:rsidP="0095544D">
            <w:pPr>
              <w:tabs>
                <w:tab w:val="left" w:pos="1089"/>
              </w:tabs>
              <w:ind w:firstLine="0"/>
            </w:pPr>
            <w:r>
              <w:t>Назначение</w:t>
            </w:r>
          </w:p>
        </w:tc>
      </w:tr>
      <w:tr w:rsidR="0095544D" w14:paraId="0CC356A7" w14:textId="77777777" w:rsidTr="0095544D">
        <w:trPr>
          <w:trHeight w:val="60"/>
        </w:trPr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42C91A" w14:textId="77777777" w:rsidR="0095544D" w:rsidRDefault="0095544D" w:rsidP="0095544D">
            <w:pPr>
              <w:ind w:firstLine="0"/>
              <w:rPr>
                <w:lang w:val="en-US"/>
              </w:rPr>
            </w:pPr>
            <w:r w:rsidRPr="00D2462F">
              <w:rPr>
                <w:lang w:val="en-US"/>
              </w:rPr>
              <w:t>logger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29A33E" w14:textId="4CE35B76" w:rsidR="0095544D" w:rsidRDefault="00E84707" w:rsidP="0095544D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684F39" w14:textId="77777777" w:rsidR="0095544D" w:rsidRDefault="0095544D" w:rsidP="0095544D">
            <w:pPr>
              <w:ind w:firstLine="0"/>
              <w:rPr>
                <w:lang w:val="en-US"/>
              </w:rPr>
            </w:pPr>
            <w:r w:rsidRPr="000E695E">
              <w:rPr>
                <w:lang w:val="en-US"/>
              </w:rPr>
              <w:t>Logger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B433CA" w14:textId="77777777" w:rsidR="0095544D" w:rsidRDefault="0095544D" w:rsidP="0095544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32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33D6C7" w14:textId="77777777" w:rsidR="0095544D" w:rsidRDefault="0095544D" w:rsidP="0095544D">
            <w:pPr>
              <w:ind w:firstLine="0"/>
            </w:pPr>
            <w:proofErr w:type="spellStart"/>
            <w:r w:rsidRPr="000E695E">
              <w:rPr>
                <w:lang w:val="en-US"/>
              </w:rPr>
              <w:t>Логгер</w:t>
            </w:r>
            <w:proofErr w:type="spellEnd"/>
            <w:r w:rsidRPr="000E695E">
              <w:rPr>
                <w:lang w:val="en-US"/>
              </w:rPr>
              <w:t>.</w:t>
            </w:r>
          </w:p>
        </w:tc>
      </w:tr>
      <w:tr w:rsidR="0095544D" w14:paraId="6BBDBD5A" w14:textId="77777777" w:rsidTr="0095544D">
        <w:trPr>
          <w:trHeight w:val="60"/>
        </w:trPr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E00DA6" w14:textId="6F8EE491" w:rsidR="0095544D" w:rsidRDefault="0095544D" w:rsidP="0095544D">
            <w:pPr>
              <w:ind w:firstLine="0"/>
              <w:rPr>
                <w:lang w:val="en-US"/>
              </w:rPr>
            </w:pPr>
            <w:proofErr w:type="spellStart"/>
            <w:r w:rsidRPr="002E43CC">
              <w:rPr>
                <w:lang w:val="en-US"/>
              </w:rPr>
              <w:t>userService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786FFE" w14:textId="2B14D502" w:rsidR="0095544D" w:rsidRDefault="00E84707" w:rsidP="0095544D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6D698B" w14:textId="1438A7B4" w:rsidR="0095544D" w:rsidRPr="000E695E" w:rsidRDefault="0095544D" w:rsidP="0095544D">
            <w:pPr>
              <w:ind w:firstLine="0"/>
              <w:rPr>
                <w:lang w:val="en-US"/>
              </w:rPr>
            </w:pPr>
            <w:proofErr w:type="spellStart"/>
            <w:r w:rsidRPr="002E43CC">
              <w:rPr>
                <w:lang w:val="en-US"/>
              </w:rPr>
              <w:t>UserService</w:t>
            </w:r>
            <w:proofErr w:type="spellEnd"/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76E684" w14:textId="2BAE9140" w:rsidR="0095544D" w:rsidRDefault="0095544D" w:rsidP="0095544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32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763AE1" w14:textId="1F5A1539" w:rsidR="0095544D" w:rsidRDefault="0095544D" w:rsidP="0095544D">
            <w:pPr>
              <w:ind w:firstLine="0"/>
            </w:pPr>
            <w:r w:rsidRPr="002E43CC">
              <w:t>Сервис для работы с пользователями.</w:t>
            </w:r>
          </w:p>
        </w:tc>
      </w:tr>
    </w:tbl>
    <w:p w14:paraId="0EAFB3DC" w14:textId="136CE734" w:rsidR="0095544D" w:rsidRDefault="0095544D" w:rsidP="0095544D">
      <w:pPr>
        <w:ind w:firstLine="0"/>
        <w:jc w:val="right"/>
      </w:pPr>
      <w:r>
        <w:t xml:space="preserve">Таблица 4.7 </w:t>
      </w:r>
    </w:p>
    <w:p w14:paraId="0593B699" w14:textId="507C3B52" w:rsidR="0095544D" w:rsidRPr="009A7920" w:rsidRDefault="0095544D" w:rsidP="0095544D">
      <w:pPr>
        <w:ind w:firstLine="0"/>
        <w:jc w:val="center"/>
        <w:rPr>
          <w:szCs w:val="24"/>
        </w:rPr>
      </w:pPr>
      <w:r>
        <w:rPr>
          <w:szCs w:val="24"/>
        </w:rPr>
        <w:t>Описание методов и свойств класса</w:t>
      </w:r>
      <w:r w:rsidRPr="004700B0">
        <w:rPr>
          <w:szCs w:val="24"/>
        </w:rPr>
        <w:t xml:space="preserve"> </w:t>
      </w:r>
      <w:proofErr w:type="spellStart"/>
      <w:r w:rsidRPr="0095544D">
        <w:rPr>
          <w:szCs w:val="24"/>
        </w:rPr>
        <w:t>JwtService</w:t>
      </w:r>
      <w:proofErr w:type="spellEnd"/>
      <w:r>
        <w:rPr>
          <w:szCs w:val="24"/>
        </w:rPr>
        <w:t>.</w:t>
      </w:r>
      <w:r>
        <w:rPr>
          <w:szCs w:val="24"/>
          <w:lang w:val="en-US"/>
        </w:rPr>
        <w:t>kt</w:t>
      </w:r>
    </w:p>
    <w:tbl>
      <w:tblPr>
        <w:tblStyle w:val="a5"/>
        <w:tblW w:w="10320" w:type="dxa"/>
        <w:tblLayout w:type="fixed"/>
        <w:tblLook w:val="04A0" w:firstRow="1" w:lastRow="0" w:firstColumn="1" w:lastColumn="0" w:noHBand="0" w:noVBand="1"/>
      </w:tblPr>
      <w:tblGrid>
        <w:gridCol w:w="1810"/>
        <w:gridCol w:w="1844"/>
        <w:gridCol w:w="1586"/>
        <w:gridCol w:w="1818"/>
        <w:gridCol w:w="993"/>
        <w:gridCol w:w="2269"/>
      </w:tblGrid>
      <w:tr w:rsidR="0095544D" w14:paraId="790216D5" w14:textId="77777777" w:rsidTr="0095544D">
        <w:tc>
          <w:tcPr>
            <w:tcW w:w="1032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ED0BD7D" w14:textId="77777777" w:rsidR="0095544D" w:rsidRDefault="0095544D" w:rsidP="0095544D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Методы</w:t>
            </w:r>
          </w:p>
        </w:tc>
      </w:tr>
      <w:tr w:rsidR="0095544D" w14:paraId="423F2B1F" w14:textId="77777777" w:rsidTr="0095544D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032F2F2" w14:textId="77777777" w:rsidR="0095544D" w:rsidRDefault="0095544D" w:rsidP="0095544D">
            <w:pPr>
              <w:ind w:firstLine="0"/>
            </w:pPr>
            <w:r>
              <w:t>Имя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D9F1AA3" w14:textId="77777777" w:rsidR="0095544D" w:rsidRDefault="0095544D" w:rsidP="0095544D">
            <w:pPr>
              <w:ind w:firstLine="0"/>
            </w:pPr>
            <w:r>
              <w:t>Модификатор доступа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BCDA831" w14:textId="77777777" w:rsidR="0095544D" w:rsidRDefault="0095544D" w:rsidP="0095544D">
            <w:pPr>
              <w:ind w:firstLine="0"/>
            </w:pPr>
            <w:r>
              <w:t>Тип</w:t>
            </w:r>
          </w:p>
        </w:tc>
        <w:tc>
          <w:tcPr>
            <w:tcW w:w="28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BBA5CDC" w14:textId="77777777" w:rsidR="0095544D" w:rsidRDefault="0095544D" w:rsidP="0095544D">
            <w:pPr>
              <w:ind w:firstLine="0"/>
            </w:pPr>
            <w:r>
              <w:t>Аргументы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7891D8A" w14:textId="77777777" w:rsidR="0095544D" w:rsidRDefault="0095544D" w:rsidP="0095544D">
            <w:pPr>
              <w:ind w:firstLine="0"/>
            </w:pPr>
            <w:r>
              <w:t>Назначение</w:t>
            </w:r>
          </w:p>
        </w:tc>
      </w:tr>
      <w:tr w:rsidR="0095544D" w:rsidRPr="0095544D" w14:paraId="6A6CF677" w14:textId="77777777" w:rsidTr="0095544D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624FF" w14:textId="17F72E15" w:rsidR="0095544D" w:rsidRPr="002E43CC" w:rsidRDefault="0095544D" w:rsidP="0095544D">
            <w:pPr>
              <w:ind w:firstLine="0"/>
              <w:rPr>
                <w:lang w:val="en-US"/>
              </w:rPr>
            </w:pPr>
            <w:proofErr w:type="spellStart"/>
            <w:r w:rsidRPr="0095544D">
              <w:rPr>
                <w:lang w:val="en-US"/>
              </w:rPr>
              <w:t>JwtService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A61138" w14:textId="5235207C" w:rsidR="0095544D" w:rsidRDefault="0095544D" w:rsidP="0095544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EF6F3B" w14:textId="373FAAD0" w:rsidR="0095544D" w:rsidRPr="0095544D" w:rsidRDefault="0095544D" w:rsidP="0095544D">
            <w:pPr>
              <w:ind w:firstLine="0"/>
            </w:pPr>
            <w:r>
              <w:t>Конструктор</w:t>
            </w:r>
          </w:p>
        </w:tc>
        <w:tc>
          <w:tcPr>
            <w:tcW w:w="28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AF4C4" w14:textId="6313354F" w:rsidR="0095544D" w:rsidRPr="0095544D" w:rsidRDefault="0095544D" w:rsidP="0095544D">
            <w:pPr>
              <w:ind w:firstLine="0"/>
              <w:rPr>
                <w:lang w:val="en-US"/>
              </w:rPr>
            </w:pPr>
            <w:proofErr w:type="spellStart"/>
            <w:r w:rsidRPr="0095544D">
              <w:rPr>
                <w:lang w:val="en-US"/>
              </w:rPr>
              <w:t>val</w:t>
            </w:r>
            <w:proofErr w:type="spellEnd"/>
            <w:r w:rsidRPr="0095544D">
              <w:rPr>
                <w:lang w:val="en-US"/>
              </w:rPr>
              <w:t xml:space="preserve"> </w:t>
            </w:r>
            <w:proofErr w:type="spellStart"/>
            <w:r w:rsidRPr="0095544D">
              <w:rPr>
                <w:lang w:val="en-US"/>
              </w:rPr>
              <w:t>secretKey</w:t>
            </w:r>
            <w:proofErr w:type="spellEnd"/>
            <w:r w:rsidRPr="0095544D">
              <w:rPr>
                <w:lang w:val="en-US"/>
              </w:rPr>
              <w:t xml:space="preserve">: String, </w:t>
            </w:r>
            <w:proofErr w:type="spellStart"/>
            <w:r w:rsidRPr="0095544D">
              <w:rPr>
                <w:lang w:val="en-US"/>
              </w:rPr>
              <w:t>val</w:t>
            </w:r>
            <w:proofErr w:type="spellEnd"/>
            <w:r w:rsidRPr="0095544D">
              <w:rPr>
                <w:lang w:val="en-US"/>
              </w:rPr>
              <w:t xml:space="preserve"> minutes: Long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DCBDDE" w14:textId="3CB0642F" w:rsidR="0095544D" w:rsidRPr="0095544D" w:rsidRDefault="0095544D" w:rsidP="0095544D">
            <w:pPr>
              <w:ind w:firstLine="0"/>
            </w:pPr>
            <w:r w:rsidRPr="0095544D">
              <w:t xml:space="preserve">Сервис для работы с </w:t>
            </w:r>
            <w:proofErr w:type="spellStart"/>
            <w:r w:rsidRPr="0095544D">
              <w:rPr>
                <w:lang w:val="en-US"/>
              </w:rPr>
              <w:t>Javascript</w:t>
            </w:r>
            <w:proofErr w:type="spellEnd"/>
            <w:r w:rsidRPr="0095544D">
              <w:t xml:space="preserve"> </w:t>
            </w:r>
            <w:r w:rsidRPr="0095544D">
              <w:rPr>
                <w:lang w:val="en-US"/>
              </w:rPr>
              <w:t>Web</w:t>
            </w:r>
            <w:r w:rsidRPr="0095544D">
              <w:t xml:space="preserve"> </w:t>
            </w:r>
            <w:r w:rsidRPr="0095544D">
              <w:rPr>
                <w:lang w:val="en-US"/>
              </w:rPr>
              <w:t>Token</w:t>
            </w:r>
            <w:r w:rsidRPr="0095544D">
              <w:t>.</w:t>
            </w:r>
          </w:p>
        </w:tc>
      </w:tr>
      <w:tr w:rsidR="0095544D" w14:paraId="3DB0DA97" w14:textId="77777777" w:rsidTr="0095544D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382724" w14:textId="427C5CF5" w:rsidR="0095544D" w:rsidRPr="0095544D" w:rsidRDefault="0095544D" w:rsidP="0095544D">
            <w:pPr>
              <w:ind w:firstLine="0"/>
            </w:pPr>
            <w:proofErr w:type="spellStart"/>
            <w:r w:rsidRPr="0095544D">
              <w:t>createAccessToken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429035" w14:textId="0DE4D8AF" w:rsidR="0095544D" w:rsidRDefault="0095544D" w:rsidP="0095544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A30C1C" w14:textId="45F2B791" w:rsidR="0095544D" w:rsidRPr="0095544D" w:rsidRDefault="0095544D" w:rsidP="0095544D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145341" w14:textId="7C95C162" w:rsidR="0095544D" w:rsidRPr="002E43CC" w:rsidRDefault="0095544D" w:rsidP="0095544D">
            <w:pPr>
              <w:ind w:firstLine="0"/>
              <w:rPr>
                <w:lang w:val="en-US"/>
              </w:rPr>
            </w:pPr>
            <w:r w:rsidRPr="0095544D">
              <w:rPr>
                <w:lang w:val="en-US"/>
              </w:rPr>
              <w:t>user: User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CAD095" w14:textId="1E204BCF" w:rsidR="0095544D" w:rsidRPr="002E43CC" w:rsidRDefault="0095544D" w:rsidP="0095544D">
            <w:pPr>
              <w:ind w:firstLine="0"/>
            </w:pPr>
            <w:r w:rsidRPr="0095544D">
              <w:t>Метод для создания JWT токена.</w:t>
            </w:r>
          </w:p>
        </w:tc>
      </w:tr>
      <w:tr w:rsidR="0095544D" w14:paraId="473DD078" w14:textId="77777777" w:rsidTr="0095544D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EB35D" w14:textId="5392BD84" w:rsidR="0095544D" w:rsidRPr="002E43CC" w:rsidRDefault="0095544D" w:rsidP="0095544D">
            <w:pPr>
              <w:ind w:firstLine="0"/>
            </w:pPr>
            <w:proofErr w:type="spellStart"/>
            <w:r w:rsidRPr="0095544D">
              <w:lastRenderedPageBreak/>
              <w:t>validateToken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3CED3" w14:textId="02CB1ED9" w:rsidR="0095544D" w:rsidRPr="002E43CC" w:rsidRDefault="0095544D" w:rsidP="0095544D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525EE7" w14:textId="503EA356" w:rsidR="0095544D" w:rsidRPr="0095544D" w:rsidRDefault="0095544D" w:rsidP="0095544D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0F8D1F" w14:textId="30528927" w:rsidR="0095544D" w:rsidRPr="002E43CC" w:rsidRDefault="0095544D" w:rsidP="0095544D">
            <w:pPr>
              <w:ind w:firstLine="0"/>
            </w:pPr>
            <w:proofErr w:type="spellStart"/>
            <w:r w:rsidRPr="0095544D">
              <w:t>token</w:t>
            </w:r>
            <w:proofErr w:type="spellEnd"/>
            <w:r w:rsidRPr="0095544D">
              <w:t xml:space="preserve">: </w:t>
            </w:r>
            <w:proofErr w:type="spellStart"/>
            <w:r w:rsidRPr="0095544D">
              <w:t>String</w:t>
            </w:r>
            <w:proofErr w:type="spellEnd"/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A5C9DB" w14:textId="60E80B35" w:rsidR="0095544D" w:rsidRPr="002E43CC" w:rsidRDefault="0095544D" w:rsidP="0095544D">
            <w:pPr>
              <w:ind w:firstLine="0"/>
            </w:pPr>
            <w:r w:rsidRPr="0095544D">
              <w:t>Метод для валидации токена средствами</w:t>
            </w:r>
          </w:p>
        </w:tc>
      </w:tr>
      <w:tr w:rsidR="0095544D" w14:paraId="1FC70322" w14:textId="77777777" w:rsidTr="0095544D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D9FE9A" w14:textId="6EAE9F22" w:rsidR="0095544D" w:rsidRPr="0095544D" w:rsidRDefault="0095544D" w:rsidP="0095544D">
            <w:pPr>
              <w:ind w:firstLine="0"/>
            </w:pPr>
            <w:proofErr w:type="spellStart"/>
            <w:r w:rsidRPr="0095544D">
              <w:t>getIncorrectTokenResponse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0948EA" w14:textId="206AB871" w:rsidR="0095544D" w:rsidRDefault="0095544D" w:rsidP="0095544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3F134C" w14:textId="1FD14EA2" w:rsidR="0095544D" w:rsidRDefault="0095544D" w:rsidP="0095544D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41FB9" w14:textId="3BC255F3" w:rsidR="0095544D" w:rsidRPr="0095544D" w:rsidRDefault="0095544D" w:rsidP="0095544D">
            <w:pPr>
              <w:ind w:firstLine="0"/>
            </w:pPr>
            <w:r>
              <w:t>-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D2099A" w14:textId="7BFF292B" w:rsidR="0095544D" w:rsidRPr="0095544D" w:rsidRDefault="0095544D" w:rsidP="0095544D">
            <w:pPr>
              <w:ind w:firstLine="0"/>
            </w:pPr>
            <w:r>
              <w:t xml:space="preserve">Получение </w:t>
            </w:r>
            <w:r>
              <w:rPr>
                <w:lang w:val="en-US"/>
              </w:rPr>
              <w:t>Response</w:t>
            </w:r>
            <w:r w:rsidRPr="0095544D">
              <w:t xml:space="preserve"> </w:t>
            </w:r>
            <w:r>
              <w:t>для некорректного токена.</w:t>
            </w:r>
          </w:p>
        </w:tc>
      </w:tr>
      <w:tr w:rsidR="0095544D" w14:paraId="212D0628" w14:textId="77777777" w:rsidTr="0095544D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00AB2" w14:textId="199AFC02" w:rsidR="0095544D" w:rsidRPr="0095544D" w:rsidRDefault="0095544D" w:rsidP="0095544D">
            <w:pPr>
              <w:ind w:firstLine="0"/>
            </w:pPr>
            <w:proofErr w:type="spellStart"/>
            <w:r w:rsidRPr="0095544D">
              <w:t>parseAccessToken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0726ED" w14:textId="3F70DD2E" w:rsidR="0095544D" w:rsidRDefault="0095544D" w:rsidP="0095544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6D5141" w14:textId="4BDC1B44" w:rsidR="0095544D" w:rsidRDefault="0095544D" w:rsidP="0095544D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D2E788" w14:textId="1F3B5FF3" w:rsidR="0095544D" w:rsidRDefault="0095544D" w:rsidP="0095544D">
            <w:pPr>
              <w:ind w:firstLine="0"/>
            </w:pPr>
            <w:proofErr w:type="spellStart"/>
            <w:r w:rsidRPr="0095544D">
              <w:t>token</w:t>
            </w:r>
            <w:proofErr w:type="spellEnd"/>
            <w:r w:rsidRPr="0095544D">
              <w:t xml:space="preserve">: </w:t>
            </w:r>
            <w:proofErr w:type="spellStart"/>
            <w:r w:rsidRPr="0095544D">
              <w:t>String</w:t>
            </w:r>
            <w:proofErr w:type="spellEnd"/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919BC" w14:textId="1D62261A" w:rsidR="0095544D" w:rsidRDefault="0095544D" w:rsidP="0095544D">
            <w:pPr>
              <w:ind w:firstLine="0"/>
            </w:pPr>
            <w:r w:rsidRPr="0095544D">
              <w:t>Преобразование токена из [</w:t>
            </w:r>
            <w:proofErr w:type="spellStart"/>
            <w:r w:rsidRPr="0095544D">
              <w:t>String</w:t>
            </w:r>
            <w:proofErr w:type="spellEnd"/>
            <w:r w:rsidRPr="0095544D">
              <w:t>] в [</w:t>
            </w:r>
            <w:proofErr w:type="spellStart"/>
            <w:r w:rsidRPr="0095544D">
              <w:t>Jws</w:t>
            </w:r>
            <w:proofErr w:type="spellEnd"/>
            <w:r w:rsidRPr="0095544D">
              <w:t xml:space="preserve">] </w:t>
            </w:r>
            <w:proofErr w:type="spellStart"/>
            <w:r w:rsidRPr="0095544D">
              <w:t>спомощью</w:t>
            </w:r>
            <w:proofErr w:type="spellEnd"/>
            <w:r w:rsidRPr="0095544D">
              <w:t xml:space="preserve"> [</w:t>
            </w:r>
            <w:proofErr w:type="spellStart"/>
            <w:r w:rsidRPr="0095544D">
              <w:t>Jwts.parserBuilder</w:t>
            </w:r>
            <w:proofErr w:type="spellEnd"/>
            <w:r w:rsidRPr="0095544D">
              <w:t>]</w:t>
            </w:r>
          </w:p>
        </w:tc>
      </w:tr>
      <w:tr w:rsidR="0095544D" w14:paraId="0561AB99" w14:textId="77777777" w:rsidTr="0095544D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348E25" w14:textId="4FAC3368" w:rsidR="0095544D" w:rsidRPr="0095544D" w:rsidRDefault="0095544D" w:rsidP="0095544D">
            <w:pPr>
              <w:ind w:firstLine="0"/>
            </w:pPr>
            <w:proofErr w:type="spellStart"/>
            <w:r w:rsidRPr="0095544D">
              <w:t>getJsonTokens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3DCFAC" w14:textId="33D2239B" w:rsidR="0095544D" w:rsidRDefault="0095544D" w:rsidP="0095544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54D618" w14:textId="409BBDC4" w:rsidR="0095544D" w:rsidRDefault="0095544D" w:rsidP="0095544D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6440A" w14:textId="6F15BF5F" w:rsidR="0095544D" w:rsidRPr="0095544D" w:rsidRDefault="0095544D" w:rsidP="0095544D">
            <w:pPr>
              <w:ind w:firstLine="0"/>
            </w:pPr>
            <w:proofErr w:type="spellStart"/>
            <w:r w:rsidRPr="0095544D">
              <w:t>user</w:t>
            </w:r>
            <w:proofErr w:type="spellEnd"/>
            <w:r w:rsidRPr="0095544D">
              <w:t xml:space="preserve">: </w:t>
            </w:r>
            <w:proofErr w:type="spellStart"/>
            <w:r w:rsidRPr="0095544D">
              <w:t>User</w:t>
            </w:r>
            <w:proofErr w:type="spellEnd"/>
            <w:r w:rsidRPr="0095544D">
              <w:t xml:space="preserve">, </w:t>
            </w:r>
            <w:proofErr w:type="spellStart"/>
            <w:r w:rsidRPr="0095544D">
              <w:t>fingerPrint</w:t>
            </w:r>
            <w:proofErr w:type="spellEnd"/>
            <w:r w:rsidRPr="0095544D">
              <w:t xml:space="preserve">: </w:t>
            </w:r>
            <w:proofErr w:type="spellStart"/>
            <w:r w:rsidRPr="0095544D">
              <w:t>String</w:t>
            </w:r>
            <w:proofErr w:type="spellEnd"/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D0E12" w14:textId="462EE250" w:rsidR="0095544D" w:rsidRPr="0095544D" w:rsidRDefault="0095544D" w:rsidP="0095544D">
            <w:pPr>
              <w:ind w:firstLine="0"/>
            </w:pPr>
            <w:r w:rsidRPr="0095544D">
              <w:t xml:space="preserve">Получение на основе пользователя и отпечатка пару из </w:t>
            </w:r>
            <w:proofErr w:type="spellStart"/>
            <w:r w:rsidRPr="0095544D">
              <w:t>Access</w:t>
            </w:r>
            <w:proofErr w:type="spellEnd"/>
            <w:r w:rsidRPr="0095544D">
              <w:t xml:space="preserve"> и </w:t>
            </w:r>
            <w:proofErr w:type="spellStart"/>
            <w:r w:rsidRPr="0095544D">
              <w:t>Refresh</w:t>
            </w:r>
            <w:proofErr w:type="spellEnd"/>
            <w:r w:rsidRPr="0095544D">
              <w:t xml:space="preserve"> токенов в JSON формате.</w:t>
            </w:r>
          </w:p>
        </w:tc>
      </w:tr>
      <w:tr w:rsidR="0095544D" w14:paraId="4852642A" w14:textId="77777777" w:rsidTr="0095544D">
        <w:tc>
          <w:tcPr>
            <w:tcW w:w="1032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9735360" w14:textId="77777777" w:rsidR="0095544D" w:rsidRDefault="0095544D" w:rsidP="0095544D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Свойства</w:t>
            </w:r>
          </w:p>
        </w:tc>
      </w:tr>
      <w:tr w:rsidR="0095544D" w14:paraId="339DBD29" w14:textId="77777777" w:rsidTr="0095544D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BD97461" w14:textId="77777777" w:rsidR="0095544D" w:rsidRDefault="0095544D" w:rsidP="0095544D">
            <w:pPr>
              <w:ind w:firstLine="0"/>
            </w:pPr>
            <w:r>
              <w:t>Имя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0526DE8" w14:textId="77777777" w:rsidR="0095544D" w:rsidRDefault="0095544D" w:rsidP="0095544D">
            <w:pPr>
              <w:ind w:firstLine="0"/>
            </w:pPr>
            <w:r>
              <w:t>Модификатор доступа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54F0763" w14:textId="77777777" w:rsidR="0095544D" w:rsidRDefault="0095544D" w:rsidP="0095544D">
            <w:pPr>
              <w:ind w:firstLine="0"/>
            </w:pPr>
            <w:r>
              <w:t>Тип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3DB6450" w14:textId="77777777" w:rsidR="0095544D" w:rsidRDefault="0095544D" w:rsidP="0095544D">
            <w:pPr>
              <w:ind w:firstLine="0"/>
            </w:pPr>
            <w:r>
              <w:t>Доступ</w:t>
            </w:r>
          </w:p>
        </w:tc>
        <w:tc>
          <w:tcPr>
            <w:tcW w:w="32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2A44953" w14:textId="77777777" w:rsidR="0095544D" w:rsidRDefault="0095544D" w:rsidP="0095544D">
            <w:pPr>
              <w:tabs>
                <w:tab w:val="left" w:pos="1089"/>
              </w:tabs>
              <w:ind w:firstLine="0"/>
            </w:pPr>
            <w:r>
              <w:t>Назначение</w:t>
            </w:r>
          </w:p>
        </w:tc>
      </w:tr>
      <w:tr w:rsidR="0095544D" w14:paraId="7315FA49" w14:textId="77777777" w:rsidTr="0095544D">
        <w:trPr>
          <w:trHeight w:val="60"/>
        </w:trPr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6E96BA" w14:textId="77777777" w:rsidR="0095544D" w:rsidRDefault="0095544D" w:rsidP="0095544D">
            <w:pPr>
              <w:ind w:firstLine="0"/>
              <w:rPr>
                <w:lang w:val="en-US"/>
              </w:rPr>
            </w:pPr>
            <w:r w:rsidRPr="00D2462F">
              <w:rPr>
                <w:lang w:val="en-US"/>
              </w:rPr>
              <w:t>logger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992653" w14:textId="49FEA84D" w:rsidR="0095544D" w:rsidRDefault="00E84707" w:rsidP="0095544D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60264E" w14:textId="77777777" w:rsidR="0095544D" w:rsidRDefault="0095544D" w:rsidP="0095544D">
            <w:pPr>
              <w:ind w:firstLine="0"/>
              <w:rPr>
                <w:lang w:val="en-US"/>
              </w:rPr>
            </w:pPr>
            <w:r w:rsidRPr="000E695E">
              <w:rPr>
                <w:lang w:val="en-US"/>
              </w:rPr>
              <w:t>Logger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AA443E" w14:textId="77777777" w:rsidR="0095544D" w:rsidRDefault="0095544D" w:rsidP="0095544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32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08EA6B" w14:textId="77777777" w:rsidR="0095544D" w:rsidRDefault="0095544D" w:rsidP="0095544D">
            <w:pPr>
              <w:ind w:firstLine="0"/>
            </w:pPr>
            <w:proofErr w:type="spellStart"/>
            <w:r w:rsidRPr="000E695E">
              <w:rPr>
                <w:lang w:val="en-US"/>
              </w:rPr>
              <w:t>Логгер</w:t>
            </w:r>
            <w:proofErr w:type="spellEnd"/>
            <w:r w:rsidRPr="000E695E">
              <w:rPr>
                <w:lang w:val="en-US"/>
              </w:rPr>
              <w:t>.</w:t>
            </w:r>
          </w:p>
        </w:tc>
      </w:tr>
      <w:tr w:rsidR="0095544D" w14:paraId="11F4F91D" w14:textId="77777777" w:rsidTr="0095544D">
        <w:trPr>
          <w:trHeight w:val="60"/>
        </w:trPr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2FC68B" w14:textId="454F6DDC" w:rsidR="0095544D" w:rsidRDefault="0095544D" w:rsidP="0095544D">
            <w:pPr>
              <w:ind w:firstLine="0"/>
              <w:rPr>
                <w:lang w:val="en-US"/>
              </w:rPr>
            </w:pPr>
            <w:proofErr w:type="spellStart"/>
            <w:r w:rsidRPr="0095544D">
              <w:rPr>
                <w:lang w:val="en-US"/>
              </w:rPr>
              <w:t>refreshTokenService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E09E70" w14:textId="144C7FFE" w:rsidR="0095544D" w:rsidRDefault="00E84707" w:rsidP="0095544D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2ADD4A" w14:textId="4AB2D67B" w:rsidR="0095544D" w:rsidRPr="000E695E" w:rsidRDefault="0095544D" w:rsidP="0095544D">
            <w:pPr>
              <w:ind w:firstLine="0"/>
              <w:rPr>
                <w:lang w:val="en-US"/>
              </w:rPr>
            </w:pPr>
            <w:proofErr w:type="spellStart"/>
            <w:r w:rsidRPr="0095544D">
              <w:rPr>
                <w:lang w:val="en-US"/>
              </w:rPr>
              <w:t>RefreshTokenService</w:t>
            </w:r>
            <w:proofErr w:type="spellEnd"/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785F56" w14:textId="77777777" w:rsidR="0095544D" w:rsidRDefault="0095544D" w:rsidP="0095544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32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EE3F09" w14:textId="4F146639" w:rsidR="0095544D" w:rsidRDefault="0095544D" w:rsidP="0095544D">
            <w:pPr>
              <w:ind w:firstLine="0"/>
            </w:pPr>
            <w:r w:rsidRPr="0095544D">
              <w:t xml:space="preserve">Сервис работы с </w:t>
            </w:r>
            <w:proofErr w:type="spellStart"/>
            <w:r w:rsidRPr="0095544D">
              <w:t>Refresh</w:t>
            </w:r>
            <w:proofErr w:type="spellEnd"/>
            <w:r w:rsidRPr="0095544D">
              <w:t xml:space="preserve"> токенами.</w:t>
            </w:r>
          </w:p>
        </w:tc>
      </w:tr>
    </w:tbl>
    <w:p w14:paraId="1AC9FB2C" w14:textId="5CA13CD4" w:rsidR="0095544D" w:rsidRDefault="0095544D" w:rsidP="0095544D">
      <w:pPr>
        <w:ind w:firstLine="0"/>
        <w:jc w:val="right"/>
      </w:pPr>
      <w:r>
        <w:t xml:space="preserve">Таблица 4.8 </w:t>
      </w:r>
    </w:p>
    <w:p w14:paraId="51B5804E" w14:textId="0C793C59" w:rsidR="0095544D" w:rsidRPr="009A7920" w:rsidRDefault="0095544D" w:rsidP="0095544D">
      <w:pPr>
        <w:ind w:firstLine="0"/>
        <w:jc w:val="center"/>
        <w:rPr>
          <w:szCs w:val="24"/>
        </w:rPr>
      </w:pPr>
      <w:r>
        <w:rPr>
          <w:szCs w:val="24"/>
        </w:rPr>
        <w:t>Описание методов и свойств класса</w:t>
      </w:r>
      <w:r w:rsidRPr="004700B0">
        <w:rPr>
          <w:szCs w:val="24"/>
        </w:rPr>
        <w:t xml:space="preserve"> </w:t>
      </w:r>
      <w:proofErr w:type="spellStart"/>
      <w:r w:rsidR="005D5CD0" w:rsidRPr="005D5CD0">
        <w:rPr>
          <w:szCs w:val="24"/>
        </w:rPr>
        <w:t>MeetService</w:t>
      </w:r>
      <w:proofErr w:type="spellEnd"/>
      <w:r>
        <w:rPr>
          <w:szCs w:val="24"/>
        </w:rPr>
        <w:t>.</w:t>
      </w:r>
      <w:r>
        <w:rPr>
          <w:szCs w:val="24"/>
          <w:lang w:val="en-US"/>
        </w:rPr>
        <w:t>kt</w:t>
      </w:r>
    </w:p>
    <w:tbl>
      <w:tblPr>
        <w:tblStyle w:val="a5"/>
        <w:tblW w:w="10320" w:type="dxa"/>
        <w:tblLayout w:type="fixed"/>
        <w:tblLook w:val="04A0" w:firstRow="1" w:lastRow="0" w:firstColumn="1" w:lastColumn="0" w:noHBand="0" w:noVBand="1"/>
      </w:tblPr>
      <w:tblGrid>
        <w:gridCol w:w="1810"/>
        <w:gridCol w:w="1844"/>
        <w:gridCol w:w="1586"/>
        <w:gridCol w:w="1818"/>
        <w:gridCol w:w="993"/>
        <w:gridCol w:w="2269"/>
      </w:tblGrid>
      <w:tr w:rsidR="0095544D" w14:paraId="3E3914FF" w14:textId="77777777" w:rsidTr="0095544D">
        <w:tc>
          <w:tcPr>
            <w:tcW w:w="1032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B080874" w14:textId="77777777" w:rsidR="0095544D" w:rsidRDefault="0095544D" w:rsidP="0095544D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Методы</w:t>
            </w:r>
          </w:p>
        </w:tc>
      </w:tr>
      <w:tr w:rsidR="0095544D" w14:paraId="39D45CDE" w14:textId="77777777" w:rsidTr="0095544D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EE73FB9" w14:textId="77777777" w:rsidR="0095544D" w:rsidRDefault="0095544D" w:rsidP="0095544D">
            <w:pPr>
              <w:ind w:firstLine="0"/>
            </w:pPr>
            <w:r>
              <w:t>Имя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88461D0" w14:textId="77777777" w:rsidR="0095544D" w:rsidRDefault="0095544D" w:rsidP="0095544D">
            <w:pPr>
              <w:ind w:firstLine="0"/>
            </w:pPr>
            <w:r>
              <w:t>Модификатор доступа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9A95EF4" w14:textId="77777777" w:rsidR="0095544D" w:rsidRDefault="0095544D" w:rsidP="0095544D">
            <w:pPr>
              <w:ind w:firstLine="0"/>
            </w:pPr>
            <w:r>
              <w:t>Тип</w:t>
            </w:r>
          </w:p>
        </w:tc>
        <w:tc>
          <w:tcPr>
            <w:tcW w:w="28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1AC69D1" w14:textId="77777777" w:rsidR="0095544D" w:rsidRDefault="0095544D" w:rsidP="0095544D">
            <w:pPr>
              <w:ind w:firstLine="0"/>
            </w:pPr>
            <w:r>
              <w:t>Аргументы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E645317" w14:textId="77777777" w:rsidR="0095544D" w:rsidRDefault="0095544D" w:rsidP="0095544D">
            <w:pPr>
              <w:ind w:firstLine="0"/>
            </w:pPr>
            <w:r>
              <w:t>Назначение</w:t>
            </w:r>
          </w:p>
        </w:tc>
      </w:tr>
      <w:tr w:rsidR="0095544D" w:rsidRPr="0095544D" w14:paraId="59FD3A19" w14:textId="77777777" w:rsidTr="0095544D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FB7D61" w14:textId="3E00124C" w:rsidR="0095544D" w:rsidRPr="002E43CC" w:rsidRDefault="005D5CD0" w:rsidP="0095544D">
            <w:pPr>
              <w:ind w:firstLine="0"/>
              <w:rPr>
                <w:lang w:val="en-US"/>
              </w:rPr>
            </w:pPr>
            <w:proofErr w:type="spellStart"/>
            <w:r w:rsidRPr="005D5CD0">
              <w:rPr>
                <w:lang w:val="en-US"/>
              </w:rPr>
              <w:t>getMeet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5A5B7" w14:textId="6623182D" w:rsidR="0095544D" w:rsidRDefault="005D5CD0" w:rsidP="0095544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B32F27" w14:textId="6ECA9DD5" w:rsidR="0095544D" w:rsidRPr="005D5CD0" w:rsidRDefault="005D5CD0" w:rsidP="0095544D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4C48F" w14:textId="59A34F09" w:rsidR="0095544D" w:rsidRPr="0095544D" w:rsidRDefault="005D5CD0" w:rsidP="0095544D">
            <w:pPr>
              <w:ind w:firstLine="0"/>
              <w:rPr>
                <w:lang w:val="en-US"/>
              </w:rPr>
            </w:pPr>
            <w:r w:rsidRPr="005D5CD0">
              <w:rPr>
                <w:lang w:val="en-US"/>
              </w:rPr>
              <w:t>user: User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95702D" w14:textId="5922338B" w:rsidR="0095544D" w:rsidRPr="0095544D" w:rsidRDefault="005D5CD0" w:rsidP="0095544D">
            <w:pPr>
              <w:ind w:firstLine="0"/>
            </w:pPr>
            <w:r w:rsidRPr="005D5CD0">
              <w:t>Метод для получения текущей встречи пользователя.</w:t>
            </w:r>
          </w:p>
        </w:tc>
      </w:tr>
      <w:tr w:rsidR="0095544D" w14:paraId="1DE8F7E6" w14:textId="77777777" w:rsidTr="0095544D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AC36C" w14:textId="2D76B132" w:rsidR="0095544D" w:rsidRPr="0095544D" w:rsidRDefault="005D5CD0" w:rsidP="0095544D">
            <w:pPr>
              <w:ind w:firstLine="0"/>
            </w:pPr>
            <w:proofErr w:type="spellStart"/>
            <w:r w:rsidRPr="005D5CD0">
              <w:t>getMeets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7E71E" w14:textId="3E107971" w:rsidR="0095544D" w:rsidRPr="005D5CD0" w:rsidRDefault="005D5CD0" w:rsidP="0095544D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0A3E6B" w14:textId="3B261110" w:rsidR="0095544D" w:rsidRPr="0095544D" w:rsidRDefault="005D5CD0" w:rsidP="0095544D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96484" w14:textId="1FFE78CE" w:rsidR="0095544D" w:rsidRPr="005D5CD0" w:rsidRDefault="005D5CD0" w:rsidP="0095544D">
            <w:pPr>
              <w:ind w:firstLine="0"/>
            </w:pPr>
            <w:proofErr w:type="spellStart"/>
            <w:r w:rsidRPr="005D5CD0">
              <w:t>user</w:t>
            </w:r>
            <w:proofErr w:type="spellEnd"/>
            <w:r w:rsidRPr="005D5CD0">
              <w:t xml:space="preserve">: </w:t>
            </w:r>
            <w:proofErr w:type="spellStart"/>
            <w:r w:rsidRPr="005D5CD0">
              <w:t>User</w:t>
            </w:r>
            <w:proofErr w:type="spellEnd"/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61E708" w14:textId="69D2E229" w:rsidR="0095544D" w:rsidRPr="002E43CC" w:rsidRDefault="005D5CD0" w:rsidP="0095544D">
            <w:pPr>
              <w:ind w:firstLine="0"/>
            </w:pPr>
            <w:r w:rsidRPr="005D5CD0">
              <w:t xml:space="preserve">Метод, который </w:t>
            </w:r>
            <w:proofErr w:type="spellStart"/>
            <w:r w:rsidRPr="005D5CD0">
              <w:t>дыдаёт</w:t>
            </w:r>
            <w:proofErr w:type="spellEnd"/>
            <w:r w:rsidRPr="005D5CD0">
              <w:t xml:space="preserve"> коллекцию из всех законченных встреч пользователя.</w:t>
            </w:r>
          </w:p>
        </w:tc>
      </w:tr>
      <w:tr w:rsidR="0095544D" w14:paraId="4142EA35" w14:textId="77777777" w:rsidTr="0095544D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7AEBCE" w14:textId="01AF20EC" w:rsidR="0095544D" w:rsidRPr="002E43CC" w:rsidRDefault="005D5CD0" w:rsidP="0095544D">
            <w:pPr>
              <w:ind w:firstLine="0"/>
            </w:pPr>
            <w:proofErr w:type="spellStart"/>
            <w:r w:rsidRPr="005D5CD0">
              <w:t>cancelSearch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B4E89F" w14:textId="6DE1D7A3" w:rsidR="0095544D" w:rsidRPr="005D5CD0" w:rsidRDefault="005D5CD0" w:rsidP="0095544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4CEABD" w14:textId="3898C67B" w:rsidR="0095544D" w:rsidRPr="0095544D" w:rsidRDefault="005D5CD0" w:rsidP="0095544D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6195F" w14:textId="63B4DC13" w:rsidR="0095544D" w:rsidRPr="002E43CC" w:rsidRDefault="005D5CD0" w:rsidP="0095544D">
            <w:pPr>
              <w:ind w:firstLine="0"/>
            </w:pPr>
            <w:proofErr w:type="spellStart"/>
            <w:r w:rsidRPr="005D5CD0">
              <w:t>user</w:t>
            </w:r>
            <w:proofErr w:type="spellEnd"/>
            <w:r w:rsidRPr="005D5CD0">
              <w:t xml:space="preserve">: </w:t>
            </w:r>
            <w:proofErr w:type="spellStart"/>
            <w:r w:rsidRPr="005D5CD0">
              <w:t>User</w:t>
            </w:r>
            <w:proofErr w:type="spellEnd"/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981AA5" w14:textId="680F975F" w:rsidR="0095544D" w:rsidRPr="002E43CC" w:rsidRDefault="005D5CD0" w:rsidP="0095544D">
            <w:pPr>
              <w:ind w:firstLine="0"/>
            </w:pPr>
            <w:r w:rsidRPr="005D5CD0">
              <w:t>Метод для отмены пользователем встречи.</w:t>
            </w:r>
          </w:p>
        </w:tc>
      </w:tr>
      <w:tr w:rsidR="0095544D" w14:paraId="7324DFEF" w14:textId="77777777" w:rsidTr="0095544D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FCAEC" w14:textId="477211BF" w:rsidR="0095544D" w:rsidRPr="0095544D" w:rsidRDefault="005D5CD0" w:rsidP="0095544D">
            <w:pPr>
              <w:ind w:firstLine="0"/>
            </w:pPr>
            <w:proofErr w:type="spellStart"/>
            <w:r w:rsidRPr="005D5CD0">
              <w:t>searchMeet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B88724" w14:textId="0B633C94" w:rsidR="0095544D" w:rsidRPr="005D5CD0" w:rsidRDefault="005D5CD0" w:rsidP="0095544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54DE3" w14:textId="0314A50C" w:rsidR="0095544D" w:rsidRDefault="005D5CD0" w:rsidP="0095544D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29E731" w14:textId="0007AED8" w:rsidR="0095544D" w:rsidRPr="0095544D" w:rsidRDefault="005D5CD0" w:rsidP="0095544D">
            <w:pPr>
              <w:ind w:firstLine="0"/>
            </w:pPr>
            <w:proofErr w:type="spellStart"/>
            <w:r w:rsidRPr="005D5CD0">
              <w:t>user</w:t>
            </w:r>
            <w:proofErr w:type="spellEnd"/>
            <w:r w:rsidRPr="005D5CD0">
              <w:t xml:space="preserve">: </w:t>
            </w:r>
            <w:proofErr w:type="spellStart"/>
            <w:r w:rsidRPr="005D5CD0">
              <w:t>User</w:t>
            </w:r>
            <w:proofErr w:type="spellEnd"/>
            <w:r w:rsidRPr="005D5CD0">
              <w:t xml:space="preserve">, </w:t>
            </w:r>
            <w:proofErr w:type="spellStart"/>
            <w:r w:rsidRPr="005D5CD0">
              <w:t>searchParams</w:t>
            </w:r>
            <w:proofErr w:type="spellEnd"/>
            <w:r w:rsidRPr="005D5CD0">
              <w:t xml:space="preserve">: </w:t>
            </w:r>
            <w:proofErr w:type="spellStart"/>
            <w:r w:rsidRPr="005D5CD0">
              <w:t>SearchParams</w:t>
            </w:r>
            <w:proofErr w:type="spellEnd"/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70198" w14:textId="1AD99DF1" w:rsidR="0095544D" w:rsidRPr="0095544D" w:rsidRDefault="005D5CD0" w:rsidP="0095544D">
            <w:pPr>
              <w:ind w:firstLine="0"/>
            </w:pPr>
            <w:r w:rsidRPr="005D5CD0">
              <w:t>Метод для поиска встречи.</w:t>
            </w:r>
          </w:p>
        </w:tc>
      </w:tr>
      <w:tr w:rsidR="0095544D" w14:paraId="2411499F" w14:textId="77777777" w:rsidTr="0095544D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AFCB1C" w14:textId="502B31CB" w:rsidR="0095544D" w:rsidRPr="0095544D" w:rsidRDefault="005D5CD0" w:rsidP="0095544D">
            <w:pPr>
              <w:ind w:firstLine="0"/>
            </w:pPr>
            <w:proofErr w:type="spellStart"/>
            <w:r w:rsidRPr="005D5CD0">
              <w:t>updateMeetStatus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0FD19B" w14:textId="199DFDC1" w:rsidR="0095544D" w:rsidRPr="005D5CD0" w:rsidRDefault="005D5CD0" w:rsidP="0095544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8F861" w14:textId="5B3789A6" w:rsidR="0095544D" w:rsidRDefault="005D5CD0" w:rsidP="0095544D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8D8F9B" w14:textId="0B5A644E" w:rsidR="0095544D" w:rsidRDefault="005D5CD0" w:rsidP="0095544D">
            <w:pPr>
              <w:ind w:firstLine="0"/>
            </w:pPr>
            <w:proofErr w:type="spellStart"/>
            <w:r w:rsidRPr="005D5CD0">
              <w:t>meet</w:t>
            </w:r>
            <w:proofErr w:type="spellEnd"/>
            <w:r w:rsidRPr="005D5CD0">
              <w:t xml:space="preserve">: </w:t>
            </w:r>
            <w:proofErr w:type="spellStart"/>
            <w:r w:rsidRPr="005D5CD0">
              <w:t>Meet</w:t>
            </w:r>
            <w:proofErr w:type="spellEnd"/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B1C80" w14:textId="25708F00" w:rsidR="0095544D" w:rsidRDefault="005D5CD0" w:rsidP="005D5CD0">
            <w:pPr>
              <w:ind w:firstLine="0"/>
            </w:pPr>
            <w:r>
              <w:t xml:space="preserve">Метод для проверки законченности </w:t>
            </w:r>
            <w:r>
              <w:lastRenderedPageBreak/>
              <w:t>встречи. Если время действия встречи [</w:t>
            </w:r>
            <w:proofErr w:type="spellStart"/>
            <w:r>
              <w:t>Meet.expiresDate</w:t>
            </w:r>
            <w:proofErr w:type="spellEnd"/>
            <w:r>
              <w:t>] вышло, то она перейдёт в статус [</w:t>
            </w:r>
            <w:proofErr w:type="spellStart"/>
            <w:r>
              <w:t>MeetStatus.FINISHED</w:t>
            </w:r>
            <w:proofErr w:type="spellEnd"/>
            <w:r>
              <w:t>]</w:t>
            </w:r>
          </w:p>
        </w:tc>
      </w:tr>
      <w:tr w:rsidR="0095544D" w14:paraId="35048A2A" w14:textId="77777777" w:rsidTr="0095544D">
        <w:tc>
          <w:tcPr>
            <w:tcW w:w="1032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CC5380F" w14:textId="77777777" w:rsidR="0095544D" w:rsidRDefault="0095544D" w:rsidP="0095544D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Свойства</w:t>
            </w:r>
          </w:p>
        </w:tc>
      </w:tr>
      <w:tr w:rsidR="0095544D" w14:paraId="300FAEA9" w14:textId="77777777" w:rsidTr="0095544D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A354AB2" w14:textId="77777777" w:rsidR="0095544D" w:rsidRDefault="0095544D" w:rsidP="0095544D">
            <w:pPr>
              <w:ind w:firstLine="0"/>
            </w:pPr>
            <w:r>
              <w:t>Имя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97F558C" w14:textId="77777777" w:rsidR="0095544D" w:rsidRDefault="0095544D" w:rsidP="0095544D">
            <w:pPr>
              <w:ind w:firstLine="0"/>
            </w:pPr>
            <w:r>
              <w:t>Модификатор доступа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501AF41" w14:textId="77777777" w:rsidR="0095544D" w:rsidRDefault="0095544D" w:rsidP="0095544D">
            <w:pPr>
              <w:ind w:firstLine="0"/>
            </w:pPr>
            <w:r>
              <w:t>Тип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CAD30D3" w14:textId="77777777" w:rsidR="0095544D" w:rsidRDefault="0095544D" w:rsidP="0095544D">
            <w:pPr>
              <w:ind w:firstLine="0"/>
            </w:pPr>
            <w:r>
              <w:t>Доступ</w:t>
            </w:r>
          </w:p>
        </w:tc>
        <w:tc>
          <w:tcPr>
            <w:tcW w:w="32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B36CAD1" w14:textId="77777777" w:rsidR="0095544D" w:rsidRDefault="0095544D" w:rsidP="0095544D">
            <w:pPr>
              <w:tabs>
                <w:tab w:val="left" w:pos="1089"/>
              </w:tabs>
              <w:ind w:firstLine="0"/>
            </w:pPr>
            <w:r>
              <w:t>Назначение</w:t>
            </w:r>
          </w:p>
        </w:tc>
      </w:tr>
      <w:tr w:rsidR="00E84707" w14:paraId="78BD2A14" w14:textId="77777777" w:rsidTr="0095544D">
        <w:trPr>
          <w:trHeight w:val="60"/>
        </w:trPr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C5140" w14:textId="4854A425" w:rsidR="00E84707" w:rsidRDefault="00E84707" w:rsidP="00E84707">
            <w:pPr>
              <w:ind w:firstLine="0"/>
              <w:rPr>
                <w:lang w:val="en-US"/>
              </w:rPr>
            </w:pPr>
            <w:r w:rsidRPr="00D2462F">
              <w:rPr>
                <w:lang w:val="en-US"/>
              </w:rPr>
              <w:t>logger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5E582" w14:textId="212CDC3F" w:rsidR="00E84707" w:rsidRDefault="00E84707" w:rsidP="00E84707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327D39" w14:textId="32BA71C9" w:rsidR="00E84707" w:rsidRDefault="00E84707" w:rsidP="00E84707">
            <w:pPr>
              <w:ind w:firstLine="0"/>
              <w:rPr>
                <w:lang w:val="en-US"/>
              </w:rPr>
            </w:pPr>
            <w:r w:rsidRPr="000E695E">
              <w:rPr>
                <w:lang w:val="en-US"/>
              </w:rPr>
              <w:t>Logger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ADB1B" w14:textId="23191E38" w:rsidR="00E84707" w:rsidRDefault="00E84707" w:rsidP="00E8470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32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B48E20" w14:textId="0F187339" w:rsidR="00E84707" w:rsidRDefault="00E84707" w:rsidP="00E84707">
            <w:pPr>
              <w:ind w:firstLine="0"/>
            </w:pPr>
            <w:proofErr w:type="spellStart"/>
            <w:r w:rsidRPr="000E695E">
              <w:rPr>
                <w:lang w:val="en-US"/>
              </w:rPr>
              <w:t>Логгер</w:t>
            </w:r>
            <w:proofErr w:type="spellEnd"/>
            <w:r w:rsidRPr="000E695E">
              <w:rPr>
                <w:lang w:val="en-US"/>
              </w:rPr>
              <w:t>.</w:t>
            </w:r>
          </w:p>
        </w:tc>
      </w:tr>
      <w:tr w:rsidR="00E84707" w14:paraId="71E511C5" w14:textId="77777777" w:rsidTr="0095544D">
        <w:trPr>
          <w:trHeight w:val="60"/>
        </w:trPr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0433E9" w14:textId="4E43A04C" w:rsidR="00E84707" w:rsidRDefault="00E84707" w:rsidP="00E84707">
            <w:pPr>
              <w:ind w:firstLine="0"/>
              <w:rPr>
                <w:lang w:val="en-US"/>
              </w:rPr>
            </w:pPr>
            <w:proofErr w:type="spellStart"/>
            <w:r w:rsidRPr="002E43CC">
              <w:rPr>
                <w:lang w:val="en-US"/>
              </w:rPr>
              <w:t>userService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4821D4" w14:textId="34812BFC" w:rsidR="00E84707" w:rsidRDefault="00E84707" w:rsidP="00E84707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66DA0" w14:textId="3C0173C9" w:rsidR="00E84707" w:rsidRPr="000E695E" w:rsidRDefault="00E84707" w:rsidP="00E84707">
            <w:pPr>
              <w:ind w:firstLine="0"/>
              <w:rPr>
                <w:lang w:val="en-US"/>
              </w:rPr>
            </w:pPr>
            <w:proofErr w:type="spellStart"/>
            <w:r w:rsidRPr="002E43CC">
              <w:rPr>
                <w:lang w:val="en-US"/>
              </w:rPr>
              <w:t>UserService</w:t>
            </w:r>
            <w:proofErr w:type="spellEnd"/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E86207" w14:textId="58255B43" w:rsidR="00E84707" w:rsidRDefault="00E84707" w:rsidP="00E8470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32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056449" w14:textId="0A29D612" w:rsidR="00E84707" w:rsidRDefault="00E84707" w:rsidP="00E84707">
            <w:pPr>
              <w:ind w:firstLine="0"/>
            </w:pPr>
            <w:r w:rsidRPr="002E43CC">
              <w:t>Сервис для работы с пользователями.</w:t>
            </w:r>
          </w:p>
        </w:tc>
      </w:tr>
      <w:tr w:rsidR="00E84707" w14:paraId="7CE242EF" w14:textId="77777777" w:rsidTr="0095544D">
        <w:trPr>
          <w:trHeight w:val="60"/>
        </w:trPr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96BEB6" w14:textId="31D07303" w:rsidR="00E84707" w:rsidRPr="00E84707" w:rsidRDefault="00E84707" w:rsidP="0095544D">
            <w:pPr>
              <w:ind w:firstLine="0"/>
            </w:pPr>
            <w:proofErr w:type="spellStart"/>
            <w:r w:rsidRPr="00E84707">
              <w:t>meetRepository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1F0BCF" w14:textId="01E9A586" w:rsidR="00E84707" w:rsidRPr="00E84707" w:rsidRDefault="00E84707" w:rsidP="0095544D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14C6CF" w14:textId="3D3D6981" w:rsidR="00E84707" w:rsidRPr="00E84707" w:rsidRDefault="00E84707" w:rsidP="0095544D">
            <w:pPr>
              <w:ind w:firstLine="0"/>
            </w:pPr>
            <w:proofErr w:type="spellStart"/>
            <w:r w:rsidRPr="00E84707">
              <w:t>MeetRepository</w:t>
            </w:r>
            <w:proofErr w:type="spellEnd"/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1BDF66" w14:textId="2D8762BD" w:rsidR="00E84707" w:rsidRPr="00E84707" w:rsidRDefault="00E84707" w:rsidP="0095544D">
            <w:pPr>
              <w:ind w:firstLine="0"/>
            </w:pPr>
            <w:r>
              <w:rPr>
                <w:lang w:val="en-US"/>
              </w:rPr>
              <w:t>get, set</w:t>
            </w:r>
          </w:p>
        </w:tc>
        <w:tc>
          <w:tcPr>
            <w:tcW w:w="32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60A9F" w14:textId="2871D679" w:rsidR="00E84707" w:rsidRPr="0095544D" w:rsidRDefault="00E84707" w:rsidP="0095544D">
            <w:pPr>
              <w:ind w:firstLine="0"/>
            </w:pPr>
            <w:r w:rsidRPr="00E84707">
              <w:t>Репозиторий встреч.</w:t>
            </w:r>
          </w:p>
        </w:tc>
      </w:tr>
      <w:tr w:rsidR="00E84707" w14:paraId="7D51B4F4" w14:textId="77777777" w:rsidTr="0095544D">
        <w:trPr>
          <w:trHeight w:val="60"/>
        </w:trPr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81FA2" w14:textId="035673FF" w:rsidR="00E84707" w:rsidRPr="00E84707" w:rsidRDefault="00E84707" w:rsidP="00E84707">
            <w:pPr>
              <w:ind w:firstLine="0"/>
              <w:jc w:val="center"/>
            </w:pPr>
            <w:proofErr w:type="spellStart"/>
            <w:r w:rsidRPr="00E84707">
              <w:t>searchRepository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326617" w14:textId="46A39AA5" w:rsidR="00E84707" w:rsidRPr="00E84707" w:rsidRDefault="00E84707" w:rsidP="0095544D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834AD5" w14:textId="1DAD1B98" w:rsidR="00E84707" w:rsidRPr="00E84707" w:rsidRDefault="00E84707" w:rsidP="0095544D">
            <w:pPr>
              <w:ind w:firstLine="0"/>
            </w:pPr>
            <w:proofErr w:type="spellStart"/>
            <w:r w:rsidRPr="00E84707">
              <w:t>SearchRepository</w:t>
            </w:r>
            <w:proofErr w:type="spellEnd"/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DABC58" w14:textId="73D077AE" w:rsidR="00E84707" w:rsidRPr="00E84707" w:rsidRDefault="00E84707" w:rsidP="0095544D">
            <w:pPr>
              <w:ind w:firstLine="0"/>
            </w:pPr>
            <w:r>
              <w:rPr>
                <w:lang w:val="en-US"/>
              </w:rPr>
              <w:t>get, set</w:t>
            </w:r>
          </w:p>
        </w:tc>
        <w:tc>
          <w:tcPr>
            <w:tcW w:w="32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787C9E" w14:textId="0DE50185" w:rsidR="00E84707" w:rsidRPr="0095544D" w:rsidRDefault="00E84707" w:rsidP="0095544D">
            <w:pPr>
              <w:ind w:firstLine="0"/>
            </w:pPr>
            <w:r w:rsidRPr="00E84707">
              <w:t>Репозиторий поиска.</w:t>
            </w:r>
          </w:p>
        </w:tc>
      </w:tr>
    </w:tbl>
    <w:p w14:paraId="7E0593E4" w14:textId="77777777" w:rsidR="0095544D" w:rsidRPr="000E695E" w:rsidRDefault="0095544D" w:rsidP="0095544D">
      <w:pPr>
        <w:ind w:firstLine="0"/>
        <w:jc w:val="center"/>
        <w:rPr>
          <w:b/>
        </w:rPr>
      </w:pPr>
    </w:p>
    <w:p w14:paraId="2E57DF1B" w14:textId="6970F616" w:rsidR="00E84707" w:rsidRDefault="00E84707" w:rsidP="00E84707">
      <w:pPr>
        <w:ind w:firstLine="0"/>
        <w:jc w:val="right"/>
      </w:pPr>
      <w:r>
        <w:t xml:space="preserve">Таблица 4.9 </w:t>
      </w:r>
    </w:p>
    <w:p w14:paraId="7C16D40A" w14:textId="1F430556" w:rsidR="00E84707" w:rsidRPr="009A7920" w:rsidRDefault="00E84707" w:rsidP="00E84707">
      <w:pPr>
        <w:ind w:firstLine="0"/>
        <w:jc w:val="center"/>
        <w:rPr>
          <w:szCs w:val="24"/>
        </w:rPr>
      </w:pPr>
      <w:r>
        <w:rPr>
          <w:szCs w:val="24"/>
        </w:rPr>
        <w:t>Описание методов и свойств класса</w:t>
      </w:r>
      <w:r w:rsidRPr="004700B0">
        <w:rPr>
          <w:szCs w:val="24"/>
        </w:rPr>
        <w:t xml:space="preserve"> </w:t>
      </w:r>
      <w:proofErr w:type="spellStart"/>
      <w:r w:rsidRPr="00E84707">
        <w:rPr>
          <w:szCs w:val="24"/>
        </w:rPr>
        <w:t>RefreshTokenService</w:t>
      </w:r>
      <w:proofErr w:type="spellEnd"/>
      <w:r>
        <w:rPr>
          <w:szCs w:val="24"/>
        </w:rPr>
        <w:t>.</w:t>
      </w:r>
      <w:r>
        <w:rPr>
          <w:szCs w:val="24"/>
          <w:lang w:val="en-US"/>
        </w:rPr>
        <w:t>kt</w:t>
      </w:r>
    </w:p>
    <w:tbl>
      <w:tblPr>
        <w:tblStyle w:val="a5"/>
        <w:tblW w:w="10320" w:type="dxa"/>
        <w:tblLayout w:type="fixed"/>
        <w:tblLook w:val="04A0" w:firstRow="1" w:lastRow="0" w:firstColumn="1" w:lastColumn="0" w:noHBand="0" w:noVBand="1"/>
      </w:tblPr>
      <w:tblGrid>
        <w:gridCol w:w="1810"/>
        <w:gridCol w:w="1844"/>
        <w:gridCol w:w="1586"/>
        <w:gridCol w:w="1818"/>
        <w:gridCol w:w="993"/>
        <w:gridCol w:w="2269"/>
      </w:tblGrid>
      <w:tr w:rsidR="00E84707" w14:paraId="09CA055B" w14:textId="77777777" w:rsidTr="00415FFB">
        <w:tc>
          <w:tcPr>
            <w:tcW w:w="1032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2D17D8B" w14:textId="77777777" w:rsidR="00E84707" w:rsidRDefault="00E84707" w:rsidP="00415FFB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Методы</w:t>
            </w:r>
          </w:p>
        </w:tc>
      </w:tr>
      <w:tr w:rsidR="00E84707" w14:paraId="17BF0A94" w14:textId="77777777" w:rsidTr="00415FFB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63C2EF4" w14:textId="77777777" w:rsidR="00E84707" w:rsidRDefault="00E84707" w:rsidP="00415FFB">
            <w:pPr>
              <w:ind w:firstLine="0"/>
            </w:pPr>
            <w:r>
              <w:t>Имя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DE217A3" w14:textId="77777777" w:rsidR="00E84707" w:rsidRDefault="00E84707" w:rsidP="00415FFB">
            <w:pPr>
              <w:ind w:firstLine="0"/>
            </w:pPr>
            <w:r>
              <w:t>Модификатор доступа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5B1AF9E" w14:textId="77777777" w:rsidR="00E84707" w:rsidRDefault="00E84707" w:rsidP="00415FFB">
            <w:pPr>
              <w:ind w:firstLine="0"/>
            </w:pPr>
            <w:r>
              <w:t>Тип</w:t>
            </w:r>
          </w:p>
        </w:tc>
        <w:tc>
          <w:tcPr>
            <w:tcW w:w="28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CAB0D59" w14:textId="77777777" w:rsidR="00E84707" w:rsidRDefault="00E84707" w:rsidP="00415FFB">
            <w:pPr>
              <w:ind w:firstLine="0"/>
            </w:pPr>
            <w:r>
              <w:t>Аргументы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92BFE14" w14:textId="77777777" w:rsidR="00E84707" w:rsidRDefault="00E84707" w:rsidP="00415FFB">
            <w:pPr>
              <w:ind w:firstLine="0"/>
            </w:pPr>
            <w:r>
              <w:t>Назначение</w:t>
            </w:r>
          </w:p>
        </w:tc>
      </w:tr>
      <w:tr w:rsidR="00E84707" w:rsidRPr="0095544D" w14:paraId="3797376F" w14:textId="77777777" w:rsidTr="00415FFB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0583EB" w14:textId="3F0AB35B" w:rsidR="00E84707" w:rsidRPr="002E43CC" w:rsidRDefault="00E84707" w:rsidP="00415FFB">
            <w:pPr>
              <w:ind w:firstLine="0"/>
              <w:rPr>
                <w:lang w:val="en-US"/>
              </w:rPr>
            </w:pPr>
            <w:proofErr w:type="spellStart"/>
            <w:r w:rsidRPr="00E84707">
              <w:rPr>
                <w:lang w:val="en-US"/>
              </w:rPr>
              <w:t>createByUser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A29208" w14:textId="5533C72D" w:rsidR="00E84707" w:rsidRPr="00E84707" w:rsidRDefault="00E84707" w:rsidP="00415F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C91791" w14:textId="2BD6C564" w:rsidR="00E84707" w:rsidRPr="005D5CD0" w:rsidRDefault="00E84707" w:rsidP="00415FFB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9A0DA3" w14:textId="73EC2BA5" w:rsidR="00E84707" w:rsidRPr="0095544D" w:rsidRDefault="00E84707" w:rsidP="00415FFB">
            <w:pPr>
              <w:ind w:firstLine="0"/>
              <w:rPr>
                <w:lang w:val="en-US"/>
              </w:rPr>
            </w:pPr>
            <w:r w:rsidRPr="00E84707">
              <w:rPr>
                <w:lang w:val="en-US"/>
              </w:rPr>
              <w:t>user: User, fingerprint: String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09F8B6" w14:textId="2C4F9576" w:rsidR="00E84707" w:rsidRPr="0095544D" w:rsidRDefault="00E84707" w:rsidP="00415FFB">
            <w:pPr>
              <w:ind w:firstLine="0"/>
            </w:pPr>
            <w:r>
              <w:t>С</w:t>
            </w:r>
            <w:r w:rsidRPr="00E84707">
              <w:t xml:space="preserve">оздание </w:t>
            </w:r>
            <w:proofErr w:type="spellStart"/>
            <w:r w:rsidRPr="00E84707">
              <w:t>Refresh</w:t>
            </w:r>
            <w:proofErr w:type="spellEnd"/>
            <w:r w:rsidRPr="00E84707">
              <w:t xml:space="preserve"> токена [</w:t>
            </w:r>
            <w:proofErr w:type="spellStart"/>
            <w:r w:rsidRPr="00E84707">
              <w:t>RefreshToken</w:t>
            </w:r>
            <w:proofErr w:type="spellEnd"/>
            <w:r w:rsidRPr="00E84707">
              <w:t>] на основе пользователя и отпечатка.</w:t>
            </w:r>
          </w:p>
        </w:tc>
      </w:tr>
      <w:tr w:rsidR="00E84707" w:rsidRPr="00E84707" w14:paraId="67C64E17" w14:textId="77777777" w:rsidTr="00415FFB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66495" w14:textId="408411C1" w:rsidR="00E84707" w:rsidRPr="0095544D" w:rsidRDefault="00E84707" w:rsidP="00415FFB">
            <w:pPr>
              <w:ind w:firstLine="0"/>
            </w:pPr>
            <w:proofErr w:type="spellStart"/>
            <w:r w:rsidRPr="00E84707">
              <w:t>isValid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BD7801" w14:textId="6B6D6C6A" w:rsidR="00E84707" w:rsidRPr="005D5CD0" w:rsidRDefault="00E84707" w:rsidP="00415FFB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B189F8" w14:textId="0F02103C" w:rsidR="00E84707" w:rsidRPr="0095544D" w:rsidRDefault="00E84707" w:rsidP="00415FFB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6AD23" w14:textId="449051B9" w:rsidR="00E84707" w:rsidRPr="00E84707" w:rsidRDefault="00E84707" w:rsidP="00415FFB">
            <w:pPr>
              <w:ind w:firstLine="0"/>
              <w:rPr>
                <w:lang w:val="en-US"/>
              </w:rPr>
            </w:pPr>
            <w:r w:rsidRPr="00E84707">
              <w:rPr>
                <w:lang w:val="en-US"/>
              </w:rPr>
              <w:t>user: User, token: UUID, fingerprint: String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2CDA7A" w14:textId="5CB1DEFE" w:rsidR="00E84707" w:rsidRPr="00E84707" w:rsidRDefault="00E84707" w:rsidP="00415FFB">
            <w:pPr>
              <w:ind w:firstLine="0"/>
            </w:pPr>
            <w:r w:rsidRPr="00E84707">
              <w:t xml:space="preserve">Проверка на корректность </w:t>
            </w:r>
            <w:r w:rsidRPr="00E84707">
              <w:rPr>
                <w:lang w:val="en-US"/>
              </w:rPr>
              <w:t>Refresh</w:t>
            </w:r>
            <w:r w:rsidRPr="00E84707">
              <w:t xml:space="preserve"> токена [</w:t>
            </w:r>
            <w:proofErr w:type="spellStart"/>
            <w:r w:rsidRPr="00E84707">
              <w:rPr>
                <w:lang w:val="en-US"/>
              </w:rPr>
              <w:t>RefreshToken</w:t>
            </w:r>
            <w:proofErr w:type="spellEnd"/>
            <w:r w:rsidRPr="00E84707">
              <w:t>].</w:t>
            </w:r>
          </w:p>
        </w:tc>
      </w:tr>
      <w:tr w:rsidR="00E84707" w14:paraId="614FEEA8" w14:textId="77777777" w:rsidTr="00415FFB">
        <w:tc>
          <w:tcPr>
            <w:tcW w:w="1032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91CCF77" w14:textId="77777777" w:rsidR="00E84707" w:rsidRDefault="00E84707" w:rsidP="00415FFB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Свойства</w:t>
            </w:r>
          </w:p>
        </w:tc>
      </w:tr>
      <w:tr w:rsidR="00E84707" w14:paraId="6DAD18DB" w14:textId="77777777" w:rsidTr="00415FFB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283888F" w14:textId="77777777" w:rsidR="00E84707" w:rsidRDefault="00E84707" w:rsidP="00415FFB">
            <w:pPr>
              <w:ind w:firstLine="0"/>
            </w:pPr>
            <w:r>
              <w:t>Имя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B1AB483" w14:textId="77777777" w:rsidR="00E84707" w:rsidRDefault="00E84707" w:rsidP="00415FFB">
            <w:pPr>
              <w:ind w:firstLine="0"/>
            </w:pPr>
            <w:r>
              <w:t>Модификатор доступа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A8BC1E8" w14:textId="77777777" w:rsidR="00E84707" w:rsidRDefault="00E84707" w:rsidP="00415FFB">
            <w:pPr>
              <w:ind w:firstLine="0"/>
            </w:pPr>
            <w:r>
              <w:t>Тип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E9AC397" w14:textId="77777777" w:rsidR="00E84707" w:rsidRDefault="00E84707" w:rsidP="00415FFB">
            <w:pPr>
              <w:ind w:firstLine="0"/>
            </w:pPr>
            <w:r>
              <w:t>Доступ</w:t>
            </w:r>
          </w:p>
        </w:tc>
        <w:tc>
          <w:tcPr>
            <w:tcW w:w="32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24E3751" w14:textId="77777777" w:rsidR="00E84707" w:rsidRDefault="00E84707" w:rsidP="00415FFB">
            <w:pPr>
              <w:tabs>
                <w:tab w:val="left" w:pos="1089"/>
              </w:tabs>
              <w:ind w:firstLine="0"/>
            </w:pPr>
            <w:r>
              <w:t>Назначение</w:t>
            </w:r>
          </w:p>
        </w:tc>
      </w:tr>
      <w:tr w:rsidR="00E84707" w14:paraId="41A5E198" w14:textId="77777777" w:rsidTr="00415FFB">
        <w:trPr>
          <w:trHeight w:val="60"/>
        </w:trPr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9F821F" w14:textId="77777777" w:rsidR="00E84707" w:rsidRDefault="00E84707" w:rsidP="00415FFB">
            <w:pPr>
              <w:ind w:firstLine="0"/>
              <w:rPr>
                <w:lang w:val="en-US"/>
              </w:rPr>
            </w:pPr>
            <w:r w:rsidRPr="00D2462F">
              <w:rPr>
                <w:lang w:val="en-US"/>
              </w:rPr>
              <w:t>logger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4F9CC8" w14:textId="4E8AC75C" w:rsidR="00E84707" w:rsidRPr="00E84707" w:rsidRDefault="00E84707" w:rsidP="00415F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3E5D02" w14:textId="77777777" w:rsidR="00E84707" w:rsidRDefault="00E84707" w:rsidP="00415FFB">
            <w:pPr>
              <w:ind w:firstLine="0"/>
              <w:rPr>
                <w:lang w:val="en-US"/>
              </w:rPr>
            </w:pPr>
            <w:r w:rsidRPr="000E695E">
              <w:rPr>
                <w:lang w:val="en-US"/>
              </w:rPr>
              <w:t>Logger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82B99D" w14:textId="77777777" w:rsidR="00E84707" w:rsidRDefault="00E84707" w:rsidP="00415F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32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17BC76" w14:textId="77777777" w:rsidR="00E84707" w:rsidRDefault="00E84707" w:rsidP="00415FFB">
            <w:pPr>
              <w:ind w:firstLine="0"/>
            </w:pPr>
            <w:proofErr w:type="spellStart"/>
            <w:r w:rsidRPr="000E695E">
              <w:rPr>
                <w:lang w:val="en-US"/>
              </w:rPr>
              <w:t>Логгер</w:t>
            </w:r>
            <w:proofErr w:type="spellEnd"/>
            <w:r w:rsidRPr="000E695E">
              <w:rPr>
                <w:lang w:val="en-US"/>
              </w:rPr>
              <w:t>.</w:t>
            </w:r>
          </w:p>
        </w:tc>
      </w:tr>
      <w:tr w:rsidR="00E84707" w14:paraId="0A383B66" w14:textId="77777777" w:rsidTr="00E84707">
        <w:trPr>
          <w:trHeight w:val="60"/>
        </w:trPr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CC5F42" w14:textId="133550FF" w:rsidR="00E84707" w:rsidRDefault="00E84707" w:rsidP="00415FFB">
            <w:pPr>
              <w:ind w:firstLine="0"/>
              <w:rPr>
                <w:lang w:val="en-US"/>
              </w:rPr>
            </w:pPr>
            <w:proofErr w:type="spellStart"/>
            <w:r w:rsidRPr="00E84707">
              <w:rPr>
                <w:lang w:val="en-US"/>
              </w:rPr>
              <w:t>refreshTokenRepository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F350E" w14:textId="02F69993" w:rsidR="00E84707" w:rsidRDefault="00E84707" w:rsidP="00415FFB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317E7" w14:textId="00FAD0AC" w:rsidR="00E84707" w:rsidRPr="000E695E" w:rsidRDefault="00E84707" w:rsidP="00415FFB">
            <w:pPr>
              <w:ind w:firstLine="0"/>
              <w:rPr>
                <w:lang w:val="en-US"/>
              </w:rPr>
            </w:pPr>
            <w:proofErr w:type="spellStart"/>
            <w:r w:rsidRPr="00E84707">
              <w:rPr>
                <w:lang w:val="en-US"/>
              </w:rPr>
              <w:t>RefreshTokenRepository</w:t>
            </w:r>
            <w:proofErr w:type="spellEnd"/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8CD23" w14:textId="4E823555" w:rsidR="00E84707" w:rsidRDefault="00E84707" w:rsidP="00415F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32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7297DA" w14:textId="1452CA01" w:rsidR="00E84707" w:rsidRDefault="00E84707" w:rsidP="00415FFB">
            <w:pPr>
              <w:ind w:firstLine="0"/>
            </w:pPr>
            <w:r>
              <w:t>Р</w:t>
            </w:r>
            <w:r w:rsidRPr="00E84707">
              <w:t xml:space="preserve">епозиторий для работы с </w:t>
            </w:r>
            <w:proofErr w:type="spellStart"/>
            <w:r w:rsidRPr="00E84707">
              <w:t>Refresh</w:t>
            </w:r>
            <w:proofErr w:type="spellEnd"/>
            <w:r w:rsidRPr="00E84707">
              <w:t xml:space="preserve"> токенами.</w:t>
            </w:r>
          </w:p>
        </w:tc>
      </w:tr>
    </w:tbl>
    <w:p w14:paraId="2604C216" w14:textId="347EA353" w:rsidR="00E84707" w:rsidRDefault="00E84707" w:rsidP="00E84707">
      <w:pPr>
        <w:ind w:firstLine="0"/>
        <w:jc w:val="right"/>
      </w:pPr>
      <w:r>
        <w:t xml:space="preserve">Таблица 4.10 </w:t>
      </w:r>
    </w:p>
    <w:p w14:paraId="1F967A38" w14:textId="7E23E337" w:rsidR="00E84707" w:rsidRPr="009A7920" w:rsidRDefault="00E84707" w:rsidP="00E84707">
      <w:pPr>
        <w:ind w:firstLine="0"/>
        <w:jc w:val="center"/>
        <w:rPr>
          <w:szCs w:val="24"/>
        </w:rPr>
      </w:pPr>
      <w:r>
        <w:rPr>
          <w:szCs w:val="24"/>
        </w:rPr>
        <w:t>Описание методов и свойств класса</w:t>
      </w:r>
      <w:r w:rsidRPr="004700B0">
        <w:rPr>
          <w:szCs w:val="24"/>
        </w:rPr>
        <w:t xml:space="preserve"> </w:t>
      </w:r>
      <w:proofErr w:type="spellStart"/>
      <w:r w:rsidRPr="00E84707">
        <w:rPr>
          <w:szCs w:val="24"/>
        </w:rPr>
        <w:t>UserService</w:t>
      </w:r>
      <w:proofErr w:type="spellEnd"/>
      <w:r>
        <w:rPr>
          <w:szCs w:val="24"/>
        </w:rPr>
        <w:t>.</w:t>
      </w:r>
      <w:r>
        <w:rPr>
          <w:szCs w:val="24"/>
          <w:lang w:val="en-US"/>
        </w:rPr>
        <w:t>kt</w:t>
      </w:r>
    </w:p>
    <w:tbl>
      <w:tblPr>
        <w:tblStyle w:val="a5"/>
        <w:tblW w:w="10320" w:type="dxa"/>
        <w:tblLayout w:type="fixed"/>
        <w:tblLook w:val="04A0" w:firstRow="1" w:lastRow="0" w:firstColumn="1" w:lastColumn="0" w:noHBand="0" w:noVBand="1"/>
      </w:tblPr>
      <w:tblGrid>
        <w:gridCol w:w="1810"/>
        <w:gridCol w:w="1844"/>
        <w:gridCol w:w="1586"/>
        <w:gridCol w:w="1818"/>
        <w:gridCol w:w="993"/>
        <w:gridCol w:w="2269"/>
      </w:tblGrid>
      <w:tr w:rsidR="00E84707" w14:paraId="01EFA701" w14:textId="77777777" w:rsidTr="00415FFB">
        <w:tc>
          <w:tcPr>
            <w:tcW w:w="1032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ADB80F8" w14:textId="77777777" w:rsidR="00E84707" w:rsidRDefault="00E84707" w:rsidP="00415FFB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Методы</w:t>
            </w:r>
          </w:p>
        </w:tc>
      </w:tr>
      <w:tr w:rsidR="00E84707" w14:paraId="356DD407" w14:textId="77777777" w:rsidTr="00415FFB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1E67D0B" w14:textId="77777777" w:rsidR="00E84707" w:rsidRDefault="00E84707" w:rsidP="00415FFB">
            <w:pPr>
              <w:ind w:firstLine="0"/>
            </w:pPr>
            <w:r>
              <w:t>Имя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2580B3A" w14:textId="77777777" w:rsidR="00E84707" w:rsidRDefault="00E84707" w:rsidP="00415FFB">
            <w:pPr>
              <w:ind w:firstLine="0"/>
            </w:pPr>
            <w:r>
              <w:t>Модификатор доступа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6B3A70E" w14:textId="77777777" w:rsidR="00E84707" w:rsidRDefault="00E84707" w:rsidP="00415FFB">
            <w:pPr>
              <w:ind w:firstLine="0"/>
            </w:pPr>
            <w:r>
              <w:t>Тип</w:t>
            </w:r>
          </w:p>
        </w:tc>
        <w:tc>
          <w:tcPr>
            <w:tcW w:w="28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51CAF03" w14:textId="77777777" w:rsidR="00E84707" w:rsidRDefault="00E84707" w:rsidP="00415FFB">
            <w:pPr>
              <w:ind w:firstLine="0"/>
            </w:pPr>
            <w:r>
              <w:t>Аргументы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872C149" w14:textId="77777777" w:rsidR="00E84707" w:rsidRDefault="00E84707" w:rsidP="00415FFB">
            <w:pPr>
              <w:ind w:firstLine="0"/>
            </w:pPr>
            <w:r>
              <w:t>Назначение</w:t>
            </w:r>
          </w:p>
        </w:tc>
      </w:tr>
      <w:tr w:rsidR="00E84707" w:rsidRPr="0095544D" w14:paraId="18691732" w14:textId="77777777" w:rsidTr="00415FFB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0CECE8" w14:textId="4A29C4AA" w:rsidR="00E84707" w:rsidRPr="00E84707" w:rsidRDefault="00E84707" w:rsidP="00415FFB">
            <w:pPr>
              <w:ind w:firstLine="0"/>
              <w:rPr>
                <w:lang w:val="en-US"/>
              </w:rPr>
            </w:pPr>
            <w:proofErr w:type="spellStart"/>
            <w:r w:rsidRPr="00E84707">
              <w:rPr>
                <w:lang w:val="en-US"/>
              </w:rPr>
              <w:lastRenderedPageBreak/>
              <w:t>UserService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E97252" w14:textId="0F8A48A6" w:rsidR="00E84707" w:rsidRPr="00E84707" w:rsidRDefault="00E84707" w:rsidP="00415F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D39F29" w14:textId="7537C8A9" w:rsidR="00E84707" w:rsidRDefault="00E84707" w:rsidP="00415FFB">
            <w:pPr>
              <w:ind w:firstLine="0"/>
            </w:pPr>
            <w:r>
              <w:t>Конструктор</w:t>
            </w:r>
          </w:p>
        </w:tc>
        <w:tc>
          <w:tcPr>
            <w:tcW w:w="28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8DCCE6" w14:textId="60817DFC" w:rsidR="00E84707" w:rsidRPr="00E84707" w:rsidRDefault="00E84707" w:rsidP="00415FFB">
            <w:pPr>
              <w:ind w:firstLine="0"/>
              <w:rPr>
                <w:lang w:val="en-US"/>
              </w:rPr>
            </w:pPr>
            <w:proofErr w:type="spellStart"/>
            <w:r w:rsidRPr="00E84707">
              <w:rPr>
                <w:lang w:val="en-US"/>
              </w:rPr>
              <w:t>val</w:t>
            </w:r>
            <w:proofErr w:type="spellEnd"/>
            <w:r w:rsidRPr="00E84707">
              <w:rPr>
                <w:lang w:val="en-US"/>
              </w:rPr>
              <w:t xml:space="preserve"> folder: String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FA67B3" w14:textId="4B109F1D" w:rsidR="00E84707" w:rsidRDefault="00E84707" w:rsidP="00415FFB">
            <w:pPr>
              <w:ind w:firstLine="0"/>
            </w:pPr>
            <w:r w:rsidRPr="00E84707">
              <w:t>Сервис для работы с пользователями.</w:t>
            </w:r>
          </w:p>
        </w:tc>
      </w:tr>
      <w:tr w:rsidR="00E84707" w:rsidRPr="0095544D" w14:paraId="276E9841" w14:textId="77777777" w:rsidTr="00415FFB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6BE776" w14:textId="0D3CC144" w:rsidR="00E84707" w:rsidRPr="002E43CC" w:rsidRDefault="00E84707" w:rsidP="00415FFB">
            <w:pPr>
              <w:ind w:firstLine="0"/>
              <w:rPr>
                <w:lang w:val="en-US"/>
              </w:rPr>
            </w:pPr>
            <w:proofErr w:type="spellStart"/>
            <w:r w:rsidRPr="00E84707">
              <w:rPr>
                <w:lang w:val="en-US"/>
              </w:rPr>
              <w:t>getUserByEmailOrCreate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B6851" w14:textId="77777777" w:rsidR="00E84707" w:rsidRPr="00E84707" w:rsidRDefault="00E84707" w:rsidP="00415F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DCC15" w14:textId="77777777" w:rsidR="00E84707" w:rsidRPr="005D5CD0" w:rsidRDefault="00E84707" w:rsidP="00415FFB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8B279C" w14:textId="7E95F5CD" w:rsidR="00E84707" w:rsidRPr="0095544D" w:rsidRDefault="00E84707" w:rsidP="00415FFB">
            <w:pPr>
              <w:ind w:firstLine="0"/>
              <w:rPr>
                <w:lang w:val="en-US"/>
              </w:rPr>
            </w:pPr>
            <w:r w:rsidRPr="00E84707">
              <w:rPr>
                <w:lang w:val="en-US"/>
              </w:rPr>
              <w:t>email: String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7B4764" w14:textId="193184AE" w:rsidR="00E84707" w:rsidRPr="0095544D" w:rsidRDefault="00E84707" w:rsidP="00E84707">
            <w:pPr>
              <w:ind w:firstLine="0"/>
            </w:pPr>
            <w:r>
              <w:t xml:space="preserve">Метод для получения пользователя по </w:t>
            </w:r>
            <w:proofErr w:type="spellStart"/>
            <w:r>
              <w:t>email</w:t>
            </w:r>
            <w:proofErr w:type="spellEnd"/>
            <w:r>
              <w:t>. Если такого пользователя нет в базе данных, то он создаётся и сохраняется в ней.</w:t>
            </w:r>
          </w:p>
        </w:tc>
      </w:tr>
      <w:tr w:rsidR="00E84707" w:rsidRPr="00E84707" w14:paraId="03E79F7F" w14:textId="77777777" w:rsidTr="00415FFB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D3C6AF" w14:textId="108EE7D7" w:rsidR="00E84707" w:rsidRPr="0095544D" w:rsidRDefault="00E84707" w:rsidP="00415FFB">
            <w:pPr>
              <w:ind w:firstLine="0"/>
            </w:pPr>
            <w:proofErr w:type="spellStart"/>
            <w:r w:rsidRPr="00E84707">
              <w:t>getUserByEmail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7A15F1" w14:textId="77777777" w:rsidR="00E84707" w:rsidRPr="005D5CD0" w:rsidRDefault="00E84707" w:rsidP="00415FFB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8ADBF" w14:textId="77777777" w:rsidR="00E84707" w:rsidRPr="0095544D" w:rsidRDefault="00E84707" w:rsidP="00415FFB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1E4124" w14:textId="6B9ADA3E" w:rsidR="00E84707" w:rsidRPr="00E84707" w:rsidRDefault="00E84707" w:rsidP="00415FFB">
            <w:pPr>
              <w:ind w:firstLine="0"/>
              <w:rPr>
                <w:lang w:val="en-US"/>
              </w:rPr>
            </w:pPr>
            <w:r w:rsidRPr="00E84707">
              <w:rPr>
                <w:lang w:val="en-US"/>
              </w:rPr>
              <w:t>email: String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B5EA3A" w14:textId="7A7BB7BD" w:rsidR="00E84707" w:rsidRPr="00E84707" w:rsidRDefault="00E84707" w:rsidP="00415FFB">
            <w:pPr>
              <w:ind w:firstLine="0"/>
            </w:pPr>
            <w:r w:rsidRPr="00E84707">
              <w:t xml:space="preserve">Метод для поиска пользователей с помощью </w:t>
            </w:r>
            <w:proofErr w:type="spellStart"/>
            <w:r w:rsidRPr="00E84707">
              <w:t>email</w:t>
            </w:r>
            <w:proofErr w:type="spellEnd"/>
            <w:r w:rsidRPr="00E84707">
              <w:t xml:space="preserve"> адреса.</w:t>
            </w:r>
          </w:p>
        </w:tc>
      </w:tr>
      <w:tr w:rsidR="00E84707" w:rsidRPr="00E84707" w14:paraId="0CBE7603" w14:textId="77777777" w:rsidTr="00415FFB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EDC4C0" w14:textId="12C4A137" w:rsidR="00E84707" w:rsidRPr="00E84707" w:rsidRDefault="00E84707" w:rsidP="00E84707">
            <w:pPr>
              <w:ind w:firstLine="0"/>
            </w:pPr>
            <w:proofErr w:type="spellStart"/>
            <w:r w:rsidRPr="00E84707">
              <w:t>createUserByEmail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A1A13E" w14:textId="499F18C9" w:rsidR="00E84707" w:rsidRDefault="00E84707" w:rsidP="00E8470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B37070" w14:textId="7786BE66" w:rsidR="00E84707" w:rsidRDefault="00E84707" w:rsidP="00E84707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D32E9" w14:textId="739A7217" w:rsidR="00E84707" w:rsidRPr="00E84707" w:rsidRDefault="00E84707" w:rsidP="00E84707">
            <w:pPr>
              <w:ind w:firstLine="0"/>
              <w:rPr>
                <w:lang w:val="en-US"/>
              </w:rPr>
            </w:pPr>
            <w:r w:rsidRPr="00E84707">
              <w:rPr>
                <w:lang w:val="en-US"/>
              </w:rPr>
              <w:t>email: String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6CD4A" w14:textId="0CE14502" w:rsidR="00E84707" w:rsidRPr="00E84707" w:rsidRDefault="00E84707" w:rsidP="00E84707">
            <w:pPr>
              <w:ind w:firstLine="0"/>
            </w:pPr>
            <w:r w:rsidRPr="00E84707">
              <w:t xml:space="preserve">Создание в БД пользователя с </w:t>
            </w:r>
            <w:proofErr w:type="spellStart"/>
            <w:r w:rsidRPr="00E84707">
              <w:t>email</w:t>
            </w:r>
            <w:proofErr w:type="spellEnd"/>
            <w:r w:rsidRPr="00E84707">
              <w:t xml:space="preserve"> = [</w:t>
            </w:r>
            <w:proofErr w:type="spellStart"/>
            <w:r w:rsidRPr="00E84707">
              <w:t>email</w:t>
            </w:r>
            <w:proofErr w:type="spellEnd"/>
            <w:r w:rsidRPr="00E84707">
              <w:t>].</w:t>
            </w:r>
          </w:p>
        </w:tc>
      </w:tr>
      <w:tr w:rsidR="00E84707" w:rsidRPr="00E84707" w14:paraId="36F74963" w14:textId="77777777" w:rsidTr="00415FFB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B13837" w14:textId="363E7F11" w:rsidR="00E84707" w:rsidRPr="00E84707" w:rsidRDefault="00E84707" w:rsidP="00E84707">
            <w:pPr>
              <w:ind w:firstLine="0"/>
            </w:pPr>
            <w:proofErr w:type="spellStart"/>
            <w:r w:rsidRPr="00E84707">
              <w:t>changeFolderAndSave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C682FF" w14:textId="31C6F0D8" w:rsidR="00E84707" w:rsidRDefault="00E84707" w:rsidP="00E8470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C7BDB" w14:textId="1C1AC2A3" w:rsidR="00E84707" w:rsidRDefault="00E84707" w:rsidP="00E84707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4846EA" w14:textId="181F2A70" w:rsidR="00E84707" w:rsidRPr="00E84707" w:rsidRDefault="00E84707" w:rsidP="00E84707">
            <w:pPr>
              <w:ind w:firstLine="0"/>
              <w:rPr>
                <w:lang w:val="en-US"/>
              </w:rPr>
            </w:pPr>
            <w:r w:rsidRPr="00E84707">
              <w:rPr>
                <w:lang w:val="en-US"/>
              </w:rPr>
              <w:t>user: User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D56E5A" w14:textId="3FE07F7C" w:rsidR="00E84707" w:rsidRPr="00E84707" w:rsidRDefault="00E84707" w:rsidP="00E84707">
            <w:pPr>
              <w:ind w:firstLine="0"/>
            </w:pPr>
            <w:r w:rsidRPr="00E84707">
              <w:t xml:space="preserve">Метод </w:t>
            </w:r>
            <w:proofErr w:type="gramStart"/>
            <w:r w:rsidRPr="00E84707">
              <w:t>для смена</w:t>
            </w:r>
            <w:proofErr w:type="gramEnd"/>
            <w:r w:rsidRPr="00E84707">
              <w:t xml:space="preserve"> у пользователя пути с его фотографией.</w:t>
            </w:r>
          </w:p>
        </w:tc>
      </w:tr>
      <w:tr w:rsidR="00E84707" w:rsidRPr="00E84707" w14:paraId="1D8CD493" w14:textId="77777777" w:rsidTr="00415FFB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E5E9B8" w14:textId="028621E0" w:rsidR="00E84707" w:rsidRPr="00E84707" w:rsidRDefault="00E84707" w:rsidP="00E84707">
            <w:pPr>
              <w:ind w:firstLine="0"/>
            </w:pPr>
            <w:proofErr w:type="spellStart"/>
            <w:r w:rsidRPr="00E84707">
              <w:t>setSettings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43FE81" w14:textId="324DC164" w:rsidR="00E84707" w:rsidRDefault="00E84707" w:rsidP="00E8470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7595C" w14:textId="6C00E2D5" w:rsidR="00E84707" w:rsidRDefault="00E84707" w:rsidP="00E84707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BBE44" w14:textId="64BD4922" w:rsidR="00E84707" w:rsidRPr="00E84707" w:rsidRDefault="00E84707" w:rsidP="00E84707">
            <w:pPr>
              <w:ind w:firstLine="0"/>
              <w:rPr>
                <w:lang w:val="en-US"/>
              </w:rPr>
            </w:pPr>
            <w:proofErr w:type="spellStart"/>
            <w:r w:rsidRPr="00E84707">
              <w:rPr>
                <w:lang w:val="en-US"/>
              </w:rPr>
              <w:t>oldUser</w:t>
            </w:r>
            <w:proofErr w:type="spellEnd"/>
            <w:r w:rsidRPr="00E84707">
              <w:rPr>
                <w:lang w:val="en-US"/>
              </w:rPr>
              <w:t xml:space="preserve">: User, </w:t>
            </w:r>
            <w:proofErr w:type="spellStart"/>
            <w:r w:rsidRPr="00E84707">
              <w:rPr>
                <w:lang w:val="en-US"/>
              </w:rPr>
              <w:t>newUser</w:t>
            </w:r>
            <w:proofErr w:type="spellEnd"/>
            <w:r w:rsidRPr="00E84707">
              <w:rPr>
                <w:lang w:val="en-US"/>
              </w:rPr>
              <w:t>: User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F181C" w14:textId="0DC518D7" w:rsidR="00E84707" w:rsidRPr="00E84707" w:rsidRDefault="00E84707" w:rsidP="00E84707">
            <w:pPr>
              <w:ind w:firstLine="0"/>
            </w:pPr>
            <w:r w:rsidRPr="00E84707">
              <w:t>Установить настройки пользователю</w:t>
            </w:r>
          </w:p>
        </w:tc>
      </w:tr>
      <w:tr w:rsidR="00E84707" w:rsidRPr="00E84707" w14:paraId="5A6073BC" w14:textId="77777777" w:rsidTr="00415FFB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26F17" w14:textId="08E7982A" w:rsidR="00E84707" w:rsidRPr="00E84707" w:rsidRDefault="00E84707" w:rsidP="00E84707">
            <w:pPr>
              <w:ind w:firstLine="0"/>
            </w:pPr>
            <w:proofErr w:type="spellStart"/>
            <w:r w:rsidRPr="00E84707">
              <w:t>save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C8B56" w14:textId="790AE67C" w:rsidR="00E84707" w:rsidRDefault="00E84707" w:rsidP="00E8470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A551C" w14:textId="32390C79" w:rsidR="00E84707" w:rsidRDefault="00E84707" w:rsidP="00E84707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1FD81C" w14:textId="72EE8491" w:rsidR="00E84707" w:rsidRPr="00E84707" w:rsidRDefault="00E84707" w:rsidP="00E84707">
            <w:pPr>
              <w:ind w:firstLine="0"/>
              <w:rPr>
                <w:lang w:val="en-US"/>
              </w:rPr>
            </w:pPr>
            <w:r w:rsidRPr="00E84707">
              <w:rPr>
                <w:lang w:val="en-US"/>
              </w:rPr>
              <w:t>user: User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B261D8" w14:textId="2EB7CCBA" w:rsidR="00E84707" w:rsidRPr="00E84707" w:rsidRDefault="00E84707" w:rsidP="00E84707">
            <w:pPr>
              <w:ind w:firstLine="0"/>
            </w:pPr>
            <w:r w:rsidRPr="00E84707">
              <w:t>Сохранение или обновление записи о пользователе в БД.</w:t>
            </w:r>
          </w:p>
        </w:tc>
      </w:tr>
      <w:tr w:rsidR="00E84707" w14:paraId="5CB7C9B3" w14:textId="77777777" w:rsidTr="00415FFB">
        <w:tc>
          <w:tcPr>
            <w:tcW w:w="1032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7DE783E" w14:textId="77777777" w:rsidR="00E84707" w:rsidRDefault="00E84707" w:rsidP="00E84707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Свойства</w:t>
            </w:r>
          </w:p>
        </w:tc>
      </w:tr>
      <w:tr w:rsidR="00E84707" w14:paraId="0F8E98D3" w14:textId="77777777" w:rsidTr="00415FFB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1C1B671" w14:textId="77777777" w:rsidR="00E84707" w:rsidRDefault="00E84707" w:rsidP="00E84707">
            <w:pPr>
              <w:ind w:firstLine="0"/>
            </w:pPr>
            <w:r>
              <w:t>Имя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F80BB6E" w14:textId="77777777" w:rsidR="00E84707" w:rsidRDefault="00E84707" w:rsidP="00E84707">
            <w:pPr>
              <w:ind w:firstLine="0"/>
            </w:pPr>
            <w:r>
              <w:t>Модификатор доступа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8A35583" w14:textId="77777777" w:rsidR="00E84707" w:rsidRDefault="00E84707" w:rsidP="00E84707">
            <w:pPr>
              <w:ind w:firstLine="0"/>
            </w:pPr>
            <w:r>
              <w:t>Тип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D14414E" w14:textId="77777777" w:rsidR="00E84707" w:rsidRDefault="00E84707" w:rsidP="00E84707">
            <w:pPr>
              <w:ind w:firstLine="0"/>
            </w:pPr>
            <w:r>
              <w:t>Доступ</w:t>
            </w:r>
          </w:p>
        </w:tc>
        <w:tc>
          <w:tcPr>
            <w:tcW w:w="32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D1A2874" w14:textId="77777777" w:rsidR="00E84707" w:rsidRDefault="00E84707" w:rsidP="00E84707">
            <w:pPr>
              <w:tabs>
                <w:tab w:val="left" w:pos="1089"/>
              </w:tabs>
              <w:ind w:firstLine="0"/>
            </w:pPr>
            <w:r>
              <w:t>Назначение</w:t>
            </w:r>
          </w:p>
        </w:tc>
      </w:tr>
      <w:tr w:rsidR="00E84707" w14:paraId="08497CE3" w14:textId="77777777" w:rsidTr="00415FFB">
        <w:trPr>
          <w:trHeight w:val="60"/>
        </w:trPr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899058" w14:textId="77777777" w:rsidR="00E84707" w:rsidRDefault="00E84707" w:rsidP="00E84707">
            <w:pPr>
              <w:ind w:firstLine="0"/>
              <w:rPr>
                <w:lang w:val="en-US"/>
              </w:rPr>
            </w:pPr>
            <w:r w:rsidRPr="00D2462F">
              <w:rPr>
                <w:lang w:val="en-US"/>
              </w:rPr>
              <w:t>logger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737AEC" w14:textId="77777777" w:rsidR="00E84707" w:rsidRPr="00E84707" w:rsidRDefault="00E84707" w:rsidP="00E8470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3FB2CA" w14:textId="77777777" w:rsidR="00E84707" w:rsidRDefault="00E84707" w:rsidP="00E84707">
            <w:pPr>
              <w:ind w:firstLine="0"/>
              <w:rPr>
                <w:lang w:val="en-US"/>
              </w:rPr>
            </w:pPr>
            <w:r w:rsidRPr="000E695E">
              <w:rPr>
                <w:lang w:val="en-US"/>
              </w:rPr>
              <w:t>Logger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BA9705" w14:textId="77777777" w:rsidR="00E84707" w:rsidRDefault="00E84707" w:rsidP="00E8470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32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407808" w14:textId="77777777" w:rsidR="00E84707" w:rsidRDefault="00E84707" w:rsidP="00E84707">
            <w:pPr>
              <w:ind w:firstLine="0"/>
            </w:pPr>
            <w:proofErr w:type="spellStart"/>
            <w:r w:rsidRPr="000E695E">
              <w:rPr>
                <w:lang w:val="en-US"/>
              </w:rPr>
              <w:t>Логгер</w:t>
            </w:r>
            <w:proofErr w:type="spellEnd"/>
            <w:r w:rsidRPr="000E695E">
              <w:rPr>
                <w:lang w:val="en-US"/>
              </w:rPr>
              <w:t>.</w:t>
            </w:r>
          </w:p>
        </w:tc>
      </w:tr>
      <w:tr w:rsidR="00E84707" w14:paraId="54FDDC99" w14:textId="77777777" w:rsidTr="00415FFB">
        <w:trPr>
          <w:trHeight w:val="60"/>
        </w:trPr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48C9DD" w14:textId="75AF2176" w:rsidR="00E84707" w:rsidRDefault="00E84707" w:rsidP="00E84707">
            <w:pPr>
              <w:ind w:firstLine="0"/>
              <w:rPr>
                <w:lang w:val="en-US"/>
              </w:rPr>
            </w:pPr>
            <w:proofErr w:type="spellStart"/>
            <w:r w:rsidRPr="00E84707">
              <w:rPr>
                <w:lang w:val="en-US"/>
              </w:rPr>
              <w:t>userRepository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74DC02" w14:textId="77777777" w:rsidR="00E84707" w:rsidRDefault="00E84707" w:rsidP="00E84707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28FF75" w14:textId="46A2BF17" w:rsidR="00E84707" w:rsidRPr="000E695E" w:rsidRDefault="00E84707" w:rsidP="00E84707">
            <w:pPr>
              <w:ind w:firstLine="0"/>
              <w:rPr>
                <w:lang w:val="en-US"/>
              </w:rPr>
            </w:pPr>
            <w:proofErr w:type="spellStart"/>
            <w:r w:rsidRPr="00E84707">
              <w:rPr>
                <w:lang w:val="en-US"/>
              </w:rPr>
              <w:t>UserRepository</w:t>
            </w:r>
            <w:proofErr w:type="spellEnd"/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DD1754" w14:textId="77777777" w:rsidR="00E84707" w:rsidRDefault="00E84707" w:rsidP="00E8470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32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D4B3AE" w14:textId="5CEA85C1" w:rsidR="00E84707" w:rsidRDefault="00E84707" w:rsidP="00E84707">
            <w:pPr>
              <w:ind w:firstLine="0"/>
            </w:pPr>
            <w:r w:rsidRPr="00E84707">
              <w:t>Репозиторий для работы с пользователями.</w:t>
            </w:r>
          </w:p>
        </w:tc>
      </w:tr>
    </w:tbl>
    <w:p w14:paraId="0C1BC8FE" w14:textId="79C22D78" w:rsidR="00E84707" w:rsidRDefault="00E84707" w:rsidP="00E84707">
      <w:pPr>
        <w:ind w:firstLine="0"/>
        <w:jc w:val="right"/>
      </w:pPr>
      <w:r>
        <w:t xml:space="preserve">Таблица 4.11 </w:t>
      </w:r>
    </w:p>
    <w:p w14:paraId="20FA5F77" w14:textId="29F31DC9" w:rsidR="00E84707" w:rsidRPr="009A7920" w:rsidRDefault="00E84707" w:rsidP="00E84707">
      <w:pPr>
        <w:ind w:firstLine="0"/>
        <w:jc w:val="center"/>
        <w:rPr>
          <w:szCs w:val="24"/>
        </w:rPr>
      </w:pPr>
      <w:r>
        <w:rPr>
          <w:szCs w:val="24"/>
        </w:rPr>
        <w:t>Описание методов и свойств интерфейса</w:t>
      </w:r>
      <w:r w:rsidRPr="004700B0">
        <w:rPr>
          <w:szCs w:val="24"/>
        </w:rPr>
        <w:t xml:space="preserve"> </w:t>
      </w:r>
      <w:proofErr w:type="spellStart"/>
      <w:r w:rsidRPr="00E84707">
        <w:rPr>
          <w:szCs w:val="24"/>
        </w:rPr>
        <w:t>ConfirmationCodeRepository</w:t>
      </w:r>
      <w:proofErr w:type="spellEnd"/>
      <w:r>
        <w:rPr>
          <w:szCs w:val="24"/>
        </w:rPr>
        <w:t>.</w:t>
      </w:r>
      <w:r>
        <w:rPr>
          <w:szCs w:val="24"/>
          <w:lang w:val="en-US"/>
        </w:rPr>
        <w:t>kt</w:t>
      </w:r>
    </w:p>
    <w:tbl>
      <w:tblPr>
        <w:tblStyle w:val="a5"/>
        <w:tblW w:w="10320" w:type="dxa"/>
        <w:tblLayout w:type="fixed"/>
        <w:tblLook w:val="04A0" w:firstRow="1" w:lastRow="0" w:firstColumn="1" w:lastColumn="0" w:noHBand="0" w:noVBand="1"/>
      </w:tblPr>
      <w:tblGrid>
        <w:gridCol w:w="1810"/>
        <w:gridCol w:w="1844"/>
        <w:gridCol w:w="1586"/>
        <w:gridCol w:w="2811"/>
        <w:gridCol w:w="2269"/>
      </w:tblGrid>
      <w:tr w:rsidR="00E84707" w14:paraId="1B24108F" w14:textId="77777777" w:rsidTr="00415FFB">
        <w:tc>
          <w:tcPr>
            <w:tcW w:w="103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02D0BA2" w14:textId="77777777" w:rsidR="00E84707" w:rsidRDefault="00E84707" w:rsidP="00415FFB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Методы</w:t>
            </w:r>
          </w:p>
        </w:tc>
      </w:tr>
      <w:tr w:rsidR="00E84707" w14:paraId="10AF5155" w14:textId="77777777" w:rsidTr="00415FFB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19BF518" w14:textId="77777777" w:rsidR="00E84707" w:rsidRDefault="00E84707" w:rsidP="00415FFB">
            <w:pPr>
              <w:ind w:firstLine="0"/>
            </w:pPr>
            <w:r>
              <w:t>Имя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7168DEE" w14:textId="77777777" w:rsidR="00E84707" w:rsidRDefault="00E84707" w:rsidP="00415FFB">
            <w:pPr>
              <w:ind w:firstLine="0"/>
            </w:pPr>
            <w:r>
              <w:t>Модификатор доступа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74FD919" w14:textId="77777777" w:rsidR="00E84707" w:rsidRDefault="00E84707" w:rsidP="00415FFB">
            <w:pPr>
              <w:ind w:firstLine="0"/>
            </w:pPr>
            <w:r>
              <w:t>Тип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D4874A9" w14:textId="77777777" w:rsidR="00E84707" w:rsidRDefault="00E84707" w:rsidP="00415FFB">
            <w:pPr>
              <w:ind w:firstLine="0"/>
            </w:pPr>
            <w:r>
              <w:t>Аргументы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FB07CC4" w14:textId="77777777" w:rsidR="00E84707" w:rsidRDefault="00E84707" w:rsidP="00415FFB">
            <w:pPr>
              <w:ind w:firstLine="0"/>
            </w:pPr>
            <w:r>
              <w:t>Назначение</w:t>
            </w:r>
          </w:p>
        </w:tc>
      </w:tr>
      <w:tr w:rsidR="00E84707" w:rsidRPr="00E84707" w14:paraId="310BCFA7" w14:textId="77777777" w:rsidTr="00415FFB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FF376" w14:textId="62053C74" w:rsidR="00E84707" w:rsidRPr="00E84707" w:rsidRDefault="00E84707" w:rsidP="00415FFB">
            <w:pPr>
              <w:ind w:firstLine="0"/>
              <w:rPr>
                <w:lang w:val="en-US"/>
              </w:rPr>
            </w:pPr>
            <w:proofErr w:type="spellStart"/>
            <w:r w:rsidRPr="00E84707">
              <w:rPr>
                <w:lang w:val="en-US"/>
              </w:rPr>
              <w:t>removeConfirmationTokenByEmail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BBB795" w14:textId="77777777" w:rsidR="00E84707" w:rsidRPr="00E84707" w:rsidRDefault="00E84707" w:rsidP="00415F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E8E12" w14:textId="0594D773" w:rsidR="00E84707" w:rsidRDefault="00E84707" w:rsidP="00415FFB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1D1232" w14:textId="1646A2D0" w:rsidR="00E84707" w:rsidRPr="00E84707" w:rsidRDefault="00E84707" w:rsidP="00415FFB">
            <w:pPr>
              <w:ind w:firstLine="0"/>
              <w:rPr>
                <w:lang w:val="en-US"/>
              </w:rPr>
            </w:pPr>
            <w:r w:rsidRPr="00E84707">
              <w:rPr>
                <w:lang w:val="en-US"/>
              </w:rPr>
              <w:t>email: String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FD0D9" w14:textId="5295B65B" w:rsidR="00E84707" w:rsidRPr="00E84707" w:rsidRDefault="00E84707" w:rsidP="00415FFB">
            <w:pPr>
              <w:ind w:firstLine="0"/>
            </w:pPr>
            <w:r>
              <w:t>Удаление</w:t>
            </w:r>
            <w:r w:rsidRPr="00E84707">
              <w:t xml:space="preserve"> </w:t>
            </w:r>
            <w:r>
              <w:rPr>
                <w:lang w:val="en-US"/>
              </w:rPr>
              <w:t>Confirmation</w:t>
            </w:r>
            <w:r w:rsidRPr="00E84707">
              <w:t xml:space="preserve"> </w:t>
            </w:r>
            <w:r>
              <w:rPr>
                <w:lang w:val="en-US"/>
              </w:rPr>
              <w:t>Code</w:t>
            </w:r>
            <w:r w:rsidRPr="00E84707">
              <w:t xml:space="preserve"> </w:t>
            </w:r>
            <w:r>
              <w:t>из</w:t>
            </w:r>
            <w:r w:rsidRPr="00E84707">
              <w:t xml:space="preserve"> </w:t>
            </w:r>
            <w:r>
              <w:t>базы</w:t>
            </w:r>
            <w:r w:rsidRPr="00E84707">
              <w:t xml:space="preserve"> </w:t>
            </w:r>
            <w:r>
              <w:t>данных.</w:t>
            </w:r>
          </w:p>
        </w:tc>
      </w:tr>
      <w:tr w:rsidR="00E84707" w:rsidRPr="0095544D" w14:paraId="2BB65719" w14:textId="77777777" w:rsidTr="00415FFB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A03B3" w14:textId="2E88FF13" w:rsidR="00E84707" w:rsidRPr="002E43CC" w:rsidRDefault="00E84707" w:rsidP="00415FFB">
            <w:pPr>
              <w:ind w:firstLine="0"/>
              <w:rPr>
                <w:lang w:val="en-US"/>
              </w:rPr>
            </w:pPr>
            <w:proofErr w:type="spellStart"/>
            <w:r w:rsidRPr="00E84707">
              <w:rPr>
                <w:lang w:val="en-US"/>
              </w:rPr>
              <w:t>existsByEmail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DCAF30" w14:textId="77777777" w:rsidR="00E84707" w:rsidRPr="00E84707" w:rsidRDefault="00E84707" w:rsidP="00415F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99104" w14:textId="77777777" w:rsidR="00E84707" w:rsidRPr="005D5CD0" w:rsidRDefault="00E84707" w:rsidP="00415FFB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D125C" w14:textId="2EE0B332" w:rsidR="00E84707" w:rsidRPr="0095544D" w:rsidRDefault="00E84707" w:rsidP="00415FFB">
            <w:pPr>
              <w:ind w:firstLine="0"/>
              <w:rPr>
                <w:lang w:val="en-US"/>
              </w:rPr>
            </w:pPr>
            <w:r w:rsidRPr="00E84707">
              <w:rPr>
                <w:lang w:val="en-US"/>
              </w:rPr>
              <w:t>email: String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3606F9" w14:textId="440D733C" w:rsidR="00E84707" w:rsidRPr="0095544D" w:rsidRDefault="00E84707" w:rsidP="00415FFB">
            <w:pPr>
              <w:ind w:firstLine="0"/>
            </w:pPr>
            <w:r>
              <w:t>Проверка на содержание почты в базе данных.</w:t>
            </w:r>
          </w:p>
        </w:tc>
      </w:tr>
      <w:tr w:rsidR="00E84707" w:rsidRPr="00E84707" w14:paraId="568F6532" w14:textId="77777777" w:rsidTr="00415FFB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82F5B" w14:textId="557A1562" w:rsidR="00E84707" w:rsidRPr="0095544D" w:rsidRDefault="00E84707" w:rsidP="00415FFB">
            <w:pPr>
              <w:ind w:firstLine="0"/>
            </w:pPr>
            <w:proofErr w:type="spellStart"/>
            <w:r w:rsidRPr="00E84707">
              <w:t>findByEmail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7D5E4C" w14:textId="77777777" w:rsidR="00E84707" w:rsidRPr="005D5CD0" w:rsidRDefault="00E84707" w:rsidP="00415FFB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751D7" w14:textId="77777777" w:rsidR="00E84707" w:rsidRPr="0095544D" w:rsidRDefault="00E84707" w:rsidP="00415FFB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2B82D8" w14:textId="7D475063" w:rsidR="00E84707" w:rsidRPr="00E84707" w:rsidRDefault="00E84707" w:rsidP="00415FFB">
            <w:pPr>
              <w:ind w:firstLine="0"/>
              <w:rPr>
                <w:lang w:val="en-US"/>
              </w:rPr>
            </w:pPr>
            <w:r w:rsidRPr="00E84707">
              <w:rPr>
                <w:lang w:val="en-US"/>
              </w:rPr>
              <w:t>email: String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4754DD" w14:textId="79ADA959" w:rsidR="00E84707" w:rsidRPr="00E84707" w:rsidRDefault="00E84707" w:rsidP="00415FFB">
            <w:pPr>
              <w:ind w:firstLine="0"/>
            </w:pPr>
            <w:r>
              <w:t>Поиск пользователя по почте.</w:t>
            </w:r>
          </w:p>
        </w:tc>
      </w:tr>
    </w:tbl>
    <w:p w14:paraId="755E033F" w14:textId="31591FF7" w:rsidR="00E84707" w:rsidRDefault="00E84707" w:rsidP="00E84707">
      <w:pPr>
        <w:ind w:firstLine="0"/>
        <w:jc w:val="right"/>
      </w:pPr>
      <w:r>
        <w:lastRenderedPageBreak/>
        <w:t xml:space="preserve">Таблица 4.12 </w:t>
      </w:r>
    </w:p>
    <w:p w14:paraId="32AF7F19" w14:textId="0B0ABAFB" w:rsidR="00E84707" w:rsidRPr="009A7920" w:rsidRDefault="00E84707" w:rsidP="00E84707">
      <w:pPr>
        <w:ind w:firstLine="0"/>
        <w:jc w:val="center"/>
        <w:rPr>
          <w:szCs w:val="24"/>
        </w:rPr>
      </w:pPr>
      <w:r>
        <w:rPr>
          <w:szCs w:val="24"/>
        </w:rPr>
        <w:t>Описание методов и свойств интерфейса</w:t>
      </w:r>
      <w:r w:rsidRPr="004700B0">
        <w:rPr>
          <w:szCs w:val="24"/>
        </w:rPr>
        <w:t xml:space="preserve"> </w:t>
      </w:r>
      <w:proofErr w:type="spellStart"/>
      <w:r w:rsidRPr="00E84707">
        <w:rPr>
          <w:szCs w:val="24"/>
        </w:rPr>
        <w:t>ImageStorageRepository</w:t>
      </w:r>
      <w:proofErr w:type="spellEnd"/>
      <w:r>
        <w:rPr>
          <w:szCs w:val="24"/>
        </w:rPr>
        <w:t>.</w:t>
      </w:r>
      <w:r>
        <w:rPr>
          <w:szCs w:val="24"/>
          <w:lang w:val="en-US"/>
        </w:rPr>
        <w:t>kt</w:t>
      </w:r>
    </w:p>
    <w:tbl>
      <w:tblPr>
        <w:tblStyle w:val="a5"/>
        <w:tblW w:w="10320" w:type="dxa"/>
        <w:tblLayout w:type="fixed"/>
        <w:tblLook w:val="04A0" w:firstRow="1" w:lastRow="0" w:firstColumn="1" w:lastColumn="0" w:noHBand="0" w:noVBand="1"/>
      </w:tblPr>
      <w:tblGrid>
        <w:gridCol w:w="1810"/>
        <w:gridCol w:w="1844"/>
        <w:gridCol w:w="1586"/>
        <w:gridCol w:w="2811"/>
        <w:gridCol w:w="2269"/>
      </w:tblGrid>
      <w:tr w:rsidR="00E84707" w14:paraId="04499EED" w14:textId="77777777" w:rsidTr="00415FFB">
        <w:tc>
          <w:tcPr>
            <w:tcW w:w="103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1ABBBA0" w14:textId="77777777" w:rsidR="00E84707" w:rsidRDefault="00E84707" w:rsidP="00415FFB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Методы</w:t>
            </w:r>
          </w:p>
        </w:tc>
      </w:tr>
      <w:tr w:rsidR="00E84707" w14:paraId="61C5B812" w14:textId="77777777" w:rsidTr="00415FFB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762AD9C" w14:textId="77777777" w:rsidR="00E84707" w:rsidRDefault="00E84707" w:rsidP="00415FFB">
            <w:pPr>
              <w:ind w:firstLine="0"/>
            </w:pPr>
            <w:r>
              <w:t>Имя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FAB0666" w14:textId="77777777" w:rsidR="00E84707" w:rsidRDefault="00E84707" w:rsidP="00415FFB">
            <w:pPr>
              <w:ind w:firstLine="0"/>
            </w:pPr>
            <w:r>
              <w:t>Модификатор доступа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F2150E5" w14:textId="77777777" w:rsidR="00E84707" w:rsidRDefault="00E84707" w:rsidP="00415FFB">
            <w:pPr>
              <w:ind w:firstLine="0"/>
            </w:pPr>
            <w:r>
              <w:t>Тип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C2932DD" w14:textId="77777777" w:rsidR="00E84707" w:rsidRDefault="00E84707" w:rsidP="00415FFB">
            <w:pPr>
              <w:ind w:firstLine="0"/>
            </w:pPr>
            <w:r>
              <w:t>Аргументы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39121AD" w14:textId="77777777" w:rsidR="00E84707" w:rsidRDefault="00E84707" w:rsidP="00415FFB">
            <w:pPr>
              <w:ind w:firstLine="0"/>
            </w:pPr>
            <w:r>
              <w:t>Назначение</w:t>
            </w:r>
          </w:p>
        </w:tc>
      </w:tr>
      <w:tr w:rsidR="00E84707" w:rsidRPr="00E84707" w14:paraId="529A6CE6" w14:textId="77777777" w:rsidTr="00415FFB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337CA7" w14:textId="38F48E43" w:rsidR="00E84707" w:rsidRPr="00E84707" w:rsidRDefault="00E84707" w:rsidP="00415FFB">
            <w:pPr>
              <w:ind w:firstLine="0"/>
              <w:rPr>
                <w:lang w:val="en-US"/>
              </w:rPr>
            </w:pPr>
            <w:proofErr w:type="spellStart"/>
            <w:r w:rsidRPr="00E84707">
              <w:rPr>
                <w:lang w:val="en-US"/>
              </w:rPr>
              <w:t>correctFile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20502" w14:textId="77777777" w:rsidR="00E84707" w:rsidRPr="00E84707" w:rsidRDefault="00E84707" w:rsidP="00415F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C6FEC2" w14:textId="77777777" w:rsidR="00E84707" w:rsidRDefault="00E84707" w:rsidP="00415FFB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283AEF" w14:textId="0A2767BC" w:rsidR="00E84707" w:rsidRPr="00E84707" w:rsidRDefault="00E84707" w:rsidP="00415FFB">
            <w:pPr>
              <w:ind w:firstLine="0"/>
              <w:rPr>
                <w:lang w:val="en-US"/>
              </w:rPr>
            </w:pPr>
            <w:r w:rsidRPr="00E84707">
              <w:rPr>
                <w:lang w:val="en-US"/>
              </w:rPr>
              <w:t xml:space="preserve">file: </w:t>
            </w:r>
            <w:proofErr w:type="spellStart"/>
            <w:r w:rsidRPr="00E84707">
              <w:rPr>
                <w:lang w:val="en-US"/>
              </w:rPr>
              <w:t>MultipartFile</w:t>
            </w:r>
            <w:proofErr w:type="spellEnd"/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9B039" w14:textId="77CD5580" w:rsidR="00E84707" w:rsidRPr="00E84707" w:rsidRDefault="00E84707" w:rsidP="00415FFB">
            <w:pPr>
              <w:ind w:firstLine="0"/>
            </w:pPr>
            <w:r w:rsidRPr="00E84707">
              <w:t>Метод для проверки корректности файла.</w:t>
            </w:r>
          </w:p>
        </w:tc>
      </w:tr>
      <w:tr w:rsidR="00E84707" w:rsidRPr="0095544D" w14:paraId="4DF445E0" w14:textId="77777777" w:rsidTr="00415FFB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508681" w14:textId="69B12735" w:rsidR="00E84707" w:rsidRPr="002E43CC" w:rsidRDefault="00E84707" w:rsidP="00415FFB">
            <w:pPr>
              <w:ind w:firstLine="0"/>
              <w:rPr>
                <w:lang w:val="en-US"/>
              </w:rPr>
            </w:pPr>
            <w:r w:rsidRPr="00E84707">
              <w:rPr>
                <w:lang w:val="en-US"/>
              </w:rPr>
              <w:t>store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4B942" w14:textId="77777777" w:rsidR="00E84707" w:rsidRPr="00E84707" w:rsidRDefault="00E84707" w:rsidP="00415F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84143B" w14:textId="77777777" w:rsidR="00E84707" w:rsidRPr="005D5CD0" w:rsidRDefault="00E84707" w:rsidP="00415FFB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913FF" w14:textId="49C2D083" w:rsidR="00E84707" w:rsidRPr="0095544D" w:rsidRDefault="00E84707" w:rsidP="00415FFB">
            <w:pPr>
              <w:ind w:firstLine="0"/>
              <w:rPr>
                <w:lang w:val="en-US"/>
              </w:rPr>
            </w:pPr>
            <w:r w:rsidRPr="00E84707">
              <w:rPr>
                <w:lang w:val="en-US"/>
              </w:rPr>
              <w:t xml:space="preserve">file: </w:t>
            </w:r>
            <w:proofErr w:type="spellStart"/>
            <w:r w:rsidRPr="00E84707">
              <w:rPr>
                <w:lang w:val="en-US"/>
              </w:rPr>
              <w:t>MultipartFile</w:t>
            </w:r>
            <w:proofErr w:type="spellEnd"/>
            <w:r w:rsidRPr="00E84707">
              <w:rPr>
                <w:lang w:val="en-US"/>
              </w:rPr>
              <w:t>, user: User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50DB28" w14:textId="76575BA4" w:rsidR="00E84707" w:rsidRPr="0095544D" w:rsidRDefault="00A05C72" w:rsidP="00415FFB">
            <w:pPr>
              <w:ind w:firstLine="0"/>
            </w:pPr>
            <w:r w:rsidRPr="00A05C72">
              <w:t>Метод для сохранения файла для юзера.</w:t>
            </w:r>
          </w:p>
        </w:tc>
      </w:tr>
    </w:tbl>
    <w:p w14:paraId="29B6DEC9" w14:textId="047207F2" w:rsidR="00A05C72" w:rsidRDefault="00A05C72" w:rsidP="00A05C72">
      <w:pPr>
        <w:ind w:firstLine="0"/>
        <w:jc w:val="right"/>
      </w:pPr>
      <w:r>
        <w:t xml:space="preserve">Таблица 4.13 </w:t>
      </w:r>
    </w:p>
    <w:p w14:paraId="678D859B" w14:textId="0D921D14" w:rsidR="00A05C72" w:rsidRPr="009A7920" w:rsidRDefault="00A05C72" w:rsidP="00A05C72">
      <w:pPr>
        <w:ind w:firstLine="0"/>
        <w:jc w:val="center"/>
        <w:rPr>
          <w:szCs w:val="24"/>
        </w:rPr>
      </w:pPr>
      <w:r>
        <w:rPr>
          <w:szCs w:val="24"/>
        </w:rPr>
        <w:t>Описание методов и свойств интерфейса</w:t>
      </w:r>
      <w:r w:rsidRPr="004700B0">
        <w:rPr>
          <w:szCs w:val="24"/>
        </w:rPr>
        <w:t xml:space="preserve"> </w:t>
      </w:r>
      <w:proofErr w:type="spellStart"/>
      <w:r w:rsidRPr="00A05C72">
        <w:rPr>
          <w:szCs w:val="24"/>
        </w:rPr>
        <w:t>MeetRepository</w:t>
      </w:r>
      <w:proofErr w:type="spellEnd"/>
      <w:r>
        <w:rPr>
          <w:szCs w:val="24"/>
        </w:rPr>
        <w:t>.</w:t>
      </w:r>
      <w:r>
        <w:rPr>
          <w:szCs w:val="24"/>
          <w:lang w:val="en-US"/>
        </w:rPr>
        <w:t>kt</w:t>
      </w:r>
    </w:p>
    <w:tbl>
      <w:tblPr>
        <w:tblStyle w:val="a5"/>
        <w:tblW w:w="10320" w:type="dxa"/>
        <w:tblLayout w:type="fixed"/>
        <w:tblLook w:val="04A0" w:firstRow="1" w:lastRow="0" w:firstColumn="1" w:lastColumn="0" w:noHBand="0" w:noVBand="1"/>
      </w:tblPr>
      <w:tblGrid>
        <w:gridCol w:w="1810"/>
        <w:gridCol w:w="1844"/>
        <w:gridCol w:w="1586"/>
        <w:gridCol w:w="2811"/>
        <w:gridCol w:w="2269"/>
      </w:tblGrid>
      <w:tr w:rsidR="00A05C72" w14:paraId="59C14E74" w14:textId="77777777" w:rsidTr="00415FFB">
        <w:tc>
          <w:tcPr>
            <w:tcW w:w="103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B4B7B2D" w14:textId="77777777" w:rsidR="00A05C72" w:rsidRDefault="00A05C72" w:rsidP="00415FFB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Методы</w:t>
            </w:r>
          </w:p>
        </w:tc>
      </w:tr>
      <w:tr w:rsidR="00A05C72" w14:paraId="5856CAEA" w14:textId="77777777" w:rsidTr="00415FFB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7EBA190" w14:textId="77777777" w:rsidR="00A05C72" w:rsidRDefault="00A05C72" w:rsidP="00415FFB">
            <w:pPr>
              <w:ind w:firstLine="0"/>
            </w:pPr>
            <w:r>
              <w:t>Имя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5A200F4" w14:textId="77777777" w:rsidR="00A05C72" w:rsidRDefault="00A05C72" w:rsidP="00415FFB">
            <w:pPr>
              <w:ind w:firstLine="0"/>
            </w:pPr>
            <w:r>
              <w:t>Модификатор доступа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30B8335" w14:textId="77777777" w:rsidR="00A05C72" w:rsidRDefault="00A05C72" w:rsidP="00415FFB">
            <w:pPr>
              <w:ind w:firstLine="0"/>
            </w:pPr>
            <w:r>
              <w:t>Тип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BB557AE" w14:textId="77777777" w:rsidR="00A05C72" w:rsidRDefault="00A05C72" w:rsidP="00415FFB">
            <w:pPr>
              <w:ind w:firstLine="0"/>
            </w:pPr>
            <w:r>
              <w:t>Аргументы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6F1765D" w14:textId="77777777" w:rsidR="00A05C72" w:rsidRDefault="00A05C72" w:rsidP="00415FFB">
            <w:pPr>
              <w:ind w:firstLine="0"/>
            </w:pPr>
            <w:r>
              <w:t>Назначение</w:t>
            </w:r>
          </w:p>
        </w:tc>
      </w:tr>
      <w:tr w:rsidR="00A05C72" w:rsidRPr="00E84707" w14:paraId="3DCEAF5D" w14:textId="77777777" w:rsidTr="00415FFB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B359E3" w14:textId="16B1224C" w:rsidR="00A05C72" w:rsidRPr="00E84707" w:rsidRDefault="00A05C72" w:rsidP="00415FFB">
            <w:pPr>
              <w:ind w:firstLine="0"/>
              <w:rPr>
                <w:lang w:val="en-US"/>
              </w:rPr>
            </w:pPr>
            <w:r w:rsidRPr="00A05C72">
              <w:rPr>
                <w:lang w:val="en-US"/>
              </w:rPr>
              <w:t>findAllByUser1OrUser2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8C1C00" w14:textId="77777777" w:rsidR="00A05C72" w:rsidRPr="00E84707" w:rsidRDefault="00A05C72" w:rsidP="00415F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1B113A" w14:textId="77777777" w:rsidR="00A05C72" w:rsidRDefault="00A05C72" w:rsidP="00415FFB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0C71F" w14:textId="27A5D21C" w:rsidR="00A05C72" w:rsidRPr="00E84707" w:rsidRDefault="00A05C72" w:rsidP="00415FFB">
            <w:pPr>
              <w:ind w:firstLine="0"/>
              <w:rPr>
                <w:lang w:val="en-US"/>
              </w:rPr>
            </w:pPr>
            <w:r w:rsidRPr="00A05C72">
              <w:rPr>
                <w:lang w:val="en-US"/>
              </w:rPr>
              <w:t>user1: User, user2: User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3BD37" w14:textId="32D41B6B" w:rsidR="00A05C72" w:rsidRPr="00E84707" w:rsidRDefault="00A05C72" w:rsidP="00415FFB">
            <w:pPr>
              <w:ind w:firstLine="0"/>
            </w:pPr>
            <w:r>
              <w:t>Поиск списка встреч по двум пользователям.</w:t>
            </w:r>
          </w:p>
        </w:tc>
      </w:tr>
      <w:tr w:rsidR="00A05C72" w:rsidRPr="0095544D" w14:paraId="30E598D7" w14:textId="77777777" w:rsidTr="00415FFB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2A4818" w14:textId="17A733D9" w:rsidR="00A05C72" w:rsidRPr="002E43CC" w:rsidRDefault="00A05C72" w:rsidP="00415FFB">
            <w:pPr>
              <w:ind w:firstLine="0"/>
              <w:rPr>
                <w:lang w:val="en-US"/>
              </w:rPr>
            </w:pPr>
            <w:proofErr w:type="spellStart"/>
            <w:r w:rsidRPr="00A05C72">
              <w:rPr>
                <w:lang w:val="en-US"/>
              </w:rPr>
              <w:t>existsMeetById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C9B3C" w14:textId="77777777" w:rsidR="00A05C72" w:rsidRPr="00E84707" w:rsidRDefault="00A05C72" w:rsidP="00415F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7C1075" w14:textId="77777777" w:rsidR="00A05C72" w:rsidRPr="005D5CD0" w:rsidRDefault="00A05C72" w:rsidP="00415FFB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0332A" w14:textId="6E5DB2DF" w:rsidR="00A05C72" w:rsidRPr="0095544D" w:rsidRDefault="00A05C72" w:rsidP="00415FFB">
            <w:pPr>
              <w:ind w:firstLine="0"/>
              <w:rPr>
                <w:lang w:val="en-US"/>
              </w:rPr>
            </w:pPr>
            <w:r w:rsidRPr="00A05C72">
              <w:rPr>
                <w:lang w:val="en-US"/>
              </w:rPr>
              <w:t>id: Long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07CA37" w14:textId="766831D6" w:rsidR="00A05C72" w:rsidRPr="00A05C72" w:rsidRDefault="00A05C72" w:rsidP="00415FFB">
            <w:pPr>
              <w:ind w:firstLine="0"/>
            </w:pPr>
            <w:r>
              <w:t xml:space="preserve">Проверка на наличие встречи по </w:t>
            </w:r>
            <w:r>
              <w:rPr>
                <w:lang w:val="en-US"/>
              </w:rPr>
              <w:t>Id</w:t>
            </w:r>
            <w:r w:rsidRPr="00A05C72">
              <w:t>.</w:t>
            </w:r>
          </w:p>
        </w:tc>
      </w:tr>
    </w:tbl>
    <w:p w14:paraId="58BFDA06" w14:textId="7D5608BC" w:rsidR="00A05C72" w:rsidRDefault="00A05C72" w:rsidP="00A05C72">
      <w:pPr>
        <w:ind w:firstLine="0"/>
        <w:jc w:val="right"/>
      </w:pPr>
      <w:r>
        <w:t>Таблица 4.1</w:t>
      </w:r>
      <w:r w:rsidRPr="00A05C72">
        <w:t>4</w:t>
      </w:r>
      <w:r>
        <w:t xml:space="preserve"> </w:t>
      </w:r>
    </w:p>
    <w:p w14:paraId="531BFAC9" w14:textId="1F45A478" w:rsidR="00A05C72" w:rsidRPr="009A7920" w:rsidRDefault="00A05C72" w:rsidP="00A05C72">
      <w:pPr>
        <w:ind w:firstLine="0"/>
        <w:jc w:val="center"/>
        <w:rPr>
          <w:szCs w:val="24"/>
        </w:rPr>
      </w:pPr>
      <w:r>
        <w:rPr>
          <w:szCs w:val="24"/>
        </w:rPr>
        <w:t>Описание методов и свойств интерфейса</w:t>
      </w:r>
      <w:r w:rsidRPr="004700B0">
        <w:rPr>
          <w:szCs w:val="24"/>
        </w:rPr>
        <w:t xml:space="preserve"> </w:t>
      </w:r>
      <w:proofErr w:type="spellStart"/>
      <w:r w:rsidRPr="00A05C72">
        <w:rPr>
          <w:szCs w:val="24"/>
        </w:rPr>
        <w:t>RefreshTokenRepository</w:t>
      </w:r>
      <w:proofErr w:type="spellEnd"/>
      <w:r>
        <w:rPr>
          <w:szCs w:val="24"/>
        </w:rPr>
        <w:t>.</w:t>
      </w:r>
      <w:r>
        <w:rPr>
          <w:szCs w:val="24"/>
          <w:lang w:val="en-US"/>
        </w:rPr>
        <w:t>kt</w:t>
      </w:r>
    </w:p>
    <w:tbl>
      <w:tblPr>
        <w:tblStyle w:val="a5"/>
        <w:tblW w:w="10320" w:type="dxa"/>
        <w:tblLayout w:type="fixed"/>
        <w:tblLook w:val="04A0" w:firstRow="1" w:lastRow="0" w:firstColumn="1" w:lastColumn="0" w:noHBand="0" w:noVBand="1"/>
      </w:tblPr>
      <w:tblGrid>
        <w:gridCol w:w="1810"/>
        <w:gridCol w:w="1844"/>
        <w:gridCol w:w="1586"/>
        <w:gridCol w:w="2811"/>
        <w:gridCol w:w="2269"/>
      </w:tblGrid>
      <w:tr w:rsidR="00A05C72" w14:paraId="495CA902" w14:textId="77777777" w:rsidTr="00415FFB">
        <w:tc>
          <w:tcPr>
            <w:tcW w:w="103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370CC5B" w14:textId="77777777" w:rsidR="00A05C72" w:rsidRDefault="00A05C72" w:rsidP="00415FFB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Методы</w:t>
            </w:r>
          </w:p>
        </w:tc>
      </w:tr>
      <w:tr w:rsidR="00A05C72" w14:paraId="7741BA4F" w14:textId="77777777" w:rsidTr="00415FFB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2CC8593" w14:textId="77777777" w:rsidR="00A05C72" w:rsidRDefault="00A05C72" w:rsidP="00415FFB">
            <w:pPr>
              <w:ind w:firstLine="0"/>
            </w:pPr>
            <w:r>
              <w:t>Имя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B2D15B1" w14:textId="77777777" w:rsidR="00A05C72" w:rsidRDefault="00A05C72" w:rsidP="00415FFB">
            <w:pPr>
              <w:ind w:firstLine="0"/>
            </w:pPr>
            <w:r>
              <w:t>Модификатор доступа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BA61779" w14:textId="77777777" w:rsidR="00A05C72" w:rsidRDefault="00A05C72" w:rsidP="00415FFB">
            <w:pPr>
              <w:ind w:firstLine="0"/>
            </w:pPr>
            <w:r>
              <w:t>Тип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DDF4436" w14:textId="77777777" w:rsidR="00A05C72" w:rsidRDefault="00A05C72" w:rsidP="00415FFB">
            <w:pPr>
              <w:ind w:firstLine="0"/>
            </w:pPr>
            <w:r>
              <w:t>Аргументы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948C1DA" w14:textId="77777777" w:rsidR="00A05C72" w:rsidRDefault="00A05C72" w:rsidP="00415FFB">
            <w:pPr>
              <w:ind w:firstLine="0"/>
            </w:pPr>
            <w:r>
              <w:t>Назначение</w:t>
            </w:r>
          </w:p>
        </w:tc>
      </w:tr>
      <w:tr w:rsidR="00A05C72" w:rsidRPr="00E84707" w14:paraId="14DA7772" w14:textId="77777777" w:rsidTr="00415FFB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55B1E" w14:textId="1A0D6E93" w:rsidR="00A05C72" w:rsidRPr="00E84707" w:rsidRDefault="00A05C72" w:rsidP="00415FFB">
            <w:pPr>
              <w:ind w:firstLine="0"/>
              <w:rPr>
                <w:lang w:val="en-US"/>
              </w:rPr>
            </w:pPr>
            <w:proofErr w:type="spellStart"/>
            <w:r w:rsidRPr="00A05C72">
              <w:rPr>
                <w:lang w:val="en-US"/>
              </w:rPr>
              <w:t>findRefreshTokenByUser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D54F77" w14:textId="77777777" w:rsidR="00A05C72" w:rsidRPr="00E84707" w:rsidRDefault="00A05C72" w:rsidP="00415F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6393D" w14:textId="77777777" w:rsidR="00A05C72" w:rsidRDefault="00A05C72" w:rsidP="00415FFB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E84B1" w14:textId="2BB1CDB8" w:rsidR="00A05C72" w:rsidRPr="00E84707" w:rsidRDefault="00A05C72" w:rsidP="00415FFB">
            <w:pPr>
              <w:ind w:firstLine="0"/>
              <w:rPr>
                <w:lang w:val="en-US"/>
              </w:rPr>
            </w:pPr>
            <w:r w:rsidRPr="00A05C72">
              <w:rPr>
                <w:lang w:val="en-US"/>
              </w:rPr>
              <w:t>user: User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956899" w14:textId="60483045" w:rsidR="00A05C72" w:rsidRPr="00A05C72" w:rsidRDefault="00A05C72" w:rsidP="00415FFB">
            <w:pPr>
              <w:ind w:firstLine="0"/>
            </w:pPr>
            <w:r>
              <w:t>Поиск токена по пользователю.</w:t>
            </w:r>
          </w:p>
        </w:tc>
      </w:tr>
    </w:tbl>
    <w:p w14:paraId="62BDBC95" w14:textId="2B5C0F93" w:rsidR="00A05C72" w:rsidRDefault="00A05C72" w:rsidP="00A05C72">
      <w:pPr>
        <w:ind w:firstLine="0"/>
        <w:jc w:val="right"/>
      </w:pPr>
      <w:r>
        <w:t xml:space="preserve">Таблица 4.15 </w:t>
      </w:r>
    </w:p>
    <w:p w14:paraId="23F87CBE" w14:textId="36C4E599" w:rsidR="00A05C72" w:rsidRPr="009A7920" w:rsidRDefault="00A05C72" w:rsidP="00A05C72">
      <w:pPr>
        <w:ind w:firstLine="0"/>
        <w:jc w:val="center"/>
        <w:rPr>
          <w:szCs w:val="24"/>
        </w:rPr>
      </w:pPr>
      <w:r>
        <w:rPr>
          <w:szCs w:val="24"/>
        </w:rPr>
        <w:t>Описание методов и свойств интерфейса</w:t>
      </w:r>
      <w:r w:rsidRPr="004700B0">
        <w:rPr>
          <w:szCs w:val="24"/>
        </w:rPr>
        <w:t xml:space="preserve"> </w:t>
      </w:r>
      <w:proofErr w:type="spellStart"/>
      <w:r w:rsidRPr="00A05C72">
        <w:rPr>
          <w:szCs w:val="24"/>
        </w:rPr>
        <w:t>SearchRepository</w:t>
      </w:r>
      <w:proofErr w:type="spellEnd"/>
      <w:r>
        <w:rPr>
          <w:szCs w:val="24"/>
        </w:rPr>
        <w:t>.</w:t>
      </w:r>
      <w:r>
        <w:rPr>
          <w:szCs w:val="24"/>
          <w:lang w:val="en-US"/>
        </w:rPr>
        <w:t>kt</w:t>
      </w:r>
    </w:p>
    <w:tbl>
      <w:tblPr>
        <w:tblStyle w:val="a5"/>
        <w:tblW w:w="10320" w:type="dxa"/>
        <w:tblLayout w:type="fixed"/>
        <w:tblLook w:val="04A0" w:firstRow="1" w:lastRow="0" w:firstColumn="1" w:lastColumn="0" w:noHBand="0" w:noVBand="1"/>
      </w:tblPr>
      <w:tblGrid>
        <w:gridCol w:w="1810"/>
        <w:gridCol w:w="1844"/>
        <w:gridCol w:w="1586"/>
        <w:gridCol w:w="2811"/>
        <w:gridCol w:w="2269"/>
      </w:tblGrid>
      <w:tr w:rsidR="00A05C72" w14:paraId="4E2DB68C" w14:textId="77777777" w:rsidTr="00415FFB">
        <w:tc>
          <w:tcPr>
            <w:tcW w:w="103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ED64BFC" w14:textId="77777777" w:rsidR="00A05C72" w:rsidRDefault="00A05C72" w:rsidP="00415FFB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Методы</w:t>
            </w:r>
          </w:p>
        </w:tc>
      </w:tr>
      <w:tr w:rsidR="00A05C72" w14:paraId="28E3AFA8" w14:textId="77777777" w:rsidTr="00415FFB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AC0F4F2" w14:textId="77777777" w:rsidR="00A05C72" w:rsidRDefault="00A05C72" w:rsidP="00415FFB">
            <w:pPr>
              <w:ind w:firstLine="0"/>
            </w:pPr>
            <w:r>
              <w:t>Имя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781CAD1" w14:textId="77777777" w:rsidR="00A05C72" w:rsidRDefault="00A05C72" w:rsidP="00415FFB">
            <w:pPr>
              <w:ind w:firstLine="0"/>
            </w:pPr>
            <w:r>
              <w:t>Модификатор доступа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94EAB22" w14:textId="77777777" w:rsidR="00A05C72" w:rsidRDefault="00A05C72" w:rsidP="00415FFB">
            <w:pPr>
              <w:ind w:firstLine="0"/>
            </w:pPr>
            <w:r>
              <w:t>Тип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A08372E" w14:textId="77777777" w:rsidR="00A05C72" w:rsidRDefault="00A05C72" w:rsidP="00415FFB">
            <w:pPr>
              <w:ind w:firstLine="0"/>
            </w:pPr>
            <w:r>
              <w:t>Аргументы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839B50F" w14:textId="77777777" w:rsidR="00A05C72" w:rsidRDefault="00A05C72" w:rsidP="00415FFB">
            <w:pPr>
              <w:ind w:firstLine="0"/>
            </w:pPr>
            <w:r>
              <w:t>Назначение</w:t>
            </w:r>
          </w:p>
        </w:tc>
      </w:tr>
      <w:tr w:rsidR="00A05C72" w:rsidRPr="00E84707" w14:paraId="1AC26197" w14:textId="77777777" w:rsidTr="00415FFB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68424" w14:textId="05A91D88" w:rsidR="00A05C72" w:rsidRPr="00E84707" w:rsidRDefault="00A05C72" w:rsidP="00415FFB">
            <w:pPr>
              <w:ind w:firstLine="0"/>
              <w:rPr>
                <w:lang w:val="en-US"/>
              </w:rPr>
            </w:pPr>
            <w:proofErr w:type="spellStart"/>
            <w:r w:rsidRPr="00A05C72">
              <w:rPr>
                <w:lang w:val="en-US"/>
              </w:rPr>
              <w:t>findSearchByFinder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983730" w14:textId="77777777" w:rsidR="00A05C72" w:rsidRPr="00E84707" w:rsidRDefault="00A05C72" w:rsidP="00415F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8A0BAC" w14:textId="77777777" w:rsidR="00A05C72" w:rsidRDefault="00A05C72" w:rsidP="00415FFB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EE9A27" w14:textId="406D12EB" w:rsidR="00A05C72" w:rsidRPr="00E84707" w:rsidRDefault="00A05C72" w:rsidP="00415F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f</w:t>
            </w:r>
            <w:r w:rsidRPr="00A05C72">
              <w:rPr>
                <w:lang w:val="en-US"/>
              </w:rPr>
              <w:t>inder: User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9CADBF" w14:textId="24249F6C" w:rsidR="00A05C72" w:rsidRPr="00A05C72" w:rsidRDefault="00A05C72" w:rsidP="00415FFB">
            <w:pPr>
              <w:ind w:firstLine="0"/>
            </w:pPr>
            <w:r>
              <w:t>Поиск поискового запроса по пользователю.</w:t>
            </w:r>
          </w:p>
        </w:tc>
      </w:tr>
    </w:tbl>
    <w:p w14:paraId="55E2E88A" w14:textId="6554746A" w:rsidR="00A05C72" w:rsidRDefault="00A05C72" w:rsidP="00A05C72">
      <w:pPr>
        <w:ind w:firstLine="0"/>
        <w:jc w:val="right"/>
      </w:pPr>
      <w:r>
        <w:t xml:space="preserve">Таблица 4.16 </w:t>
      </w:r>
    </w:p>
    <w:p w14:paraId="7CFFDF07" w14:textId="02487470" w:rsidR="00A05C72" w:rsidRPr="009A7920" w:rsidRDefault="00A05C72" w:rsidP="00A05C72">
      <w:pPr>
        <w:ind w:firstLine="0"/>
        <w:jc w:val="center"/>
        <w:rPr>
          <w:szCs w:val="24"/>
        </w:rPr>
      </w:pPr>
      <w:r>
        <w:rPr>
          <w:szCs w:val="24"/>
        </w:rPr>
        <w:t>Описание методов и свойств интерфейса</w:t>
      </w:r>
      <w:r w:rsidRPr="004700B0">
        <w:rPr>
          <w:szCs w:val="24"/>
        </w:rPr>
        <w:t xml:space="preserve"> </w:t>
      </w:r>
      <w:proofErr w:type="spellStart"/>
      <w:r w:rsidRPr="00A05C72">
        <w:rPr>
          <w:szCs w:val="24"/>
        </w:rPr>
        <w:t>UserRepository</w:t>
      </w:r>
      <w:proofErr w:type="spellEnd"/>
      <w:r>
        <w:rPr>
          <w:szCs w:val="24"/>
        </w:rPr>
        <w:t>.</w:t>
      </w:r>
      <w:r>
        <w:rPr>
          <w:szCs w:val="24"/>
          <w:lang w:val="en-US"/>
        </w:rPr>
        <w:t>kt</w:t>
      </w:r>
    </w:p>
    <w:tbl>
      <w:tblPr>
        <w:tblStyle w:val="a5"/>
        <w:tblW w:w="10320" w:type="dxa"/>
        <w:tblLayout w:type="fixed"/>
        <w:tblLook w:val="04A0" w:firstRow="1" w:lastRow="0" w:firstColumn="1" w:lastColumn="0" w:noHBand="0" w:noVBand="1"/>
      </w:tblPr>
      <w:tblGrid>
        <w:gridCol w:w="1810"/>
        <w:gridCol w:w="1844"/>
        <w:gridCol w:w="1586"/>
        <w:gridCol w:w="2811"/>
        <w:gridCol w:w="2269"/>
      </w:tblGrid>
      <w:tr w:rsidR="00A05C72" w14:paraId="7449D079" w14:textId="77777777" w:rsidTr="00415FFB">
        <w:tc>
          <w:tcPr>
            <w:tcW w:w="103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F1C1B21" w14:textId="77777777" w:rsidR="00A05C72" w:rsidRDefault="00A05C72" w:rsidP="00415FFB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Методы</w:t>
            </w:r>
          </w:p>
        </w:tc>
      </w:tr>
      <w:tr w:rsidR="00A05C72" w14:paraId="4203EFD1" w14:textId="77777777" w:rsidTr="00415FFB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ECFAC2A" w14:textId="77777777" w:rsidR="00A05C72" w:rsidRDefault="00A05C72" w:rsidP="00415FFB">
            <w:pPr>
              <w:ind w:firstLine="0"/>
            </w:pPr>
            <w:r>
              <w:t>Имя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00CAAFE" w14:textId="77777777" w:rsidR="00A05C72" w:rsidRDefault="00A05C72" w:rsidP="00415FFB">
            <w:pPr>
              <w:ind w:firstLine="0"/>
            </w:pPr>
            <w:r>
              <w:t>Модификатор доступа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1087CAF" w14:textId="77777777" w:rsidR="00A05C72" w:rsidRDefault="00A05C72" w:rsidP="00415FFB">
            <w:pPr>
              <w:ind w:firstLine="0"/>
            </w:pPr>
            <w:r>
              <w:t>Тип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DA41812" w14:textId="77777777" w:rsidR="00A05C72" w:rsidRDefault="00A05C72" w:rsidP="00415FFB">
            <w:pPr>
              <w:ind w:firstLine="0"/>
            </w:pPr>
            <w:r>
              <w:t>Аргументы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B3C43DB" w14:textId="77777777" w:rsidR="00A05C72" w:rsidRDefault="00A05C72" w:rsidP="00415FFB">
            <w:pPr>
              <w:ind w:firstLine="0"/>
            </w:pPr>
            <w:r>
              <w:t>Назначение</w:t>
            </w:r>
          </w:p>
        </w:tc>
      </w:tr>
      <w:tr w:rsidR="00A05C72" w:rsidRPr="00E84707" w14:paraId="2B0DFDE7" w14:textId="77777777" w:rsidTr="00415FFB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3F4CD" w14:textId="1D824A25" w:rsidR="00A05C72" w:rsidRPr="00E84707" w:rsidRDefault="00A05C72" w:rsidP="00415FFB">
            <w:pPr>
              <w:ind w:firstLine="0"/>
              <w:rPr>
                <w:lang w:val="en-US"/>
              </w:rPr>
            </w:pPr>
            <w:proofErr w:type="spellStart"/>
            <w:r w:rsidRPr="00A05C72">
              <w:rPr>
                <w:lang w:val="en-US"/>
              </w:rPr>
              <w:t>findByEmail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A32814" w14:textId="77777777" w:rsidR="00A05C72" w:rsidRPr="00E84707" w:rsidRDefault="00A05C72" w:rsidP="00415F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45454E" w14:textId="77777777" w:rsidR="00A05C72" w:rsidRDefault="00A05C72" w:rsidP="00415FFB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80AA76" w14:textId="3164AA9E" w:rsidR="00A05C72" w:rsidRPr="00E84707" w:rsidRDefault="00A05C72" w:rsidP="00415FFB">
            <w:pPr>
              <w:ind w:firstLine="0"/>
              <w:rPr>
                <w:lang w:val="en-US"/>
              </w:rPr>
            </w:pPr>
            <w:r w:rsidRPr="00A05C72">
              <w:rPr>
                <w:lang w:val="en-US"/>
              </w:rPr>
              <w:t>email: String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844A3" w14:textId="15BB7039" w:rsidR="00A05C72" w:rsidRPr="00A05C72" w:rsidRDefault="00A05C72" w:rsidP="00415FFB">
            <w:pPr>
              <w:ind w:firstLine="0"/>
            </w:pPr>
            <w:r>
              <w:t xml:space="preserve">Поиск пользователя по </w:t>
            </w:r>
            <w:r>
              <w:rPr>
                <w:lang w:val="en-US"/>
              </w:rPr>
              <w:t>email</w:t>
            </w:r>
            <w:r>
              <w:t xml:space="preserve"> – адресу.</w:t>
            </w:r>
          </w:p>
        </w:tc>
      </w:tr>
      <w:tr w:rsidR="00A05C72" w:rsidRPr="00E84707" w14:paraId="0F3F8ED0" w14:textId="77777777" w:rsidTr="00415FFB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DA13CA" w14:textId="200FC2E7" w:rsidR="00A05C72" w:rsidRPr="00A05C72" w:rsidRDefault="00A05C72" w:rsidP="00A05C72">
            <w:pPr>
              <w:ind w:firstLine="0"/>
              <w:rPr>
                <w:lang w:val="en-US"/>
              </w:rPr>
            </w:pPr>
            <w:proofErr w:type="spellStart"/>
            <w:r w:rsidRPr="00A05C72">
              <w:rPr>
                <w:lang w:val="en-US"/>
              </w:rPr>
              <w:lastRenderedPageBreak/>
              <w:t>existsUserById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35FF08" w14:textId="5F0544E3" w:rsidR="00A05C72" w:rsidRDefault="00A05C72" w:rsidP="00A05C7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8596CC" w14:textId="6830AF86" w:rsidR="00A05C72" w:rsidRDefault="00A05C72" w:rsidP="00A05C72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F6CF1F" w14:textId="2C2C20D7" w:rsidR="00A05C72" w:rsidRDefault="00A05C72" w:rsidP="00A05C72">
            <w:pPr>
              <w:ind w:firstLine="0"/>
              <w:rPr>
                <w:lang w:val="en-US"/>
              </w:rPr>
            </w:pPr>
            <w:r w:rsidRPr="00A05C72">
              <w:rPr>
                <w:lang w:val="en-US"/>
              </w:rPr>
              <w:t>id: Long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74CF40" w14:textId="4658A265" w:rsidR="00A05C72" w:rsidRPr="00A05C72" w:rsidRDefault="00A05C72" w:rsidP="00A05C72">
            <w:pPr>
              <w:ind w:firstLine="0"/>
            </w:pPr>
            <w:r>
              <w:t xml:space="preserve">Проверка на наличие пользователя по </w:t>
            </w:r>
            <w:r>
              <w:rPr>
                <w:lang w:val="en-US"/>
              </w:rPr>
              <w:t>Id</w:t>
            </w:r>
            <w:r w:rsidRPr="00A05C72">
              <w:t>.</w:t>
            </w:r>
          </w:p>
        </w:tc>
      </w:tr>
    </w:tbl>
    <w:p w14:paraId="745A2578" w14:textId="3B7839AB" w:rsidR="00FF3B5B" w:rsidRDefault="00FF3B5B" w:rsidP="00FF3B5B">
      <w:pPr>
        <w:ind w:firstLine="0"/>
        <w:jc w:val="right"/>
      </w:pPr>
      <w:r>
        <w:t xml:space="preserve">Таблица 4.17 </w:t>
      </w:r>
    </w:p>
    <w:p w14:paraId="415C5D5C" w14:textId="001B1622" w:rsidR="00FF3B5B" w:rsidRPr="009A7920" w:rsidRDefault="00FF3B5B" w:rsidP="00FF3B5B">
      <w:pPr>
        <w:ind w:firstLine="0"/>
        <w:jc w:val="center"/>
        <w:rPr>
          <w:szCs w:val="24"/>
        </w:rPr>
      </w:pPr>
      <w:r>
        <w:rPr>
          <w:szCs w:val="24"/>
        </w:rPr>
        <w:t>Описание методов и свойств класса</w:t>
      </w:r>
      <w:r w:rsidRPr="004700B0">
        <w:rPr>
          <w:szCs w:val="24"/>
        </w:rPr>
        <w:t xml:space="preserve"> </w:t>
      </w:r>
      <w:proofErr w:type="spellStart"/>
      <w:r w:rsidRPr="00FF3B5B">
        <w:rPr>
          <w:szCs w:val="24"/>
        </w:rPr>
        <w:t>ConfirmationCode</w:t>
      </w:r>
      <w:proofErr w:type="spellEnd"/>
      <w:r>
        <w:rPr>
          <w:szCs w:val="24"/>
        </w:rPr>
        <w:t>.</w:t>
      </w:r>
      <w:r>
        <w:rPr>
          <w:szCs w:val="24"/>
          <w:lang w:val="en-US"/>
        </w:rPr>
        <w:t>kt</w:t>
      </w:r>
    </w:p>
    <w:tbl>
      <w:tblPr>
        <w:tblStyle w:val="a5"/>
        <w:tblW w:w="10320" w:type="dxa"/>
        <w:tblLayout w:type="fixed"/>
        <w:tblLook w:val="04A0" w:firstRow="1" w:lastRow="0" w:firstColumn="1" w:lastColumn="0" w:noHBand="0" w:noVBand="1"/>
      </w:tblPr>
      <w:tblGrid>
        <w:gridCol w:w="1810"/>
        <w:gridCol w:w="1844"/>
        <w:gridCol w:w="1586"/>
        <w:gridCol w:w="1818"/>
        <w:gridCol w:w="3262"/>
      </w:tblGrid>
      <w:tr w:rsidR="00FF3B5B" w14:paraId="76151BE8" w14:textId="77777777" w:rsidTr="00415FFB">
        <w:tc>
          <w:tcPr>
            <w:tcW w:w="103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185D3A5" w14:textId="77777777" w:rsidR="00FF3B5B" w:rsidRDefault="00FF3B5B" w:rsidP="00415FFB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Свойства</w:t>
            </w:r>
          </w:p>
        </w:tc>
      </w:tr>
      <w:tr w:rsidR="00FF3B5B" w14:paraId="58DF2D2D" w14:textId="77777777" w:rsidTr="00415FFB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2DC919D" w14:textId="77777777" w:rsidR="00FF3B5B" w:rsidRDefault="00FF3B5B" w:rsidP="00415FFB">
            <w:pPr>
              <w:ind w:firstLine="0"/>
            </w:pPr>
            <w:r>
              <w:t>Имя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2CAF11B" w14:textId="77777777" w:rsidR="00FF3B5B" w:rsidRDefault="00FF3B5B" w:rsidP="00415FFB">
            <w:pPr>
              <w:ind w:firstLine="0"/>
            </w:pPr>
            <w:r>
              <w:t>Модификатор доступа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E904DB5" w14:textId="77777777" w:rsidR="00FF3B5B" w:rsidRDefault="00FF3B5B" w:rsidP="00415FFB">
            <w:pPr>
              <w:ind w:firstLine="0"/>
            </w:pPr>
            <w:r>
              <w:t>Тип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101FBBD" w14:textId="77777777" w:rsidR="00FF3B5B" w:rsidRDefault="00FF3B5B" w:rsidP="00415FFB">
            <w:pPr>
              <w:ind w:firstLine="0"/>
            </w:pPr>
            <w:r>
              <w:t>Доступ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4234A1F" w14:textId="77777777" w:rsidR="00FF3B5B" w:rsidRDefault="00FF3B5B" w:rsidP="00415FFB">
            <w:pPr>
              <w:tabs>
                <w:tab w:val="left" w:pos="1089"/>
              </w:tabs>
              <w:ind w:firstLine="0"/>
            </w:pPr>
            <w:r>
              <w:t>Назначение</w:t>
            </w:r>
          </w:p>
        </w:tc>
      </w:tr>
      <w:tr w:rsidR="00FF3B5B" w14:paraId="4224E2A3" w14:textId="77777777" w:rsidTr="00415FFB">
        <w:trPr>
          <w:trHeight w:val="60"/>
        </w:trPr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D4EDBE" w14:textId="7D8F579A" w:rsidR="00FF3B5B" w:rsidRDefault="00FF3B5B" w:rsidP="00415FFB">
            <w:pPr>
              <w:ind w:firstLine="0"/>
              <w:rPr>
                <w:lang w:val="en-US"/>
              </w:rPr>
            </w:pPr>
            <w:r w:rsidRPr="00FF3B5B">
              <w:rPr>
                <w:lang w:val="en-US"/>
              </w:rPr>
              <w:t>id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B1560E" w14:textId="0D24387F" w:rsidR="00FF3B5B" w:rsidRPr="00FF3B5B" w:rsidRDefault="00FF3B5B" w:rsidP="00415F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F5497" w14:textId="75408FE5" w:rsidR="00FF3B5B" w:rsidRDefault="00FF3B5B" w:rsidP="00415FFB">
            <w:pPr>
              <w:ind w:firstLine="0"/>
              <w:rPr>
                <w:lang w:val="en-US"/>
              </w:rPr>
            </w:pPr>
            <w:r w:rsidRPr="00FF3B5B">
              <w:rPr>
                <w:lang w:val="en-US"/>
              </w:rPr>
              <w:t>Long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9D0849" w14:textId="77777777" w:rsidR="00FF3B5B" w:rsidRDefault="00FF3B5B" w:rsidP="00415F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53B3C8" w14:textId="6880910C" w:rsidR="00FF3B5B" w:rsidRDefault="00FF3B5B" w:rsidP="00415FFB">
            <w:pPr>
              <w:ind w:firstLine="0"/>
            </w:pPr>
            <w:r>
              <w:rPr>
                <w:lang w:val="en-US"/>
              </w:rPr>
              <w:t>Id</w:t>
            </w:r>
            <w:r w:rsidRPr="000E695E">
              <w:rPr>
                <w:lang w:val="en-US"/>
              </w:rPr>
              <w:t>.</w:t>
            </w:r>
          </w:p>
        </w:tc>
      </w:tr>
      <w:tr w:rsidR="00FF3B5B" w14:paraId="6D02087D" w14:textId="77777777" w:rsidTr="00415FFB">
        <w:trPr>
          <w:trHeight w:val="60"/>
        </w:trPr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175F09" w14:textId="5EFC7910" w:rsidR="00FF3B5B" w:rsidRDefault="00FF3B5B" w:rsidP="00415F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code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A58B40" w14:textId="0EEC29BF" w:rsidR="00FF3B5B" w:rsidRDefault="00FF3B5B" w:rsidP="00415FFB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BEBD2" w14:textId="7B3BFF41" w:rsidR="00FF3B5B" w:rsidRPr="000E695E" w:rsidRDefault="00FF3B5B" w:rsidP="00415FFB">
            <w:pPr>
              <w:ind w:firstLine="0"/>
              <w:rPr>
                <w:lang w:val="en-US"/>
              </w:rPr>
            </w:pPr>
            <w:r w:rsidRPr="00FF3B5B">
              <w:rPr>
                <w:lang w:val="en-US"/>
              </w:rPr>
              <w:t>Int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29B65" w14:textId="77777777" w:rsidR="00FF3B5B" w:rsidRDefault="00FF3B5B" w:rsidP="00415F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40762A" w14:textId="471A2E48" w:rsidR="00FF3B5B" w:rsidRDefault="00FF3B5B" w:rsidP="00415FFB">
            <w:pPr>
              <w:ind w:firstLine="0"/>
            </w:pPr>
            <w:r>
              <w:t>Код</w:t>
            </w:r>
            <w:r w:rsidRPr="00E84707">
              <w:t>.</w:t>
            </w:r>
          </w:p>
        </w:tc>
      </w:tr>
      <w:tr w:rsidR="00FF3B5B" w14:paraId="581E170E" w14:textId="77777777" w:rsidTr="00415FFB">
        <w:trPr>
          <w:trHeight w:val="60"/>
        </w:trPr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FA112" w14:textId="3DA3422D" w:rsidR="00FF3B5B" w:rsidRPr="00E84707" w:rsidRDefault="00FF3B5B" w:rsidP="00415FF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createdDate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31871" w14:textId="5DC0B67A" w:rsidR="00FF3B5B" w:rsidRDefault="00FF3B5B" w:rsidP="00415F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ED65EB" w14:textId="13684373" w:rsidR="00FF3B5B" w:rsidRPr="00E84707" w:rsidRDefault="00FF3B5B" w:rsidP="00415FFB">
            <w:pPr>
              <w:ind w:firstLine="0"/>
              <w:rPr>
                <w:lang w:val="en-US"/>
              </w:rPr>
            </w:pPr>
            <w:r w:rsidRPr="00FF3B5B">
              <w:rPr>
                <w:lang w:val="en-US"/>
              </w:rPr>
              <w:t>Date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BAB0F" w14:textId="4F4D1167" w:rsidR="00FF3B5B" w:rsidRDefault="00FF3B5B" w:rsidP="00415F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E2B40" w14:textId="60BD3CBD" w:rsidR="00FF3B5B" w:rsidRPr="00E84707" w:rsidRDefault="00FF3B5B" w:rsidP="00415FFB">
            <w:pPr>
              <w:ind w:firstLine="0"/>
            </w:pPr>
            <w:r>
              <w:t>Дата создания</w:t>
            </w:r>
          </w:p>
        </w:tc>
      </w:tr>
      <w:tr w:rsidR="00FF3B5B" w14:paraId="2C821621" w14:textId="77777777" w:rsidTr="00415FFB">
        <w:trPr>
          <w:trHeight w:val="60"/>
        </w:trPr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5218DC" w14:textId="6BC47BD3" w:rsidR="00FF3B5B" w:rsidRPr="00E84707" w:rsidRDefault="00FF3B5B" w:rsidP="00415F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06A24" w14:textId="380B6092" w:rsidR="00FF3B5B" w:rsidRDefault="00FF3B5B" w:rsidP="00415F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4C616" w14:textId="5D7FEAB5" w:rsidR="00FF3B5B" w:rsidRPr="00E84707" w:rsidRDefault="00FF3B5B" w:rsidP="00415FFB">
            <w:pPr>
              <w:ind w:firstLine="0"/>
              <w:rPr>
                <w:lang w:val="en-US"/>
              </w:rPr>
            </w:pPr>
            <w:r w:rsidRPr="00FF3B5B">
              <w:rPr>
                <w:lang w:val="en-US"/>
              </w:rPr>
              <w:t>String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70201E" w14:textId="0E82D3DC" w:rsidR="00FF3B5B" w:rsidRDefault="00FF3B5B" w:rsidP="00415F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8D0EEB" w14:textId="177E5539" w:rsidR="00FF3B5B" w:rsidRPr="00FF3B5B" w:rsidRDefault="00FF3B5B" w:rsidP="00415FFB">
            <w:pPr>
              <w:ind w:firstLine="0"/>
            </w:pPr>
            <w:r>
              <w:rPr>
                <w:lang w:val="en-US"/>
              </w:rPr>
              <w:t>Email</w:t>
            </w:r>
            <w:r>
              <w:t xml:space="preserve"> - адрес</w:t>
            </w:r>
          </w:p>
        </w:tc>
      </w:tr>
    </w:tbl>
    <w:p w14:paraId="37E14FF5" w14:textId="246BF184" w:rsidR="00FF3B5B" w:rsidRDefault="00FF3B5B" w:rsidP="00FF3B5B">
      <w:pPr>
        <w:ind w:firstLine="0"/>
        <w:jc w:val="right"/>
      </w:pPr>
      <w:r>
        <w:t xml:space="preserve">Таблица 4.18 </w:t>
      </w:r>
    </w:p>
    <w:p w14:paraId="59C54EDB" w14:textId="2C458785" w:rsidR="00FF3B5B" w:rsidRPr="009A7920" w:rsidRDefault="00FF3B5B" w:rsidP="00FF3B5B">
      <w:pPr>
        <w:ind w:firstLine="0"/>
        <w:jc w:val="center"/>
        <w:rPr>
          <w:szCs w:val="24"/>
        </w:rPr>
      </w:pPr>
      <w:r>
        <w:rPr>
          <w:szCs w:val="24"/>
        </w:rPr>
        <w:t>Описание методов и свойств класса</w:t>
      </w:r>
      <w:r w:rsidRPr="004700B0">
        <w:rPr>
          <w:szCs w:val="24"/>
        </w:rPr>
        <w:t xml:space="preserve"> </w:t>
      </w:r>
      <w:proofErr w:type="spellStart"/>
      <w:r w:rsidRPr="00FF3B5B">
        <w:rPr>
          <w:szCs w:val="24"/>
        </w:rPr>
        <w:t>Contact</w:t>
      </w:r>
      <w:proofErr w:type="spellEnd"/>
      <w:r>
        <w:rPr>
          <w:szCs w:val="24"/>
        </w:rPr>
        <w:t>.</w:t>
      </w:r>
      <w:r>
        <w:rPr>
          <w:szCs w:val="24"/>
          <w:lang w:val="en-US"/>
        </w:rPr>
        <w:t>kt</w:t>
      </w:r>
    </w:p>
    <w:tbl>
      <w:tblPr>
        <w:tblStyle w:val="a5"/>
        <w:tblW w:w="10320" w:type="dxa"/>
        <w:tblLayout w:type="fixed"/>
        <w:tblLook w:val="04A0" w:firstRow="1" w:lastRow="0" w:firstColumn="1" w:lastColumn="0" w:noHBand="0" w:noVBand="1"/>
      </w:tblPr>
      <w:tblGrid>
        <w:gridCol w:w="1810"/>
        <w:gridCol w:w="1844"/>
        <w:gridCol w:w="1586"/>
        <w:gridCol w:w="1818"/>
        <w:gridCol w:w="3262"/>
      </w:tblGrid>
      <w:tr w:rsidR="00FF3B5B" w14:paraId="1D641766" w14:textId="77777777" w:rsidTr="00415FFB">
        <w:tc>
          <w:tcPr>
            <w:tcW w:w="103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16F1422" w14:textId="77777777" w:rsidR="00FF3B5B" w:rsidRDefault="00FF3B5B" w:rsidP="00415FFB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Свойства</w:t>
            </w:r>
          </w:p>
        </w:tc>
      </w:tr>
      <w:tr w:rsidR="00FF3B5B" w14:paraId="405CFBA3" w14:textId="77777777" w:rsidTr="00415FFB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3E25CA1" w14:textId="77777777" w:rsidR="00FF3B5B" w:rsidRDefault="00FF3B5B" w:rsidP="00415FFB">
            <w:pPr>
              <w:ind w:firstLine="0"/>
            </w:pPr>
            <w:r>
              <w:t>Имя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E0850C9" w14:textId="77777777" w:rsidR="00FF3B5B" w:rsidRDefault="00FF3B5B" w:rsidP="00415FFB">
            <w:pPr>
              <w:ind w:firstLine="0"/>
            </w:pPr>
            <w:r>
              <w:t>Модификатор доступа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0100B5E" w14:textId="77777777" w:rsidR="00FF3B5B" w:rsidRDefault="00FF3B5B" w:rsidP="00415FFB">
            <w:pPr>
              <w:ind w:firstLine="0"/>
            </w:pPr>
            <w:r>
              <w:t>Тип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290FD4C" w14:textId="77777777" w:rsidR="00FF3B5B" w:rsidRDefault="00FF3B5B" w:rsidP="00415FFB">
            <w:pPr>
              <w:ind w:firstLine="0"/>
            </w:pPr>
            <w:r>
              <w:t>Доступ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F5238E1" w14:textId="77777777" w:rsidR="00FF3B5B" w:rsidRDefault="00FF3B5B" w:rsidP="00415FFB">
            <w:pPr>
              <w:tabs>
                <w:tab w:val="left" w:pos="1089"/>
              </w:tabs>
              <w:ind w:firstLine="0"/>
            </w:pPr>
            <w:r>
              <w:t>Назначение</w:t>
            </w:r>
          </w:p>
        </w:tc>
      </w:tr>
      <w:tr w:rsidR="00FF3B5B" w14:paraId="096166D1" w14:textId="77777777" w:rsidTr="00415FFB">
        <w:trPr>
          <w:trHeight w:val="60"/>
        </w:trPr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2E6545" w14:textId="77777777" w:rsidR="00FF3B5B" w:rsidRDefault="00FF3B5B" w:rsidP="00415FFB">
            <w:pPr>
              <w:ind w:firstLine="0"/>
              <w:rPr>
                <w:lang w:val="en-US"/>
              </w:rPr>
            </w:pPr>
            <w:r w:rsidRPr="00FF3B5B">
              <w:rPr>
                <w:lang w:val="en-US"/>
              </w:rPr>
              <w:t>id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FE5B9" w14:textId="77777777" w:rsidR="00FF3B5B" w:rsidRPr="00FF3B5B" w:rsidRDefault="00FF3B5B" w:rsidP="00415F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4CEC5C" w14:textId="77777777" w:rsidR="00FF3B5B" w:rsidRDefault="00FF3B5B" w:rsidP="00415FFB">
            <w:pPr>
              <w:ind w:firstLine="0"/>
              <w:rPr>
                <w:lang w:val="en-US"/>
              </w:rPr>
            </w:pPr>
            <w:r w:rsidRPr="00FF3B5B">
              <w:rPr>
                <w:lang w:val="en-US"/>
              </w:rPr>
              <w:t>Long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44C88" w14:textId="77777777" w:rsidR="00FF3B5B" w:rsidRDefault="00FF3B5B" w:rsidP="00415F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C8BF58" w14:textId="77777777" w:rsidR="00FF3B5B" w:rsidRDefault="00FF3B5B" w:rsidP="00415FFB">
            <w:pPr>
              <w:ind w:firstLine="0"/>
            </w:pPr>
            <w:r>
              <w:rPr>
                <w:lang w:val="en-US"/>
              </w:rPr>
              <w:t>Id</w:t>
            </w:r>
            <w:r w:rsidRPr="000E695E">
              <w:rPr>
                <w:lang w:val="en-US"/>
              </w:rPr>
              <w:t>.</w:t>
            </w:r>
          </w:p>
        </w:tc>
      </w:tr>
      <w:tr w:rsidR="00FF3B5B" w14:paraId="471A1C4E" w14:textId="77777777" w:rsidTr="00415FFB">
        <w:trPr>
          <w:trHeight w:val="60"/>
        </w:trPr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21D37" w14:textId="764D4827" w:rsidR="00FF3B5B" w:rsidRDefault="00FF3B5B" w:rsidP="00415FFB">
            <w:pPr>
              <w:ind w:firstLine="0"/>
              <w:rPr>
                <w:lang w:val="en-US"/>
              </w:rPr>
            </w:pPr>
            <w:r w:rsidRPr="00FF3B5B">
              <w:rPr>
                <w:lang w:val="en-US"/>
              </w:rPr>
              <w:t>user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17B725" w14:textId="77777777" w:rsidR="00FF3B5B" w:rsidRDefault="00FF3B5B" w:rsidP="00415FFB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DA037E" w14:textId="4622F76A" w:rsidR="00FF3B5B" w:rsidRPr="000E695E" w:rsidRDefault="00FF3B5B" w:rsidP="00415FFB">
            <w:pPr>
              <w:ind w:firstLine="0"/>
              <w:rPr>
                <w:lang w:val="en-US"/>
              </w:rPr>
            </w:pPr>
            <w:r w:rsidRPr="00FF3B5B">
              <w:rPr>
                <w:lang w:val="en-US"/>
              </w:rPr>
              <w:t>User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4FF0B" w14:textId="77777777" w:rsidR="00FF3B5B" w:rsidRDefault="00FF3B5B" w:rsidP="00415F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93604" w14:textId="1C5F9D8C" w:rsidR="00FF3B5B" w:rsidRDefault="00FF3B5B" w:rsidP="00415FFB">
            <w:pPr>
              <w:ind w:firstLine="0"/>
            </w:pPr>
            <w:r>
              <w:t>Пользователь.</w:t>
            </w:r>
          </w:p>
        </w:tc>
      </w:tr>
      <w:tr w:rsidR="00FF3B5B" w14:paraId="384CFF47" w14:textId="77777777" w:rsidTr="00415FFB">
        <w:trPr>
          <w:trHeight w:val="60"/>
        </w:trPr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CC8E8" w14:textId="075612EC" w:rsidR="00FF3B5B" w:rsidRPr="00E84707" w:rsidRDefault="00FF3B5B" w:rsidP="00415FFB">
            <w:pPr>
              <w:ind w:firstLine="0"/>
              <w:rPr>
                <w:lang w:val="en-US"/>
              </w:rPr>
            </w:pPr>
            <w:r w:rsidRPr="00FF3B5B">
              <w:rPr>
                <w:lang w:val="en-US"/>
              </w:rPr>
              <w:t>name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744DB1" w14:textId="77777777" w:rsidR="00FF3B5B" w:rsidRDefault="00FF3B5B" w:rsidP="00415F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537DF" w14:textId="6D742B70" w:rsidR="00FF3B5B" w:rsidRPr="00E84707" w:rsidRDefault="00FF3B5B" w:rsidP="00415FFB">
            <w:pPr>
              <w:ind w:firstLine="0"/>
              <w:rPr>
                <w:lang w:val="en-US"/>
              </w:rPr>
            </w:pPr>
            <w:r w:rsidRPr="00FF3B5B">
              <w:rPr>
                <w:lang w:val="en-US"/>
              </w:rPr>
              <w:t>String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D452C" w14:textId="77777777" w:rsidR="00FF3B5B" w:rsidRDefault="00FF3B5B" w:rsidP="00415F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376B0" w14:textId="56200104" w:rsidR="00FF3B5B" w:rsidRPr="00E84707" w:rsidRDefault="00FF3B5B" w:rsidP="00415FFB">
            <w:pPr>
              <w:ind w:firstLine="0"/>
            </w:pPr>
            <w:r>
              <w:t>Название контакта.</w:t>
            </w:r>
          </w:p>
        </w:tc>
      </w:tr>
      <w:tr w:rsidR="00FF3B5B" w14:paraId="0C263895" w14:textId="77777777" w:rsidTr="00415FFB">
        <w:trPr>
          <w:trHeight w:val="60"/>
        </w:trPr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A0940" w14:textId="253F7A53" w:rsidR="00FF3B5B" w:rsidRPr="00FF3B5B" w:rsidRDefault="00FF3B5B" w:rsidP="00415F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value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71E0E0" w14:textId="77777777" w:rsidR="00FF3B5B" w:rsidRDefault="00FF3B5B" w:rsidP="00415F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CCB855" w14:textId="77777777" w:rsidR="00FF3B5B" w:rsidRPr="00E84707" w:rsidRDefault="00FF3B5B" w:rsidP="00415FFB">
            <w:pPr>
              <w:ind w:firstLine="0"/>
              <w:rPr>
                <w:lang w:val="en-US"/>
              </w:rPr>
            </w:pPr>
            <w:r w:rsidRPr="00FF3B5B">
              <w:rPr>
                <w:lang w:val="en-US"/>
              </w:rPr>
              <w:t>String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C86F3F" w14:textId="77777777" w:rsidR="00FF3B5B" w:rsidRDefault="00FF3B5B" w:rsidP="00415F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60799D" w14:textId="0D1E918C" w:rsidR="00FF3B5B" w:rsidRPr="00FF3B5B" w:rsidRDefault="00FF3B5B" w:rsidP="00415FFB">
            <w:pPr>
              <w:ind w:firstLine="0"/>
            </w:pPr>
            <w:r>
              <w:t>Значение контакта.</w:t>
            </w:r>
          </w:p>
        </w:tc>
      </w:tr>
    </w:tbl>
    <w:p w14:paraId="6A286F9C" w14:textId="4BDF6CC7" w:rsidR="00FF3B5B" w:rsidRDefault="00FF3B5B" w:rsidP="00FF3B5B">
      <w:pPr>
        <w:ind w:firstLine="0"/>
        <w:jc w:val="right"/>
      </w:pPr>
      <w:r>
        <w:t xml:space="preserve">Таблица 4.19 </w:t>
      </w:r>
    </w:p>
    <w:p w14:paraId="2C4EB680" w14:textId="3AAC8401" w:rsidR="00FF3B5B" w:rsidRPr="009A7920" w:rsidRDefault="00FF3B5B" w:rsidP="00FF3B5B">
      <w:pPr>
        <w:ind w:firstLine="0"/>
        <w:jc w:val="center"/>
        <w:rPr>
          <w:szCs w:val="24"/>
        </w:rPr>
      </w:pPr>
      <w:r>
        <w:rPr>
          <w:szCs w:val="24"/>
        </w:rPr>
        <w:t>Описание методов и свойств класса</w:t>
      </w:r>
      <w:r w:rsidRPr="004700B0">
        <w:rPr>
          <w:szCs w:val="24"/>
        </w:rPr>
        <w:t xml:space="preserve"> </w:t>
      </w:r>
      <w:r>
        <w:rPr>
          <w:szCs w:val="24"/>
          <w:lang w:val="en-US"/>
        </w:rPr>
        <w:t>Meet</w:t>
      </w:r>
      <w:r>
        <w:rPr>
          <w:szCs w:val="24"/>
        </w:rPr>
        <w:t>.</w:t>
      </w:r>
      <w:r>
        <w:rPr>
          <w:szCs w:val="24"/>
          <w:lang w:val="en-US"/>
        </w:rPr>
        <w:t>kt</w:t>
      </w:r>
    </w:p>
    <w:tbl>
      <w:tblPr>
        <w:tblStyle w:val="a5"/>
        <w:tblW w:w="10320" w:type="dxa"/>
        <w:tblLayout w:type="fixed"/>
        <w:tblLook w:val="04A0" w:firstRow="1" w:lastRow="0" w:firstColumn="1" w:lastColumn="0" w:noHBand="0" w:noVBand="1"/>
      </w:tblPr>
      <w:tblGrid>
        <w:gridCol w:w="1810"/>
        <w:gridCol w:w="1844"/>
        <w:gridCol w:w="1586"/>
        <w:gridCol w:w="1818"/>
        <w:gridCol w:w="3262"/>
      </w:tblGrid>
      <w:tr w:rsidR="00FF3B5B" w14:paraId="622CA1EC" w14:textId="77777777" w:rsidTr="00415FFB">
        <w:tc>
          <w:tcPr>
            <w:tcW w:w="103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2BC0585" w14:textId="77777777" w:rsidR="00FF3B5B" w:rsidRDefault="00FF3B5B" w:rsidP="00415FFB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Свойства</w:t>
            </w:r>
          </w:p>
        </w:tc>
      </w:tr>
      <w:tr w:rsidR="00FF3B5B" w14:paraId="30E24F39" w14:textId="77777777" w:rsidTr="00415FFB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54CB612" w14:textId="77777777" w:rsidR="00FF3B5B" w:rsidRDefault="00FF3B5B" w:rsidP="00415FFB">
            <w:pPr>
              <w:ind w:firstLine="0"/>
            </w:pPr>
            <w:r>
              <w:t>Имя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AF1BA7D" w14:textId="77777777" w:rsidR="00FF3B5B" w:rsidRDefault="00FF3B5B" w:rsidP="00415FFB">
            <w:pPr>
              <w:ind w:firstLine="0"/>
            </w:pPr>
            <w:r>
              <w:t>Модификатор доступа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68C211B" w14:textId="77777777" w:rsidR="00FF3B5B" w:rsidRDefault="00FF3B5B" w:rsidP="00415FFB">
            <w:pPr>
              <w:ind w:firstLine="0"/>
            </w:pPr>
            <w:r>
              <w:t>Тип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8DEDE87" w14:textId="77777777" w:rsidR="00FF3B5B" w:rsidRDefault="00FF3B5B" w:rsidP="00415FFB">
            <w:pPr>
              <w:ind w:firstLine="0"/>
            </w:pPr>
            <w:r>
              <w:t>Доступ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90BB317" w14:textId="77777777" w:rsidR="00FF3B5B" w:rsidRDefault="00FF3B5B" w:rsidP="00415FFB">
            <w:pPr>
              <w:tabs>
                <w:tab w:val="left" w:pos="1089"/>
              </w:tabs>
              <w:ind w:firstLine="0"/>
            </w:pPr>
            <w:r>
              <w:t>Назначение</w:t>
            </w:r>
          </w:p>
        </w:tc>
      </w:tr>
      <w:tr w:rsidR="00FF3B5B" w14:paraId="6B33FFF1" w14:textId="77777777" w:rsidTr="00415FFB">
        <w:trPr>
          <w:trHeight w:val="60"/>
        </w:trPr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061DB0" w14:textId="77777777" w:rsidR="00FF3B5B" w:rsidRDefault="00FF3B5B" w:rsidP="00415FFB">
            <w:pPr>
              <w:ind w:firstLine="0"/>
              <w:rPr>
                <w:lang w:val="en-US"/>
              </w:rPr>
            </w:pPr>
            <w:r w:rsidRPr="00FF3B5B">
              <w:rPr>
                <w:lang w:val="en-US"/>
              </w:rPr>
              <w:t>id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ADDCEE" w14:textId="77777777" w:rsidR="00FF3B5B" w:rsidRPr="00FF3B5B" w:rsidRDefault="00FF3B5B" w:rsidP="00415F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0150D4" w14:textId="77777777" w:rsidR="00FF3B5B" w:rsidRDefault="00FF3B5B" w:rsidP="00415FFB">
            <w:pPr>
              <w:ind w:firstLine="0"/>
              <w:rPr>
                <w:lang w:val="en-US"/>
              </w:rPr>
            </w:pPr>
            <w:r w:rsidRPr="00FF3B5B">
              <w:rPr>
                <w:lang w:val="en-US"/>
              </w:rPr>
              <w:t>Long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86C1F6" w14:textId="77777777" w:rsidR="00FF3B5B" w:rsidRDefault="00FF3B5B" w:rsidP="00415F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CBD841" w14:textId="77777777" w:rsidR="00FF3B5B" w:rsidRDefault="00FF3B5B" w:rsidP="00415FFB">
            <w:pPr>
              <w:ind w:firstLine="0"/>
            </w:pPr>
            <w:r>
              <w:rPr>
                <w:lang w:val="en-US"/>
              </w:rPr>
              <w:t>Id</w:t>
            </w:r>
            <w:r w:rsidRPr="000E695E">
              <w:rPr>
                <w:lang w:val="en-US"/>
              </w:rPr>
              <w:t>.</w:t>
            </w:r>
          </w:p>
        </w:tc>
      </w:tr>
      <w:tr w:rsidR="00FF3B5B" w14:paraId="689441F8" w14:textId="77777777" w:rsidTr="00415FFB">
        <w:trPr>
          <w:trHeight w:val="60"/>
        </w:trPr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EEA195" w14:textId="538CCA6D" w:rsidR="00FF3B5B" w:rsidRDefault="00FF3B5B" w:rsidP="00415FFB">
            <w:pPr>
              <w:ind w:firstLine="0"/>
              <w:rPr>
                <w:lang w:val="en-US"/>
              </w:rPr>
            </w:pPr>
            <w:r w:rsidRPr="00FF3B5B">
              <w:rPr>
                <w:lang w:val="en-US"/>
              </w:rPr>
              <w:t>user1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9B3AA" w14:textId="77777777" w:rsidR="00FF3B5B" w:rsidRDefault="00FF3B5B" w:rsidP="00415FFB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2E2EC4" w14:textId="77777777" w:rsidR="00FF3B5B" w:rsidRPr="000E695E" w:rsidRDefault="00FF3B5B" w:rsidP="00415FFB">
            <w:pPr>
              <w:ind w:firstLine="0"/>
              <w:rPr>
                <w:lang w:val="en-US"/>
              </w:rPr>
            </w:pPr>
            <w:r w:rsidRPr="00FF3B5B">
              <w:rPr>
                <w:lang w:val="en-US"/>
              </w:rPr>
              <w:t>User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C4DCE9" w14:textId="77777777" w:rsidR="00FF3B5B" w:rsidRDefault="00FF3B5B" w:rsidP="00415F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5BA9F7" w14:textId="6E36324C" w:rsidR="00FF3B5B" w:rsidRDefault="00FF3B5B" w:rsidP="00415FFB">
            <w:pPr>
              <w:ind w:firstLine="0"/>
            </w:pPr>
            <w:r>
              <w:t>Пользователь</w:t>
            </w:r>
            <w:r>
              <w:rPr>
                <w:lang w:val="en-US"/>
              </w:rPr>
              <w:t xml:space="preserve"> 1</w:t>
            </w:r>
            <w:r>
              <w:t>.</w:t>
            </w:r>
          </w:p>
        </w:tc>
      </w:tr>
      <w:tr w:rsidR="00FF3B5B" w14:paraId="6D982744" w14:textId="77777777" w:rsidTr="00415FFB">
        <w:trPr>
          <w:trHeight w:val="60"/>
        </w:trPr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B3ADC0" w14:textId="1C64A53C" w:rsidR="00FF3B5B" w:rsidRPr="00E84707" w:rsidRDefault="00FF3B5B" w:rsidP="00415FFB">
            <w:pPr>
              <w:ind w:firstLine="0"/>
              <w:rPr>
                <w:lang w:val="en-US"/>
              </w:rPr>
            </w:pPr>
            <w:r w:rsidRPr="00FF3B5B">
              <w:rPr>
                <w:lang w:val="en-US"/>
              </w:rPr>
              <w:t>user2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1D4C61" w14:textId="77777777" w:rsidR="00FF3B5B" w:rsidRDefault="00FF3B5B" w:rsidP="00415F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0816D4" w14:textId="72477ADB" w:rsidR="00FF3B5B" w:rsidRPr="00E84707" w:rsidRDefault="00FF3B5B" w:rsidP="00415FFB">
            <w:pPr>
              <w:ind w:firstLine="0"/>
              <w:rPr>
                <w:lang w:val="en-US"/>
              </w:rPr>
            </w:pPr>
            <w:r w:rsidRPr="00FF3B5B">
              <w:rPr>
                <w:lang w:val="en-US"/>
              </w:rPr>
              <w:t>User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0AAF1" w14:textId="77777777" w:rsidR="00FF3B5B" w:rsidRDefault="00FF3B5B" w:rsidP="00415F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8AB6EB" w14:textId="4A0CB14E" w:rsidR="00FF3B5B" w:rsidRPr="00E84707" w:rsidRDefault="00FF3B5B" w:rsidP="00415FFB">
            <w:pPr>
              <w:ind w:firstLine="0"/>
            </w:pPr>
            <w:r>
              <w:t>Пользователь</w:t>
            </w:r>
            <w:r>
              <w:rPr>
                <w:lang w:val="en-US"/>
              </w:rPr>
              <w:t xml:space="preserve"> 2</w:t>
            </w:r>
            <w:r>
              <w:t>.</w:t>
            </w:r>
          </w:p>
        </w:tc>
      </w:tr>
      <w:tr w:rsidR="00FF3B5B" w14:paraId="069CFD2A" w14:textId="77777777" w:rsidTr="00415FFB">
        <w:trPr>
          <w:trHeight w:val="60"/>
        </w:trPr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274A00" w14:textId="704EB616" w:rsidR="00FF3B5B" w:rsidRPr="00FF3B5B" w:rsidRDefault="00FF3B5B" w:rsidP="00415FF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meetStatus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4EA3DC" w14:textId="77777777" w:rsidR="00FF3B5B" w:rsidRDefault="00FF3B5B" w:rsidP="00415F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F12229" w14:textId="11B6D188" w:rsidR="00FF3B5B" w:rsidRPr="00E84707" w:rsidRDefault="00FF3B5B" w:rsidP="00415FF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MeetStatus</w:t>
            </w:r>
            <w:proofErr w:type="spellEnd"/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87223" w14:textId="77777777" w:rsidR="00FF3B5B" w:rsidRDefault="00FF3B5B" w:rsidP="00415F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F6A46" w14:textId="4A9F2A2F" w:rsidR="00FF3B5B" w:rsidRPr="00FF3B5B" w:rsidRDefault="00FF3B5B" w:rsidP="00415FFB">
            <w:pPr>
              <w:ind w:firstLine="0"/>
            </w:pPr>
            <w:r>
              <w:t>Статус встречи.</w:t>
            </w:r>
          </w:p>
        </w:tc>
      </w:tr>
      <w:tr w:rsidR="00FF3B5B" w14:paraId="23A2DF20" w14:textId="77777777" w:rsidTr="00415FFB">
        <w:trPr>
          <w:trHeight w:val="60"/>
        </w:trPr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4FD0E7" w14:textId="4802E5B8" w:rsidR="00FF3B5B" w:rsidRDefault="00FF3B5B" w:rsidP="00415FF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createdDate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E22BB" w14:textId="21942BEA" w:rsidR="00FF3B5B" w:rsidRDefault="00FF3B5B" w:rsidP="00415F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5740AB" w14:textId="24D44CE8" w:rsidR="00FF3B5B" w:rsidRPr="00FF3B5B" w:rsidRDefault="00FF3B5B" w:rsidP="00415F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58A6B4" w14:textId="4B525D06" w:rsidR="00FF3B5B" w:rsidRDefault="00FF3B5B" w:rsidP="00415F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002546" w14:textId="505951DA" w:rsidR="00FF3B5B" w:rsidRDefault="00FF3B5B" w:rsidP="00415FFB">
            <w:pPr>
              <w:ind w:firstLine="0"/>
            </w:pPr>
            <w:r>
              <w:t>Дата создания.</w:t>
            </w:r>
          </w:p>
        </w:tc>
      </w:tr>
      <w:tr w:rsidR="00FF3B5B" w14:paraId="4D3D7C80" w14:textId="77777777" w:rsidTr="00415FFB">
        <w:trPr>
          <w:trHeight w:val="60"/>
        </w:trPr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BED80" w14:textId="34FB1534" w:rsidR="00FF3B5B" w:rsidRDefault="00FF3B5B" w:rsidP="00415FF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expiresDate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2346CD" w14:textId="2BAECDA2" w:rsidR="00FF3B5B" w:rsidRDefault="00FF3B5B" w:rsidP="00415F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017B1" w14:textId="3EFCCDC3" w:rsidR="00FF3B5B" w:rsidRPr="00FF3B5B" w:rsidRDefault="00FF3B5B" w:rsidP="00415F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9A662" w14:textId="7B841E69" w:rsidR="00FF3B5B" w:rsidRDefault="00FF3B5B" w:rsidP="00415F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F0E992" w14:textId="5FFA65EE" w:rsidR="00FF3B5B" w:rsidRDefault="00FF3B5B" w:rsidP="00415FFB">
            <w:pPr>
              <w:ind w:firstLine="0"/>
            </w:pPr>
            <w:r>
              <w:t>Дата истечения</w:t>
            </w:r>
            <w:r w:rsidR="00254FFF">
              <w:t xml:space="preserve"> срока службы.</w:t>
            </w:r>
          </w:p>
        </w:tc>
      </w:tr>
    </w:tbl>
    <w:p w14:paraId="246E32B0" w14:textId="1AF2AEBC" w:rsidR="00254FFF" w:rsidRDefault="00254FFF" w:rsidP="00254FFF">
      <w:pPr>
        <w:ind w:firstLine="0"/>
        <w:jc w:val="right"/>
      </w:pPr>
      <w:r>
        <w:t xml:space="preserve">Таблица 4.20 </w:t>
      </w:r>
    </w:p>
    <w:p w14:paraId="329B6307" w14:textId="41EC3659" w:rsidR="00254FFF" w:rsidRPr="009A7920" w:rsidRDefault="00254FFF" w:rsidP="00254FFF">
      <w:pPr>
        <w:ind w:firstLine="0"/>
        <w:jc w:val="center"/>
        <w:rPr>
          <w:szCs w:val="24"/>
        </w:rPr>
      </w:pPr>
      <w:r>
        <w:rPr>
          <w:szCs w:val="24"/>
        </w:rPr>
        <w:t>Описание методов и свойств класса</w:t>
      </w:r>
      <w:r w:rsidRPr="004700B0">
        <w:rPr>
          <w:szCs w:val="24"/>
        </w:rPr>
        <w:t xml:space="preserve"> </w:t>
      </w:r>
      <w:proofErr w:type="spellStart"/>
      <w:r>
        <w:rPr>
          <w:szCs w:val="24"/>
          <w:lang w:val="en-US"/>
        </w:rPr>
        <w:t>RefreshToken</w:t>
      </w:r>
      <w:proofErr w:type="spellEnd"/>
      <w:r>
        <w:rPr>
          <w:szCs w:val="24"/>
        </w:rPr>
        <w:t>.</w:t>
      </w:r>
      <w:r>
        <w:rPr>
          <w:szCs w:val="24"/>
          <w:lang w:val="en-US"/>
        </w:rPr>
        <w:t>kt</w:t>
      </w:r>
    </w:p>
    <w:tbl>
      <w:tblPr>
        <w:tblStyle w:val="a5"/>
        <w:tblW w:w="10320" w:type="dxa"/>
        <w:tblLayout w:type="fixed"/>
        <w:tblLook w:val="04A0" w:firstRow="1" w:lastRow="0" w:firstColumn="1" w:lastColumn="0" w:noHBand="0" w:noVBand="1"/>
      </w:tblPr>
      <w:tblGrid>
        <w:gridCol w:w="1810"/>
        <w:gridCol w:w="1844"/>
        <w:gridCol w:w="1586"/>
        <w:gridCol w:w="1818"/>
        <w:gridCol w:w="3262"/>
      </w:tblGrid>
      <w:tr w:rsidR="00254FFF" w14:paraId="5038AC36" w14:textId="77777777" w:rsidTr="00415FFB">
        <w:tc>
          <w:tcPr>
            <w:tcW w:w="103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E32DC43" w14:textId="77777777" w:rsidR="00254FFF" w:rsidRDefault="00254FFF" w:rsidP="00415FFB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Свойства</w:t>
            </w:r>
          </w:p>
        </w:tc>
      </w:tr>
      <w:tr w:rsidR="00254FFF" w14:paraId="338272C0" w14:textId="77777777" w:rsidTr="00415FFB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9338476" w14:textId="77777777" w:rsidR="00254FFF" w:rsidRDefault="00254FFF" w:rsidP="00415FFB">
            <w:pPr>
              <w:ind w:firstLine="0"/>
            </w:pPr>
            <w:r>
              <w:t>Имя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86D6B79" w14:textId="77777777" w:rsidR="00254FFF" w:rsidRDefault="00254FFF" w:rsidP="00415FFB">
            <w:pPr>
              <w:ind w:firstLine="0"/>
            </w:pPr>
            <w:r>
              <w:t>Модификатор доступа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8C0DB2B" w14:textId="77777777" w:rsidR="00254FFF" w:rsidRDefault="00254FFF" w:rsidP="00415FFB">
            <w:pPr>
              <w:ind w:firstLine="0"/>
            </w:pPr>
            <w:r>
              <w:t>Тип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9A4F522" w14:textId="77777777" w:rsidR="00254FFF" w:rsidRDefault="00254FFF" w:rsidP="00415FFB">
            <w:pPr>
              <w:ind w:firstLine="0"/>
            </w:pPr>
            <w:r>
              <w:t>Доступ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85D0480" w14:textId="77777777" w:rsidR="00254FFF" w:rsidRDefault="00254FFF" w:rsidP="00415FFB">
            <w:pPr>
              <w:tabs>
                <w:tab w:val="left" w:pos="1089"/>
              </w:tabs>
              <w:ind w:firstLine="0"/>
            </w:pPr>
            <w:r>
              <w:t>Назначение</w:t>
            </w:r>
          </w:p>
        </w:tc>
      </w:tr>
      <w:tr w:rsidR="00254FFF" w14:paraId="1B6AC8F9" w14:textId="77777777" w:rsidTr="00415FFB">
        <w:trPr>
          <w:trHeight w:val="60"/>
        </w:trPr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78F7D5" w14:textId="77777777" w:rsidR="00254FFF" w:rsidRDefault="00254FFF" w:rsidP="00415FFB">
            <w:pPr>
              <w:ind w:firstLine="0"/>
              <w:rPr>
                <w:lang w:val="en-US"/>
              </w:rPr>
            </w:pPr>
            <w:r w:rsidRPr="00FF3B5B">
              <w:rPr>
                <w:lang w:val="en-US"/>
              </w:rPr>
              <w:t>id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C8762D" w14:textId="77777777" w:rsidR="00254FFF" w:rsidRPr="00FF3B5B" w:rsidRDefault="00254FFF" w:rsidP="00415F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A8759" w14:textId="77777777" w:rsidR="00254FFF" w:rsidRDefault="00254FFF" w:rsidP="00415FFB">
            <w:pPr>
              <w:ind w:firstLine="0"/>
              <w:rPr>
                <w:lang w:val="en-US"/>
              </w:rPr>
            </w:pPr>
            <w:r w:rsidRPr="00FF3B5B">
              <w:rPr>
                <w:lang w:val="en-US"/>
              </w:rPr>
              <w:t>Long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D7237F" w14:textId="77777777" w:rsidR="00254FFF" w:rsidRDefault="00254FFF" w:rsidP="00415F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798186" w14:textId="77777777" w:rsidR="00254FFF" w:rsidRDefault="00254FFF" w:rsidP="00415FFB">
            <w:pPr>
              <w:ind w:firstLine="0"/>
            </w:pPr>
            <w:r>
              <w:rPr>
                <w:lang w:val="en-US"/>
              </w:rPr>
              <w:t>Id</w:t>
            </w:r>
            <w:r w:rsidRPr="000E695E">
              <w:rPr>
                <w:lang w:val="en-US"/>
              </w:rPr>
              <w:t>.</w:t>
            </w:r>
          </w:p>
        </w:tc>
      </w:tr>
      <w:tr w:rsidR="00254FFF" w14:paraId="7FAC3F31" w14:textId="77777777" w:rsidTr="00415FFB">
        <w:trPr>
          <w:trHeight w:val="60"/>
        </w:trPr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ACC362" w14:textId="7CB014B8" w:rsidR="00254FFF" w:rsidRDefault="00254FFF" w:rsidP="00415FFB">
            <w:pPr>
              <w:ind w:firstLine="0"/>
              <w:rPr>
                <w:lang w:val="en-US"/>
              </w:rPr>
            </w:pPr>
            <w:r w:rsidRPr="00254FFF">
              <w:rPr>
                <w:lang w:val="en-US"/>
              </w:rPr>
              <w:t>user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D07905" w14:textId="77777777" w:rsidR="00254FFF" w:rsidRDefault="00254FFF" w:rsidP="00415FFB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F764D" w14:textId="77777777" w:rsidR="00254FFF" w:rsidRPr="000E695E" w:rsidRDefault="00254FFF" w:rsidP="00415FFB">
            <w:pPr>
              <w:ind w:firstLine="0"/>
              <w:rPr>
                <w:lang w:val="en-US"/>
              </w:rPr>
            </w:pPr>
            <w:r w:rsidRPr="00FF3B5B">
              <w:rPr>
                <w:lang w:val="en-US"/>
              </w:rPr>
              <w:t>User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2A5EBC" w14:textId="77777777" w:rsidR="00254FFF" w:rsidRDefault="00254FFF" w:rsidP="00415F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133C8" w14:textId="7A11C871" w:rsidR="00254FFF" w:rsidRDefault="00254FFF" w:rsidP="00415FFB">
            <w:pPr>
              <w:ind w:firstLine="0"/>
            </w:pPr>
            <w:r>
              <w:t>Пользователь</w:t>
            </w:r>
            <w:r>
              <w:rPr>
                <w:lang w:val="en-US"/>
              </w:rPr>
              <w:t>.</w:t>
            </w:r>
          </w:p>
        </w:tc>
      </w:tr>
      <w:tr w:rsidR="00254FFF" w14:paraId="248756CE" w14:textId="77777777" w:rsidTr="00415FFB">
        <w:trPr>
          <w:trHeight w:val="60"/>
        </w:trPr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13C35" w14:textId="05DFDC7B" w:rsidR="00254FFF" w:rsidRPr="00E84707" w:rsidRDefault="00254FFF" w:rsidP="00415FFB">
            <w:pPr>
              <w:ind w:firstLine="0"/>
              <w:rPr>
                <w:lang w:val="en-US"/>
              </w:rPr>
            </w:pPr>
            <w:proofErr w:type="spellStart"/>
            <w:r w:rsidRPr="00254FFF">
              <w:rPr>
                <w:lang w:val="en-US"/>
              </w:rPr>
              <w:t>uuid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6F650A" w14:textId="77777777" w:rsidR="00254FFF" w:rsidRDefault="00254FFF" w:rsidP="00415F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41BC8" w14:textId="37E57584" w:rsidR="00254FFF" w:rsidRPr="00E84707" w:rsidRDefault="00254FFF" w:rsidP="00415FFB">
            <w:pPr>
              <w:ind w:firstLine="0"/>
              <w:rPr>
                <w:lang w:val="en-US"/>
              </w:rPr>
            </w:pPr>
            <w:r w:rsidRPr="00254FFF">
              <w:rPr>
                <w:lang w:val="en-US"/>
              </w:rPr>
              <w:t>UUID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A97C1" w14:textId="77777777" w:rsidR="00254FFF" w:rsidRDefault="00254FFF" w:rsidP="00415F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CA79E" w14:textId="40DE4158" w:rsidR="00254FFF" w:rsidRPr="00254FFF" w:rsidRDefault="00254FFF" w:rsidP="00415F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UUID.</w:t>
            </w:r>
          </w:p>
        </w:tc>
      </w:tr>
      <w:tr w:rsidR="00254FFF" w14:paraId="3A16AEE4" w14:textId="77777777" w:rsidTr="00415FFB">
        <w:trPr>
          <w:trHeight w:val="60"/>
        </w:trPr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19E0CB" w14:textId="5399DCF5" w:rsidR="00254FFF" w:rsidRPr="00FF3B5B" w:rsidRDefault="00254FFF" w:rsidP="00415FFB">
            <w:pPr>
              <w:ind w:firstLine="0"/>
              <w:rPr>
                <w:lang w:val="en-US"/>
              </w:rPr>
            </w:pPr>
            <w:r w:rsidRPr="00254FFF">
              <w:rPr>
                <w:lang w:val="en-US"/>
              </w:rPr>
              <w:t>fingerprint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1C249" w14:textId="77777777" w:rsidR="00254FFF" w:rsidRDefault="00254FFF" w:rsidP="00415F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172BC9" w14:textId="61BCB80E" w:rsidR="00254FFF" w:rsidRPr="00E84707" w:rsidRDefault="00254FFF" w:rsidP="00415FFB">
            <w:pPr>
              <w:ind w:firstLine="0"/>
              <w:rPr>
                <w:lang w:val="en-US"/>
              </w:rPr>
            </w:pPr>
            <w:r w:rsidRPr="00254FFF">
              <w:rPr>
                <w:lang w:val="en-US"/>
              </w:rPr>
              <w:t>String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F77984" w14:textId="77777777" w:rsidR="00254FFF" w:rsidRDefault="00254FFF" w:rsidP="00415F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FD78F8" w14:textId="190AD63A" w:rsidR="00254FFF" w:rsidRPr="00FF3B5B" w:rsidRDefault="00254FFF" w:rsidP="00415FFB">
            <w:pPr>
              <w:ind w:firstLine="0"/>
            </w:pPr>
            <w:r>
              <w:t>Уникальный идентификатор.</w:t>
            </w:r>
          </w:p>
        </w:tc>
      </w:tr>
      <w:tr w:rsidR="00254FFF" w14:paraId="516759AA" w14:textId="77777777" w:rsidTr="00415FFB">
        <w:trPr>
          <w:trHeight w:val="60"/>
        </w:trPr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4030C8" w14:textId="77777777" w:rsidR="00254FFF" w:rsidRDefault="00254FFF" w:rsidP="00415FF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createdDate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9C14DE" w14:textId="77777777" w:rsidR="00254FFF" w:rsidRDefault="00254FFF" w:rsidP="00415F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D94292" w14:textId="77777777" w:rsidR="00254FFF" w:rsidRPr="00FF3B5B" w:rsidRDefault="00254FFF" w:rsidP="00415F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DB9E2E" w14:textId="77777777" w:rsidR="00254FFF" w:rsidRDefault="00254FFF" w:rsidP="00415F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FF498" w14:textId="77777777" w:rsidR="00254FFF" w:rsidRDefault="00254FFF" w:rsidP="00415FFB">
            <w:pPr>
              <w:ind w:firstLine="0"/>
            </w:pPr>
            <w:r>
              <w:t>Дата создания.</w:t>
            </w:r>
          </w:p>
        </w:tc>
      </w:tr>
      <w:tr w:rsidR="00254FFF" w14:paraId="23E6E700" w14:textId="77777777" w:rsidTr="00415FFB">
        <w:trPr>
          <w:trHeight w:val="60"/>
        </w:trPr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79EB6" w14:textId="77777777" w:rsidR="00254FFF" w:rsidRDefault="00254FFF" w:rsidP="00415FF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expiresDate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05853" w14:textId="77777777" w:rsidR="00254FFF" w:rsidRDefault="00254FFF" w:rsidP="00415F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094870" w14:textId="77777777" w:rsidR="00254FFF" w:rsidRPr="00FF3B5B" w:rsidRDefault="00254FFF" w:rsidP="00415F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2CB3D2" w14:textId="77777777" w:rsidR="00254FFF" w:rsidRDefault="00254FFF" w:rsidP="00415F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FB75E7" w14:textId="77777777" w:rsidR="00254FFF" w:rsidRDefault="00254FFF" w:rsidP="00415FFB">
            <w:pPr>
              <w:ind w:firstLine="0"/>
            </w:pPr>
            <w:r>
              <w:t>Дата истечения срока службы.</w:t>
            </w:r>
          </w:p>
        </w:tc>
      </w:tr>
    </w:tbl>
    <w:p w14:paraId="6C38BACC" w14:textId="77777777" w:rsidR="00254FFF" w:rsidRPr="00FF3B5B" w:rsidRDefault="00254FFF" w:rsidP="00254FFF">
      <w:pPr>
        <w:ind w:firstLine="0"/>
        <w:jc w:val="center"/>
        <w:rPr>
          <w:b/>
          <w:lang w:val="en-US"/>
        </w:rPr>
      </w:pPr>
    </w:p>
    <w:p w14:paraId="52FB8436" w14:textId="6E5A3989" w:rsidR="00254FFF" w:rsidRDefault="00254FFF" w:rsidP="00254FFF">
      <w:pPr>
        <w:ind w:firstLine="0"/>
        <w:jc w:val="right"/>
      </w:pPr>
      <w:r>
        <w:lastRenderedPageBreak/>
        <w:t>Таблица 4.21</w:t>
      </w:r>
    </w:p>
    <w:p w14:paraId="160BF62B" w14:textId="4EF308E3" w:rsidR="00254FFF" w:rsidRPr="009A7920" w:rsidRDefault="00254FFF" w:rsidP="00254FFF">
      <w:pPr>
        <w:ind w:firstLine="0"/>
        <w:jc w:val="center"/>
        <w:rPr>
          <w:szCs w:val="24"/>
        </w:rPr>
      </w:pPr>
      <w:r>
        <w:rPr>
          <w:szCs w:val="24"/>
        </w:rPr>
        <w:t>Описание методов и свойств класса</w:t>
      </w:r>
      <w:r w:rsidRPr="004700B0">
        <w:rPr>
          <w:szCs w:val="24"/>
        </w:rPr>
        <w:t xml:space="preserve"> </w:t>
      </w:r>
      <w:r w:rsidRPr="00254FFF">
        <w:rPr>
          <w:szCs w:val="24"/>
          <w:lang w:val="en-US"/>
        </w:rPr>
        <w:t>Search</w:t>
      </w:r>
      <w:r>
        <w:rPr>
          <w:szCs w:val="24"/>
        </w:rPr>
        <w:t>.</w:t>
      </w:r>
      <w:r>
        <w:rPr>
          <w:szCs w:val="24"/>
          <w:lang w:val="en-US"/>
        </w:rPr>
        <w:t>kt</w:t>
      </w:r>
    </w:p>
    <w:tbl>
      <w:tblPr>
        <w:tblStyle w:val="a5"/>
        <w:tblW w:w="10320" w:type="dxa"/>
        <w:tblLayout w:type="fixed"/>
        <w:tblLook w:val="04A0" w:firstRow="1" w:lastRow="0" w:firstColumn="1" w:lastColumn="0" w:noHBand="0" w:noVBand="1"/>
      </w:tblPr>
      <w:tblGrid>
        <w:gridCol w:w="1810"/>
        <w:gridCol w:w="1844"/>
        <w:gridCol w:w="1586"/>
        <w:gridCol w:w="1818"/>
        <w:gridCol w:w="3262"/>
      </w:tblGrid>
      <w:tr w:rsidR="00254FFF" w14:paraId="7834545A" w14:textId="77777777" w:rsidTr="00415FFB">
        <w:tc>
          <w:tcPr>
            <w:tcW w:w="103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3EF8E56" w14:textId="77777777" w:rsidR="00254FFF" w:rsidRDefault="00254FFF" w:rsidP="00415FFB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Свойства</w:t>
            </w:r>
          </w:p>
        </w:tc>
      </w:tr>
      <w:tr w:rsidR="00254FFF" w14:paraId="055ACF4C" w14:textId="77777777" w:rsidTr="00415FFB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A94FC1B" w14:textId="77777777" w:rsidR="00254FFF" w:rsidRDefault="00254FFF" w:rsidP="00415FFB">
            <w:pPr>
              <w:ind w:firstLine="0"/>
            </w:pPr>
            <w:r>
              <w:t>Имя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0985195" w14:textId="77777777" w:rsidR="00254FFF" w:rsidRDefault="00254FFF" w:rsidP="00415FFB">
            <w:pPr>
              <w:ind w:firstLine="0"/>
            </w:pPr>
            <w:r>
              <w:t>Модификатор доступа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E7E7654" w14:textId="77777777" w:rsidR="00254FFF" w:rsidRDefault="00254FFF" w:rsidP="00415FFB">
            <w:pPr>
              <w:ind w:firstLine="0"/>
            </w:pPr>
            <w:r>
              <w:t>Тип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48E4D02" w14:textId="77777777" w:rsidR="00254FFF" w:rsidRDefault="00254FFF" w:rsidP="00415FFB">
            <w:pPr>
              <w:ind w:firstLine="0"/>
            </w:pPr>
            <w:r>
              <w:t>Доступ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22D0D0F" w14:textId="77777777" w:rsidR="00254FFF" w:rsidRDefault="00254FFF" w:rsidP="00415FFB">
            <w:pPr>
              <w:tabs>
                <w:tab w:val="left" w:pos="1089"/>
              </w:tabs>
              <w:ind w:firstLine="0"/>
            </w:pPr>
            <w:r>
              <w:t>Назначение</w:t>
            </w:r>
          </w:p>
        </w:tc>
      </w:tr>
      <w:tr w:rsidR="00254FFF" w14:paraId="79C1AB4A" w14:textId="77777777" w:rsidTr="00415FFB">
        <w:trPr>
          <w:trHeight w:val="60"/>
        </w:trPr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CF37BB" w14:textId="77777777" w:rsidR="00254FFF" w:rsidRDefault="00254FFF" w:rsidP="00415FFB">
            <w:pPr>
              <w:ind w:firstLine="0"/>
              <w:rPr>
                <w:lang w:val="en-US"/>
              </w:rPr>
            </w:pPr>
            <w:r w:rsidRPr="00FF3B5B">
              <w:rPr>
                <w:lang w:val="en-US"/>
              </w:rPr>
              <w:t>id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99BF5A" w14:textId="77777777" w:rsidR="00254FFF" w:rsidRPr="00FF3B5B" w:rsidRDefault="00254FFF" w:rsidP="00415F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4E9EF0" w14:textId="77777777" w:rsidR="00254FFF" w:rsidRDefault="00254FFF" w:rsidP="00415FFB">
            <w:pPr>
              <w:ind w:firstLine="0"/>
              <w:rPr>
                <w:lang w:val="en-US"/>
              </w:rPr>
            </w:pPr>
            <w:r w:rsidRPr="00FF3B5B">
              <w:rPr>
                <w:lang w:val="en-US"/>
              </w:rPr>
              <w:t>Long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341C5A" w14:textId="77777777" w:rsidR="00254FFF" w:rsidRDefault="00254FFF" w:rsidP="00415F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308741" w14:textId="77777777" w:rsidR="00254FFF" w:rsidRDefault="00254FFF" w:rsidP="00415FFB">
            <w:pPr>
              <w:ind w:firstLine="0"/>
            </w:pPr>
            <w:r>
              <w:rPr>
                <w:lang w:val="en-US"/>
              </w:rPr>
              <w:t>Id</w:t>
            </w:r>
            <w:r w:rsidRPr="000E695E">
              <w:rPr>
                <w:lang w:val="en-US"/>
              </w:rPr>
              <w:t>.</w:t>
            </w:r>
          </w:p>
        </w:tc>
      </w:tr>
      <w:tr w:rsidR="00254FFF" w14:paraId="4495D213" w14:textId="77777777" w:rsidTr="00415FFB">
        <w:trPr>
          <w:trHeight w:val="60"/>
        </w:trPr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D53EA1" w14:textId="2A82DC93" w:rsidR="00254FFF" w:rsidRDefault="00254FFF" w:rsidP="00415FFB">
            <w:pPr>
              <w:ind w:firstLine="0"/>
              <w:rPr>
                <w:lang w:val="en-US"/>
              </w:rPr>
            </w:pPr>
            <w:r w:rsidRPr="00254FFF">
              <w:rPr>
                <w:lang w:val="en-US"/>
              </w:rPr>
              <w:t>finder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D06CFF" w14:textId="77777777" w:rsidR="00254FFF" w:rsidRDefault="00254FFF" w:rsidP="00415FFB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F2498E" w14:textId="77777777" w:rsidR="00254FFF" w:rsidRPr="000E695E" w:rsidRDefault="00254FFF" w:rsidP="00415FFB">
            <w:pPr>
              <w:ind w:firstLine="0"/>
              <w:rPr>
                <w:lang w:val="en-US"/>
              </w:rPr>
            </w:pPr>
            <w:r w:rsidRPr="00FF3B5B">
              <w:rPr>
                <w:lang w:val="en-US"/>
              </w:rPr>
              <w:t>User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FC9B09" w14:textId="77777777" w:rsidR="00254FFF" w:rsidRDefault="00254FFF" w:rsidP="00415F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D488EE" w14:textId="66D39BB1" w:rsidR="00254FFF" w:rsidRPr="00254FFF" w:rsidRDefault="00254FFF" w:rsidP="00415FFB">
            <w:pPr>
              <w:ind w:firstLine="0"/>
            </w:pPr>
            <w:r>
              <w:t>Пользователь</w:t>
            </w:r>
            <w:r>
              <w:rPr>
                <w:lang w:val="en-US"/>
              </w:rPr>
              <w:t xml:space="preserve"> – </w:t>
            </w:r>
            <w:r>
              <w:t>поисковик.</w:t>
            </w:r>
          </w:p>
        </w:tc>
      </w:tr>
      <w:tr w:rsidR="00254FFF" w14:paraId="0817F5B5" w14:textId="77777777" w:rsidTr="00415FFB">
        <w:trPr>
          <w:trHeight w:val="60"/>
        </w:trPr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A904E9" w14:textId="33A4C946" w:rsidR="00254FFF" w:rsidRPr="00E84707" w:rsidRDefault="00254FFF" w:rsidP="00415FFB">
            <w:pPr>
              <w:ind w:firstLine="0"/>
              <w:rPr>
                <w:lang w:val="en-US"/>
              </w:rPr>
            </w:pPr>
            <w:proofErr w:type="spellStart"/>
            <w:r w:rsidRPr="00254FFF">
              <w:rPr>
                <w:lang w:val="en-US"/>
              </w:rPr>
              <w:t>searchParams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E2899" w14:textId="77777777" w:rsidR="00254FFF" w:rsidRDefault="00254FFF" w:rsidP="00415F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85A23" w14:textId="38A4A608" w:rsidR="00254FFF" w:rsidRPr="00E84707" w:rsidRDefault="00254FFF" w:rsidP="00415FFB">
            <w:pPr>
              <w:ind w:firstLine="0"/>
              <w:rPr>
                <w:lang w:val="en-US"/>
              </w:rPr>
            </w:pPr>
            <w:proofErr w:type="spellStart"/>
            <w:r w:rsidRPr="00254FFF">
              <w:rPr>
                <w:lang w:val="en-US"/>
              </w:rPr>
              <w:t>SearchParams</w:t>
            </w:r>
            <w:proofErr w:type="spellEnd"/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6C16A" w14:textId="77777777" w:rsidR="00254FFF" w:rsidRDefault="00254FFF" w:rsidP="00415F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6CB0A" w14:textId="37D641DA" w:rsidR="00254FFF" w:rsidRPr="00254FFF" w:rsidRDefault="00254FFF" w:rsidP="00415FFB">
            <w:pPr>
              <w:ind w:firstLine="0"/>
            </w:pPr>
            <w:r>
              <w:t>Параметры поиска.</w:t>
            </w:r>
          </w:p>
        </w:tc>
      </w:tr>
      <w:tr w:rsidR="00254FFF" w14:paraId="7E83360C" w14:textId="77777777" w:rsidTr="00415FFB">
        <w:trPr>
          <w:trHeight w:val="60"/>
        </w:trPr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E1A04" w14:textId="77777777" w:rsidR="00254FFF" w:rsidRDefault="00254FFF" w:rsidP="00415FF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createdDate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8BE54" w14:textId="77777777" w:rsidR="00254FFF" w:rsidRDefault="00254FFF" w:rsidP="00415F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A832B" w14:textId="77777777" w:rsidR="00254FFF" w:rsidRPr="00FF3B5B" w:rsidRDefault="00254FFF" w:rsidP="00415F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86DC9F" w14:textId="77777777" w:rsidR="00254FFF" w:rsidRDefault="00254FFF" w:rsidP="00415F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CA64A0" w14:textId="77777777" w:rsidR="00254FFF" w:rsidRDefault="00254FFF" w:rsidP="00415FFB">
            <w:pPr>
              <w:ind w:firstLine="0"/>
            </w:pPr>
            <w:r>
              <w:t>Дата создания.</w:t>
            </w:r>
          </w:p>
        </w:tc>
      </w:tr>
    </w:tbl>
    <w:p w14:paraId="247D5FF7" w14:textId="19E796D2" w:rsidR="00254FFF" w:rsidRDefault="00254FFF" w:rsidP="00254FFF">
      <w:pPr>
        <w:ind w:firstLine="0"/>
        <w:jc w:val="right"/>
      </w:pPr>
      <w:r>
        <w:t>Таблица 4.22</w:t>
      </w:r>
    </w:p>
    <w:p w14:paraId="78D74AE9" w14:textId="16C292E2" w:rsidR="00254FFF" w:rsidRPr="009A7920" w:rsidRDefault="00254FFF" w:rsidP="00254FFF">
      <w:pPr>
        <w:ind w:firstLine="0"/>
        <w:jc w:val="center"/>
        <w:rPr>
          <w:szCs w:val="24"/>
        </w:rPr>
      </w:pPr>
      <w:r>
        <w:rPr>
          <w:szCs w:val="24"/>
        </w:rPr>
        <w:t>Описание методов и свойств класса</w:t>
      </w:r>
      <w:r w:rsidRPr="004700B0">
        <w:rPr>
          <w:szCs w:val="24"/>
        </w:rPr>
        <w:t xml:space="preserve"> </w:t>
      </w:r>
      <w:proofErr w:type="spellStart"/>
      <w:r w:rsidRPr="00254FFF">
        <w:rPr>
          <w:szCs w:val="24"/>
          <w:lang w:val="en-US"/>
        </w:rPr>
        <w:t>SearchParams</w:t>
      </w:r>
      <w:proofErr w:type="spellEnd"/>
      <w:r>
        <w:rPr>
          <w:szCs w:val="24"/>
        </w:rPr>
        <w:t>.</w:t>
      </w:r>
      <w:r>
        <w:rPr>
          <w:szCs w:val="24"/>
          <w:lang w:val="en-US"/>
        </w:rPr>
        <w:t>kt</w:t>
      </w:r>
    </w:p>
    <w:tbl>
      <w:tblPr>
        <w:tblStyle w:val="a5"/>
        <w:tblW w:w="10320" w:type="dxa"/>
        <w:tblLayout w:type="fixed"/>
        <w:tblLook w:val="04A0" w:firstRow="1" w:lastRow="0" w:firstColumn="1" w:lastColumn="0" w:noHBand="0" w:noVBand="1"/>
      </w:tblPr>
      <w:tblGrid>
        <w:gridCol w:w="1810"/>
        <w:gridCol w:w="1844"/>
        <w:gridCol w:w="1586"/>
        <w:gridCol w:w="1818"/>
        <w:gridCol w:w="3262"/>
      </w:tblGrid>
      <w:tr w:rsidR="00254FFF" w14:paraId="22AB9F2F" w14:textId="77777777" w:rsidTr="00415FFB">
        <w:tc>
          <w:tcPr>
            <w:tcW w:w="103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661D815" w14:textId="77777777" w:rsidR="00254FFF" w:rsidRDefault="00254FFF" w:rsidP="00415FFB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Свойства</w:t>
            </w:r>
          </w:p>
        </w:tc>
      </w:tr>
      <w:tr w:rsidR="00254FFF" w14:paraId="189DB1A0" w14:textId="77777777" w:rsidTr="00415FFB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D0683CD" w14:textId="77777777" w:rsidR="00254FFF" w:rsidRDefault="00254FFF" w:rsidP="00415FFB">
            <w:pPr>
              <w:ind w:firstLine="0"/>
            </w:pPr>
            <w:r>
              <w:t>Имя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DFB0C03" w14:textId="77777777" w:rsidR="00254FFF" w:rsidRDefault="00254FFF" w:rsidP="00415FFB">
            <w:pPr>
              <w:ind w:firstLine="0"/>
            </w:pPr>
            <w:r>
              <w:t>Модификатор доступа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308C64D" w14:textId="77777777" w:rsidR="00254FFF" w:rsidRDefault="00254FFF" w:rsidP="00415FFB">
            <w:pPr>
              <w:ind w:firstLine="0"/>
            </w:pPr>
            <w:r>
              <w:t>Тип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2AC5184" w14:textId="77777777" w:rsidR="00254FFF" w:rsidRDefault="00254FFF" w:rsidP="00415FFB">
            <w:pPr>
              <w:ind w:firstLine="0"/>
            </w:pPr>
            <w:r>
              <w:t>Доступ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7BFEAC0" w14:textId="77777777" w:rsidR="00254FFF" w:rsidRDefault="00254FFF" w:rsidP="00415FFB">
            <w:pPr>
              <w:tabs>
                <w:tab w:val="left" w:pos="1089"/>
              </w:tabs>
              <w:ind w:firstLine="0"/>
            </w:pPr>
            <w:r>
              <w:t>Назначение</w:t>
            </w:r>
          </w:p>
        </w:tc>
      </w:tr>
      <w:tr w:rsidR="00254FFF" w14:paraId="19BA23B2" w14:textId="77777777" w:rsidTr="00415FFB">
        <w:trPr>
          <w:trHeight w:val="60"/>
        </w:trPr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B413EC" w14:textId="77777777" w:rsidR="00254FFF" w:rsidRDefault="00254FFF" w:rsidP="00415FFB">
            <w:pPr>
              <w:ind w:firstLine="0"/>
              <w:rPr>
                <w:lang w:val="en-US"/>
              </w:rPr>
            </w:pPr>
            <w:r w:rsidRPr="00FF3B5B">
              <w:rPr>
                <w:lang w:val="en-US"/>
              </w:rPr>
              <w:t>id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6D4BE8" w14:textId="77777777" w:rsidR="00254FFF" w:rsidRPr="00FF3B5B" w:rsidRDefault="00254FFF" w:rsidP="00415F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05D0D4" w14:textId="77777777" w:rsidR="00254FFF" w:rsidRDefault="00254FFF" w:rsidP="00415FFB">
            <w:pPr>
              <w:ind w:firstLine="0"/>
              <w:rPr>
                <w:lang w:val="en-US"/>
              </w:rPr>
            </w:pPr>
            <w:r w:rsidRPr="00FF3B5B">
              <w:rPr>
                <w:lang w:val="en-US"/>
              </w:rPr>
              <w:t>Long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295524" w14:textId="77777777" w:rsidR="00254FFF" w:rsidRDefault="00254FFF" w:rsidP="00415F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B4374C" w14:textId="77777777" w:rsidR="00254FFF" w:rsidRDefault="00254FFF" w:rsidP="00415FFB">
            <w:pPr>
              <w:ind w:firstLine="0"/>
            </w:pPr>
            <w:r>
              <w:rPr>
                <w:lang w:val="en-US"/>
              </w:rPr>
              <w:t>Id</w:t>
            </w:r>
            <w:r w:rsidRPr="000E695E">
              <w:rPr>
                <w:lang w:val="en-US"/>
              </w:rPr>
              <w:t>.</w:t>
            </w:r>
          </w:p>
        </w:tc>
      </w:tr>
      <w:tr w:rsidR="00254FFF" w14:paraId="472B10C4" w14:textId="77777777" w:rsidTr="00415FFB">
        <w:trPr>
          <w:trHeight w:val="60"/>
        </w:trPr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F82947" w14:textId="0BB12BBB" w:rsidR="00254FFF" w:rsidRDefault="00254FFF" w:rsidP="00415FFB">
            <w:pPr>
              <w:ind w:firstLine="0"/>
              <w:rPr>
                <w:lang w:val="en-US"/>
              </w:rPr>
            </w:pPr>
            <w:r w:rsidRPr="00254FFF">
              <w:rPr>
                <w:lang w:val="en-US"/>
              </w:rPr>
              <w:t>genders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543275" w14:textId="7C15A089" w:rsidR="00254FFF" w:rsidRDefault="00254FFF" w:rsidP="00415FFB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2065AE" w14:textId="451882FE" w:rsidR="00254FFF" w:rsidRPr="000E695E" w:rsidRDefault="00254FFF" w:rsidP="00415FFB">
            <w:pPr>
              <w:ind w:firstLine="0"/>
              <w:rPr>
                <w:lang w:val="en-US"/>
              </w:rPr>
            </w:pPr>
            <w:proofErr w:type="spellStart"/>
            <w:r w:rsidRPr="00254FFF">
              <w:rPr>
                <w:lang w:val="en-US"/>
              </w:rPr>
              <w:t>MutableSet</w:t>
            </w:r>
            <w:proofErr w:type="spellEnd"/>
            <w:r w:rsidRPr="00254FFF">
              <w:rPr>
                <w:lang w:val="en-US"/>
              </w:rPr>
              <w:t>&lt;Gender&gt;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E9A05F" w14:textId="4558A2EA" w:rsidR="00254FFF" w:rsidRDefault="00254FFF" w:rsidP="00415F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BA4663" w14:textId="1D372768" w:rsidR="00254FFF" w:rsidRPr="00254FFF" w:rsidRDefault="00254FFF" w:rsidP="00415FFB">
            <w:pPr>
              <w:ind w:firstLine="0"/>
            </w:pPr>
            <w:r>
              <w:t>Множество полов.</w:t>
            </w:r>
          </w:p>
        </w:tc>
      </w:tr>
      <w:tr w:rsidR="00254FFF" w14:paraId="232BB67E" w14:textId="77777777" w:rsidTr="00415FFB">
        <w:trPr>
          <w:trHeight w:val="60"/>
        </w:trPr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2F1002" w14:textId="22DF8578" w:rsidR="00254FFF" w:rsidRPr="00E84707" w:rsidRDefault="00254FFF" w:rsidP="00415FFB">
            <w:pPr>
              <w:ind w:firstLine="0"/>
              <w:rPr>
                <w:lang w:val="en-US"/>
              </w:rPr>
            </w:pPr>
            <w:proofErr w:type="spellStart"/>
            <w:r w:rsidRPr="00254FFF">
              <w:rPr>
                <w:lang w:val="en-US"/>
              </w:rPr>
              <w:t>minCourse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610A4" w14:textId="1B2F00AA" w:rsidR="00254FFF" w:rsidRDefault="00254FFF" w:rsidP="00415F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393D57" w14:textId="05B314BE" w:rsidR="00254FFF" w:rsidRPr="00E84707" w:rsidRDefault="00254FFF" w:rsidP="00415FFB">
            <w:pPr>
              <w:ind w:firstLine="0"/>
              <w:rPr>
                <w:lang w:val="en-US"/>
              </w:rPr>
            </w:pPr>
            <w:r w:rsidRPr="00254FFF">
              <w:rPr>
                <w:lang w:val="en-US"/>
              </w:rPr>
              <w:t>Int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323AD" w14:textId="564E2E97" w:rsidR="00254FFF" w:rsidRDefault="00254FFF" w:rsidP="00415F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C5AFF" w14:textId="2AA25241" w:rsidR="00254FFF" w:rsidRPr="00254FFF" w:rsidRDefault="00254FFF" w:rsidP="00415FFB">
            <w:pPr>
              <w:ind w:firstLine="0"/>
            </w:pPr>
            <w:r>
              <w:t>Минимальный курс.</w:t>
            </w:r>
          </w:p>
        </w:tc>
      </w:tr>
      <w:tr w:rsidR="00254FFF" w14:paraId="502849B9" w14:textId="77777777" w:rsidTr="00415FFB">
        <w:trPr>
          <w:trHeight w:val="60"/>
        </w:trPr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04BFB0" w14:textId="3A3439B8" w:rsidR="00254FFF" w:rsidRDefault="00254FFF" w:rsidP="00415FFB">
            <w:pPr>
              <w:ind w:firstLine="0"/>
              <w:rPr>
                <w:lang w:val="en-US"/>
              </w:rPr>
            </w:pPr>
            <w:proofErr w:type="spellStart"/>
            <w:r w:rsidRPr="00254FFF">
              <w:rPr>
                <w:lang w:val="en-US"/>
              </w:rPr>
              <w:t>maxCourse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3A9A74" w14:textId="7FBD3EB4" w:rsidR="00254FFF" w:rsidRDefault="00254FFF" w:rsidP="00415F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4433F9" w14:textId="6E69C1E7" w:rsidR="00254FFF" w:rsidRPr="00FF3B5B" w:rsidRDefault="00254FFF" w:rsidP="00415FFB">
            <w:pPr>
              <w:ind w:firstLine="0"/>
              <w:rPr>
                <w:lang w:val="en-US"/>
              </w:rPr>
            </w:pPr>
            <w:r w:rsidRPr="00254FFF">
              <w:rPr>
                <w:lang w:val="en-US"/>
              </w:rPr>
              <w:t>Int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8ABD83" w14:textId="60ADACC0" w:rsidR="00254FFF" w:rsidRDefault="00254FFF" w:rsidP="00415F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50D33" w14:textId="1B9FF772" w:rsidR="00254FFF" w:rsidRDefault="00254FFF" w:rsidP="00415FFB">
            <w:pPr>
              <w:ind w:firstLine="0"/>
            </w:pPr>
            <w:r>
              <w:t>Максимальный курс.</w:t>
            </w:r>
          </w:p>
        </w:tc>
      </w:tr>
      <w:tr w:rsidR="00254FFF" w14:paraId="3F810E06" w14:textId="77777777" w:rsidTr="00415FFB">
        <w:trPr>
          <w:trHeight w:val="60"/>
        </w:trPr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32E11" w14:textId="38484533" w:rsidR="00254FFF" w:rsidRPr="00254FFF" w:rsidRDefault="00254FFF" w:rsidP="00415FFB">
            <w:pPr>
              <w:ind w:firstLine="0"/>
              <w:rPr>
                <w:lang w:val="en-US"/>
              </w:rPr>
            </w:pPr>
            <w:r w:rsidRPr="00254FFF">
              <w:rPr>
                <w:lang w:val="en-US"/>
              </w:rPr>
              <w:t>degrees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B0888" w14:textId="70DD367F" w:rsidR="00254FFF" w:rsidRDefault="00254FFF" w:rsidP="00415F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4338C1" w14:textId="17CB656D" w:rsidR="00254FFF" w:rsidRPr="00FF3B5B" w:rsidRDefault="00254FFF" w:rsidP="00415FFB">
            <w:pPr>
              <w:ind w:firstLine="0"/>
              <w:rPr>
                <w:lang w:val="en-US"/>
              </w:rPr>
            </w:pPr>
            <w:proofErr w:type="spellStart"/>
            <w:r w:rsidRPr="00254FFF">
              <w:rPr>
                <w:lang w:val="en-US"/>
              </w:rPr>
              <w:t>MutableSet</w:t>
            </w:r>
            <w:proofErr w:type="spellEnd"/>
            <w:r w:rsidRPr="00254FFF">
              <w:rPr>
                <w:lang w:val="en-US"/>
              </w:rPr>
              <w:t>&lt;Degree&gt;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E4F471" w14:textId="192A66F1" w:rsidR="00254FFF" w:rsidRDefault="00254FFF" w:rsidP="00415F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8272F5" w14:textId="066CBB08" w:rsidR="00254FFF" w:rsidRDefault="00254FFF" w:rsidP="00415FFB">
            <w:pPr>
              <w:ind w:firstLine="0"/>
            </w:pPr>
            <w:r>
              <w:t>Множество степеней образования.</w:t>
            </w:r>
          </w:p>
        </w:tc>
      </w:tr>
      <w:tr w:rsidR="00254FFF" w14:paraId="209700E4" w14:textId="77777777" w:rsidTr="00415FFB">
        <w:trPr>
          <w:trHeight w:val="60"/>
        </w:trPr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9971C9" w14:textId="50B52B83" w:rsidR="00254FFF" w:rsidRPr="00254FFF" w:rsidRDefault="00254FFF" w:rsidP="00415FFB">
            <w:pPr>
              <w:ind w:firstLine="0"/>
              <w:rPr>
                <w:lang w:val="en-US"/>
              </w:rPr>
            </w:pPr>
            <w:r w:rsidRPr="00254FFF">
              <w:rPr>
                <w:lang w:val="en-US"/>
              </w:rPr>
              <w:t>faculties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AF1597" w14:textId="6267C6D6" w:rsidR="00254FFF" w:rsidRDefault="00254FFF" w:rsidP="00415F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C3F83" w14:textId="09DFBC4E" w:rsidR="00254FFF" w:rsidRPr="00FF3B5B" w:rsidRDefault="00254FFF" w:rsidP="00415FFB">
            <w:pPr>
              <w:ind w:firstLine="0"/>
              <w:rPr>
                <w:lang w:val="en-US"/>
              </w:rPr>
            </w:pPr>
            <w:proofErr w:type="spellStart"/>
            <w:r w:rsidRPr="00254FFF">
              <w:rPr>
                <w:lang w:val="en-US"/>
              </w:rPr>
              <w:t>MutableSet</w:t>
            </w:r>
            <w:proofErr w:type="spellEnd"/>
            <w:r w:rsidRPr="00254FFF">
              <w:rPr>
                <w:lang w:val="en-US"/>
              </w:rPr>
              <w:t>&lt;Faculty&gt;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7D4F98" w14:textId="31397740" w:rsidR="00254FFF" w:rsidRDefault="00254FFF" w:rsidP="00415F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634D3D" w14:textId="7A5C10BE" w:rsidR="00254FFF" w:rsidRDefault="00254FFF" w:rsidP="00415FFB">
            <w:pPr>
              <w:ind w:firstLine="0"/>
            </w:pPr>
            <w:r>
              <w:t>Множество факультетов.</w:t>
            </w:r>
          </w:p>
        </w:tc>
      </w:tr>
    </w:tbl>
    <w:p w14:paraId="497DE2B9" w14:textId="77777777" w:rsidR="00254FFF" w:rsidRDefault="00254FFF" w:rsidP="00254FFF">
      <w:pPr>
        <w:ind w:firstLine="0"/>
        <w:jc w:val="right"/>
      </w:pPr>
      <w:r>
        <w:t>Таблица 4.22</w:t>
      </w:r>
    </w:p>
    <w:p w14:paraId="7D6FA819" w14:textId="4D281E31" w:rsidR="00254FFF" w:rsidRPr="009A7920" w:rsidRDefault="00254FFF" w:rsidP="00254FFF">
      <w:pPr>
        <w:ind w:firstLine="0"/>
        <w:jc w:val="center"/>
        <w:rPr>
          <w:szCs w:val="24"/>
        </w:rPr>
      </w:pPr>
      <w:r>
        <w:rPr>
          <w:szCs w:val="24"/>
        </w:rPr>
        <w:t>Описание методов и свойств класса</w:t>
      </w:r>
      <w:r w:rsidRPr="004700B0">
        <w:rPr>
          <w:szCs w:val="24"/>
        </w:rPr>
        <w:t xml:space="preserve"> </w:t>
      </w:r>
      <w:r w:rsidRPr="00254FFF">
        <w:rPr>
          <w:szCs w:val="24"/>
          <w:lang w:val="en-US"/>
        </w:rPr>
        <w:t>User</w:t>
      </w:r>
      <w:r>
        <w:rPr>
          <w:szCs w:val="24"/>
        </w:rPr>
        <w:t>.</w:t>
      </w:r>
      <w:r>
        <w:rPr>
          <w:szCs w:val="24"/>
          <w:lang w:val="en-US"/>
        </w:rPr>
        <w:t>kt</w:t>
      </w:r>
    </w:p>
    <w:tbl>
      <w:tblPr>
        <w:tblStyle w:val="a5"/>
        <w:tblW w:w="10320" w:type="dxa"/>
        <w:tblLayout w:type="fixed"/>
        <w:tblLook w:val="04A0" w:firstRow="1" w:lastRow="0" w:firstColumn="1" w:lastColumn="0" w:noHBand="0" w:noVBand="1"/>
      </w:tblPr>
      <w:tblGrid>
        <w:gridCol w:w="1810"/>
        <w:gridCol w:w="1844"/>
        <w:gridCol w:w="1586"/>
        <w:gridCol w:w="1818"/>
        <w:gridCol w:w="3262"/>
      </w:tblGrid>
      <w:tr w:rsidR="00254FFF" w14:paraId="2F11FA83" w14:textId="77777777" w:rsidTr="00415FFB">
        <w:tc>
          <w:tcPr>
            <w:tcW w:w="103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F90BF91" w14:textId="77777777" w:rsidR="00254FFF" w:rsidRDefault="00254FFF" w:rsidP="00415FFB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Свойства</w:t>
            </w:r>
          </w:p>
        </w:tc>
      </w:tr>
      <w:tr w:rsidR="00254FFF" w14:paraId="608185C7" w14:textId="77777777" w:rsidTr="00415FFB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FC44F73" w14:textId="77777777" w:rsidR="00254FFF" w:rsidRDefault="00254FFF" w:rsidP="00415FFB">
            <w:pPr>
              <w:ind w:firstLine="0"/>
            </w:pPr>
            <w:r>
              <w:t>Имя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928E325" w14:textId="77777777" w:rsidR="00254FFF" w:rsidRDefault="00254FFF" w:rsidP="00415FFB">
            <w:pPr>
              <w:ind w:firstLine="0"/>
            </w:pPr>
            <w:r>
              <w:t>Модификатор доступа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09EB94B" w14:textId="77777777" w:rsidR="00254FFF" w:rsidRDefault="00254FFF" w:rsidP="00415FFB">
            <w:pPr>
              <w:ind w:firstLine="0"/>
            </w:pPr>
            <w:r>
              <w:t>Тип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4372439" w14:textId="77777777" w:rsidR="00254FFF" w:rsidRDefault="00254FFF" w:rsidP="00415FFB">
            <w:pPr>
              <w:ind w:firstLine="0"/>
            </w:pPr>
            <w:r>
              <w:t>Доступ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2757E78" w14:textId="77777777" w:rsidR="00254FFF" w:rsidRDefault="00254FFF" w:rsidP="00415FFB">
            <w:pPr>
              <w:tabs>
                <w:tab w:val="left" w:pos="1089"/>
              </w:tabs>
              <w:ind w:firstLine="0"/>
            </w:pPr>
            <w:r>
              <w:t>Назначение</w:t>
            </w:r>
          </w:p>
        </w:tc>
      </w:tr>
      <w:tr w:rsidR="00254FFF" w14:paraId="1749E357" w14:textId="77777777" w:rsidTr="00415FFB">
        <w:trPr>
          <w:trHeight w:val="60"/>
        </w:trPr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6085F" w14:textId="77777777" w:rsidR="00254FFF" w:rsidRDefault="00254FFF" w:rsidP="00415FFB">
            <w:pPr>
              <w:ind w:firstLine="0"/>
              <w:rPr>
                <w:lang w:val="en-US"/>
              </w:rPr>
            </w:pPr>
            <w:r w:rsidRPr="00FF3B5B">
              <w:rPr>
                <w:lang w:val="en-US"/>
              </w:rPr>
              <w:t>id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ABFF9F" w14:textId="77777777" w:rsidR="00254FFF" w:rsidRPr="00FF3B5B" w:rsidRDefault="00254FFF" w:rsidP="00415F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7A722C" w14:textId="77777777" w:rsidR="00254FFF" w:rsidRDefault="00254FFF" w:rsidP="00415FFB">
            <w:pPr>
              <w:ind w:firstLine="0"/>
              <w:rPr>
                <w:lang w:val="en-US"/>
              </w:rPr>
            </w:pPr>
            <w:r w:rsidRPr="00FF3B5B">
              <w:rPr>
                <w:lang w:val="en-US"/>
              </w:rPr>
              <w:t>Long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7ABBC2" w14:textId="77777777" w:rsidR="00254FFF" w:rsidRDefault="00254FFF" w:rsidP="00415F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1B6AC" w14:textId="77777777" w:rsidR="00254FFF" w:rsidRDefault="00254FFF" w:rsidP="00415FFB">
            <w:pPr>
              <w:ind w:firstLine="0"/>
            </w:pPr>
            <w:r>
              <w:rPr>
                <w:lang w:val="en-US"/>
              </w:rPr>
              <w:t>Id</w:t>
            </w:r>
            <w:r w:rsidRPr="000E695E">
              <w:rPr>
                <w:lang w:val="en-US"/>
              </w:rPr>
              <w:t>.</w:t>
            </w:r>
          </w:p>
        </w:tc>
      </w:tr>
      <w:tr w:rsidR="00254FFF" w14:paraId="1A836753" w14:textId="77777777" w:rsidTr="00415FFB">
        <w:trPr>
          <w:trHeight w:val="60"/>
        </w:trPr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34804" w14:textId="547AA715" w:rsidR="00254FFF" w:rsidRDefault="00254FFF" w:rsidP="00254FFF">
            <w:pPr>
              <w:ind w:firstLine="0"/>
              <w:rPr>
                <w:lang w:val="en-US"/>
              </w:rPr>
            </w:pPr>
            <w:r w:rsidRPr="00254FFF">
              <w:rPr>
                <w:lang w:val="en-US"/>
              </w:rPr>
              <w:t>email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E78E6" w14:textId="16C49CA1" w:rsidR="00254FFF" w:rsidRDefault="00254FFF" w:rsidP="00254FFF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40F947" w14:textId="79E2B852" w:rsidR="00254FFF" w:rsidRPr="00254FFF" w:rsidRDefault="00254FFF" w:rsidP="00254FF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A7FE05" w14:textId="104487CC" w:rsidR="00254FFF" w:rsidRDefault="00254FFF" w:rsidP="00254FF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C8EEF1" w14:textId="1655A694" w:rsidR="00254FFF" w:rsidRPr="00254FFF" w:rsidRDefault="00254FFF" w:rsidP="00254FFF">
            <w:pPr>
              <w:ind w:firstLine="0"/>
            </w:pPr>
            <w:r>
              <w:rPr>
                <w:lang w:val="en-US"/>
              </w:rPr>
              <w:t>Email</w:t>
            </w:r>
            <w:r>
              <w:t>.</w:t>
            </w:r>
          </w:p>
        </w:tc>
      </w:tr>
      <w:tr w:rsidR="00254FFF" w14:paraId="1EED2A81" w14:textId="77777777" w:rsidTr="00415FFB">
        <w:trPr>
          <w:trHeight w:val="60"/>
        </w:trPr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1F917A" w14:textId="092A0073" w:rsidR="00254FFF" w:rsidRPr="00E84707" w:rsidRDefault="00254FFF" w:rsidP="00254FFF">
            <w:pPr>
              <w:ind w:firstLine="0"/>
              <w:rPr>
                <w:lang w:val="en-US"/>
              </w:rPr>
            </w:pPr>
            <w:proofErr w:type="spellStart"/>
            <w:r w:rsidRPr="00254FFF">
              <w:rPr>
                <w:lang w:val="en-US"/>
              </w:rPr>
              <w:t>firstName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CC33F" w14:textId="700427C3" w:rsidR="00254FFF" w:rsidRDefault="00254FFF" w:rsidP="00254FF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7B1E21" w14:textId="15381CB0" w:rsidR="00254FFF" w:rsidRPr="00E84707" w:rsidRDefault="00254FFF" w:rsidP="00254FF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FB473" w14:textId="5A60C9EB" w:rsidR="00254FFF" w:rsidRDefault="00254FFF" w:rsidP="00254FF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A7F29" w14:textId="2E972812" w:rsidR="00254FFF" w:rsidRPr="00254FFF" w:rsidRDefault="00254FFF" w:rsidP="00254FFF">
            <w:pPr>
              <w:ind w:firstLine="0"/>
            </w:pPr>
            <w:r>
              <w:t>Имя.</w:t>
            </w:r>
          </w:p>
        </w:tc>
      </w:tr>
      <w:tr w:rsidR="00254FFF" w14:paraId="61D24F91" w14:textId="77777777" w:rsidTr="00415FFB">
        <w:trPr>
          <w:trHeight w:val="60"/>
        </w:trPr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44BD7" w14:textId="62C3A1FB" w:rsidR="00254FFF" w:rsidRDefault="00254FFF" w:rsidP="00254FFF">
            <w:pPr>
              <w:ind w:firstLine="0"/>
              <w:rPr>
                <w:lang w:val="en-US"/>
              </w:rPr>
            </w:pPr>
            <w:proofErr w:type="spellStart"/>
            <w:r w:rsidRPr="00254FFF">
              <w:rPr>
                <w:lang w:val="en-US"/>
              </w:rPr>
              <w:t>lastName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5E3AB0" w14:textId="674E1617" w:rsidR="00254FFF" w:rsidRDefault="00254FFF" w:rsidP="00254FF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E6BFF" w14:textId="5AEDB186" w:rsidR="00254FFF" w:rsidRPr="00FF3B5B" w:rsidRDefault="00254FFF" w:rsidP="00254FF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1EB6F" w14:textId="1CF1A47D" w:rsidR="00254FFF" w:rsidRDefault="00254FFF" w:rsidP="00254FF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31B3F9" w14:textId="161C7AD3" w:rsidR="00254FFF" w:rsidRDefault="00254FFF" w:rsidP="00254FFF">
            <w:pPr>
              <w:ind w:firstLine="0"/>
            </w:pPr>
            <w:r>
              <w:t>Фамилия.</w:t>
            </w:r>
          </w:p>
        </w:tc>
      </w:tr>
      <w:tr w:rsidR="00254FFF" w14:paraId="6AA2D737" w14:textId="77777777" w:rsidTr="00415FFB">
        <w:trPr>
          <w:trHeight w:val="60"/>
        </w:trPr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434E08" w14:textId="35EE0881" w:rsidR="00254FFF" w:rsidRPr="00254FFF" w:rsidRDefault="00254FFF" w:rsidP="00254FFF">
            <w:pPr>
              <w:ind w:firstLine="0"/>
              <w:rPr>
                <w:lang w:val="en-US"/>
              </w:rPr>
            </w:pPr>
            <w:r w:rsidRPr="00254FFF">
              <w:rPr>
                <w:lang w:val="en-US"/>
              </w:rPr>
              <w:t>gender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157960" w14:textId="5ED327B6" w:rsidR="00254FFF" w:rsidRDefault="00254FFF" w:rsidP="00254FF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DE2400" w14:textId="5D09364F" w:rsidR="00254FFF" w:rsidRPr="00FF3B5B" w:rsidRDefault="00254FFF" w:rsidP="00254FFF">
            <w:pPr>
              <w:ind w:firstLine="0"/>
              <w:rPr>
                <w:lang w:val="en-US"/>
              </w:rPr>
            </w:pPr>
            <w:r w:rsidRPr="00254FFF">
              <w:rPr>
                <w:lang w:val="en-US"/>
              </w:rPr>
              <w:t>Gender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1802D1" w14:textId="4B541818" w:rsidR="00254FFF" w:rsidRDefault="00254FFF" w:rsidP="00254FF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30FE91" w14:textId="237901ED" w:rsidR="00254FFF" w:rsidRDefault="00254FFF" w:rsidP="00254FFF">
            <w:pPr>
              <w:ind w:firstLine="0"/>
            </w:pPr>
            <w:r>
              <w:t>Пол.</w:t>
            </w:r>
          </w:p>
        </w:tc>
      </w:tr>
      <w:tr w:rsidR="00254FFF" w14:paraId="76489856" w14:textId="77777777" w:rsidTr="00415FFB">
        <w:trPr>
          <w:trHeight w:val="60"/>
        </w:trPr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75152" w14:textId="515A6B30" w:rsidR="00254FFF" w:rsidRPr="00254FFF" w:rsidRDefault="00254FFF" w:rsidP="00254FFF">
            <w:pPr>
              <w:ind w:firstLine="0"/>
              <w:rPr>
                <w:lang w:val="en-US"/>
              </w:rPr>
            </w:pPr>
            <w:proofErr w:type="spellStart"/>
            <w:r w:rsidRPr="00254FFF">
              <w:rPr>
                <w:lang w:val="en-US"/>
              </w:rPr>
              <w:t>createdDate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675F53" w14:textId="44023904" w:rsidR="00254FFF" w:rsidRDefault="00254FFF" w:rsidP="00254FF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0D741" w14:textId="6C98E620" w:rsidR="00254FFF" w:rsidRPr="00FF3B5B" w:rsidRDefault="00254FFF" w:rsidP="00254FFF">
            <w:pPr>
              <w:ind w:firstLine="0"/>
              <w:rPr>
                <w:lang w:val="en-US"/>
              </w:rPr>
            </w:pPr>
            <w:r w:rsidRPr="00254FFF">
              <w:rPr>
                <w:lang w:val="en-US"/>
              </w:rPr>
              <w:t>Date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0ECC3B" w14:textId="2CDFE867" w:rsidR="00254FFF" w:rsidRDefault="00254FFF" w:rsidP="00254FF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DB153" w14:textId="11B7E7BC" w:rsidR="00254FFF" w:rsidRDefault="00254FFF" w:rsidP="00254FFF">
            <w:pPr>
              <w:ind w:firstLine="0"/>
            </w:pPr>
            <w:r>
              <w:t>Дата создания.</w:t>
            </w:r>
          </w:p>
        </w:tc>
      </w:tr>
      <w:tr w:rsidR="00254FFF" w14:paraId="6711DE7A" w14:textId="77777777" w:rsidTr="00415FFB">
        <w:trPr>
          <w:trHeight w:val="60"/>
        </w:trPr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9619B" w14:textId="646A7582" w:rsidR="00254FFF" w:rsidRPr="00254FFF" w:rsidRDefault="00254FFF" w:rsidP="00254FFF">
            <w:pPr>
              <w:ind w:firstLine="0"/>
              <w:rPr>
                <w:lang w:val="en-US"/>
              </w:rPr>
            </w:pPr>
            <w:r w:rsidRPr="00254FFF">
              <w:rPr>
                <w:lang w:val="en-US"/>
              </w:rPr>
              <w:t>faculty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9223D0" w14:textId="2A296FC6" w:rsidR="00254FFF" w:rsidRDefault="00254FFF" w:rsidP="00254FF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4DEB7" w14:textId="7DC4B9E8" w:rsidR="00254FFF" w:rsidRPr="00FF3B5B" w:rsidRDefault="00254FFF" w:rsidP="00254FFF">
            <w:pPr>
              <w:ind w:firstLine="0"/>
              <w:rPr>
                <w:lang w:val="en-US"/>
              </w:rPr>
            </w:pPr>
            <w:r w:rsidRPr="00254FFF">
              <w:rPr>
                <w:lang w:val="en-US"/>
              </w:rPr>
              <w:t>Faculty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111DC" w14:textId="45B83EDA" w:rsidR="00254FFF" w:rsidRDefault="00254FFF" w:rsidP="00254FF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66F6AA" w14:textId="42794BAA" w:rsidR="00254FFF" w:rsidRDefault="00254FFF" w:rsidP="00254FFF">
            <w:pPr>
              <w:ind w:firstLine="0"/>
            </w:pPr>
            <w:r>
              <w:t>Факультет.</w:t>
            </w:r>
          </w:p>
        </w:tc>
      </w:tr>
      <w:tr w:rsidR="00254FFF" w14:paraId="25560086" w14:textId="77777777" w:rsidTr="00415FFB">
        <w:trPr>
          <w:trHeight w:val="60"/>
        </w:trPr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B0D285" w14:textId="6977C27C" w:rsidR="00254FFF" w:rsidRPr="00254FFF" w:rsidRDefault="00254FFF" w:rsidP="00254FFF">
            <w:pPr>
              <w:ind w:firstLine="0"/>
              <w:rPr>
                <w:lang w:val="en-US"/>
              </w:rPr>
            </w:pPr>
            <w:r w:rsidRPr="00254FFF">
              <w:rPr>
                <w:lang w:val="en-US"/>
              </w:rPr>
              <w:t>degree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891335" w14:textId="6F5ED830" w:rsidR="00254FFF" w:rsidRDefault="00254FFF" w:rsidP="00254FF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B29865" w14:textId="06158E68" w:rsidR="00254FFF" w:rsidRPr="00FF3B5B" w:rsidRDefault="00254FFF" w:rsidP="00254FFF">
            <w:pPr>
              <w:ind w:firstLine="0"/>
              <w:rPr>
                <w:lang w:val="en-US"/>
              </w:rPr>
            </w:pPr>
            <w:r w:rsidRPr="00254FFF">
              <w:rPr>
                <w:lang w:val="en-US"/>
              </w:rPr>
              <w:t>Degree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8D20C1" w14:textId="36414D86" w:rsidR="00254FFF" w:rsidRDefault="00254FFF" w:rsidP="00254FF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2E3938" w14:textId="1F5211B7" w:rsidR="00254FFF" w:rsidRDefault="00254FFF" w:rsidP="00254FFF">
            <w:pPr>
              <w:ind w:firstLine="0"/>
            </w:pPr>
            <w:r>
              <w:t>Степень образования.</w:t>
            </w:r>
          </w:p>
        </w:tc>
      </w:tr>
      <w:tr w:rsidR="00254FFF" w14:paraId="355BB747" w14:textId="77777777" w:rsidTr="00415FFB">
        <w:trPr>
          <w:trHeight w:val="60"/>
        </w:trPr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4198F" w14:textId="44445743" w:rsidR="00254FFF" w:rsidRPr="00254FFF" w:rsidRDefault="00254FFF" w:rsidP="00254FFF">
            <w:pPr>
              <w:ind w:firstLine="0"/>
              <w:rPr>
                <w:lang w:val="en-US"/>
              </w:rPr>
            </w:pPr>
            <w:r w:rsidRPr="00254FFF">
              <w:rPr>
                <w:lang w:val="en-US"/>
              </w:rPr>
              <w:t>contacts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855AE9" w14:textId="5769DDFD" w:rsidR="00254FFF" w:rsidRDefault="00254FFF" w:rsidP="00254FF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DA64B" w14:textId="47EF2038" w:rsidR="00254FFF" w:rsidRPr="00254FFF" w:rsidRDefault="00254FFF" w:rsidP="00254FFF">
            <w:pPr>
              <w:ind w:firstLine="0"/>
              <w:rPr>
                <w:lang w:val="en-US"/>
              </w:rPr>
            </w:pPr>
            <w:proofErr w:type="spellStart"/>
            <w:r w:rsidRPr="00254FFF">
              <w:rPr>
                <w:lang w:val="en-US"/>
              </w:rPr>
              <w:t>MutableList</w:t>
            </w:r>
            <w:proofErr w:type="spellEnd"/>
            <w:r w:rsidRPr="00254FFF">
              <w:rPr>
                <w:lang w:val="en-US"/>
              </w:rPr>
              <w:t>&lt;Contact&gt;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E13249" w14:textId="57C5BA45" w:rsidR="00254FFF" w:rsidRDefault="00254FFF" w:rsidP="00254FF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52E65A" w14:textId="41C2B68E" w:rsidR="00254FFF" w:rsidRDefault="00254FFF" w:rsidP="00254FFF">
            <w:pPr>
              <w:ind w:firstLine="0"/>
            </w:pPr>
            <w:r>
              <w:t>Контакты.</w:t>
            </w:r>
          </w:p>
        </w:tc>
      </w:tr>
      <w:tr w:rsidR="00254FFF" w14:paraId="771EA9CF" w14:textId="77777777" w:rsidTr="00415FFB">
        <w:trPr>
          <w:trHeight w:val="60"/>
        </w:trPr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728FA" w14:textId="5EB5835B" w:rsidR="00254FFF" w:rsidRPr="00254FFF" w:rsidRDefault="00254FFF" w:rsidP="00254FFF">
            <w:pPr>
              <w:ind w:firstLine="0"/>
              <w:rPr>
                <w:lang w:val="en-US"/>
              </w:rPr>
            </w:pPr>
            <w:r w:rsidRPr="00254FFF">
              <w:rPr>
                <w:lang w:val="en-US"/>
              </w:rPr>
              <w:t>course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ABDD28" w14:textId="0BFC17C1" w:rsidR="00254FFF" w:rsidRDefault="00254FFF" w:rsidP="00254FF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01550" w14:textId="2F18E9BA" w:rsidR="00254FFF" w:rsidRPr="00254FFF" w:rsidRDefault="00254FFF" w:rsidP="00254FFF">
            <w:pPr>
              <w:ind w:firstLine="0"/>
              <w:rPr>
                <w:lang w:val="en-US"/>
              </w:rPr>
            </w:pPr>
            <w:r w:rsidRPr="00254FFF">
              <w:rPr>
                <w:lang w:val="en-US"/>
              </w:rPr>
              <w:t>Int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4E4002" w14:textId="3AF34FF4" w:rsidR="00254FFF" w:rsidRDefault="00254FFF" w:rsidP="00254FF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FA4B12" w14:textId="2BAE9751" w:rsidR="00254FFF" w:rsidRDefault="00254FFF" w:rsidP="00254FFF">
            <w:pPr>
              <w:ind w:firstLine="0"/>
            </w:pPr>
            <w:r>
              <w:t>Номер курса.</w:t>
            </w:r>
          </w:p>
        </w:tc>
      </w:tr>
      <w:tr w:rsidR="00254FFF" w14:paraId="0264DC31" w14:textId="77777777" w:rsidTr="00415FFB">
        <w:trPr>
          <w:trHeight w:val="60"/>
        </w:trPr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B66E76" w14:textId="5612B5BF" w:rsidR="00254FFF" w:rsidRPr="00254FFF" w:rsidRDefault="00254FFF" w:rsidP="00254FFF">
            <w:pPr>
              <w:ind w:firstLine="0"/>
              <w:rPr>
                <w:lang w:val="en-US"/>
              </w:rPr>
            </w:pPr>
            <w:proofErr w:type="spellStart"/>
            <w:r w:rsidRPr="00254FFF">
              <w:rPr>
                <w:lang w:val="en-US"/>
              </w:rPr>
              <w:t>userStatus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B88AFF" w14:textId="5A459404" w:rsidR="00254FFF" w:rsidRDefault="00254FFF" w:rsidP="00254FF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B9224A" w14:textId="7E2BE747" w:rsidR="00254FFF" w:rsidRPr="00254FFF" w:rsidRDefault="00254FFF" w:rsidP="00254FFF">
            <w:pPr>
              <w:ind w:firstLine="0"/>
              <w:rPr>
                <w:lang w:val="en-US"/>
              </w:rPr>
            </w:pPr>
            <w:proofErr w:type="spellStart"/>
            <w:r w:rsidRPr="00254FFF">
              <w:rPr>
                <w:lang w:val="en-US"/>
              </w:rPr>
              <w:t>UserStatus</w:t>
            </w:r>
            <w:proofErr w:type="spellEnd"/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55FED" w14:textId="6252A7A8" w:rsidR="00254FFF" w:rsidRDefault="00254FFF" w:rsidP="00254FF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DE847" w14:textId="5D0768D4" w:rsidR="00254FFF" w:rsidRDefault="00254FFF" w:rsidP="00254FFF">
            <w:pPr>
              <w:ind w:firstLine="0"/>
            </w:pPr>
            <w:r>
              <w:t>Статус пользователя.</w:t>
            </w:r>
          </w:p>
        </w:tc>
      </w:tr>
      <w:tr w:rsidR="00254FFF" w14:paraId="25D2262D" w14:textId="77777777" w:rsidTr="00415FFB">
        <w:trPr>
          <w:trHeight w:val="60"/>
        </w:trPr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DBE6E" w14:textId="579CC00B" w:rsidR="00254FFF" w:rsidRPr="00254FFF" w:rsidRDefault="00254FFF" w:rsidP="00254FFF">
            <w:pPr>
              <w:ind w:firstLine="0"/>
              <w:rPr>
                <w:lang w:val="en-US"/>
              </w:rPr>
            </w:pPr>
            <w:proofErr w:type="spellStart"/>
            <w:r w:rsidRPr="00254FFF">
              <w:rPr>
                <w:lang w:val="en-US"/>
              </w:rPr>
              <w:t>aboutMe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9F7905" w14:textId="672D15DD" w:rsidR="00254FFF" w:rsidRDefault="00254FFF" w:rsidP="00254FF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public </w:t>
            </w:r>
            <w:proofErr w:type="spellStart"/>
            <w:r>
              <w:rPr>
                <w:lang w:val="en-US"/>
              </w:rPr>
              <w:t>public</w:t>
            </w:r>
            <w:proofErr w:type="spellEnd"/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2A6C8" w14:textId="3597C87A" w:rsidR="00254FFF" w:rsidRPr="00254FFF" w:rsidRDefault="00254FFF" w:rsidP="00254FFF">
            <w:pPr>
              <w:ind w:firstLine="0"/>
              <w:rPr>
                <w:lang w:val="en-US"/>
              </w:rPr>
            </w:pPr>
            <w:r w:rsidRPr="00254FFF">
              <w:rPr>
                <w:lang w:val="en-US"/>
              </w:rPr>
              <w:t>String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F52B10" w14:textId="33B3F291" w:rsidR="00254FFF" w:rsidRDefault="00254FFF" w:rsidP="00254FF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81C792" w14:textId="286E0FD4" w:rsidR="00254FFF" w:rsidRDefault="00254FFF" w:rsidP="00254FFF">
            <w:pPr>
              <w:ind w:firstLine="0"/>
            </w:pPr>
            <w:r>
              <w:t>О себе</w:t>
            </w:r>
          </w:p>
        </w:tc>
      </w:tr>
      <w:tr w:rsidR="00254FFF" w14:paraId="44D9AF05" w14:textId="77777777" w:rsidTr="00415FFB">
        <w:trPr>
          <w:trHeight w:val="60"/>
        </w:trPr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5A1C26" w14:textId="4E92828C" w:rsidR="00254FFF" w:rsidRPr="00254FFF" w:rsidRDefault="00254FFF" w:rsidP="00254FFF">
            <w:pPr>
              <w:ind w:firstLine="0"/>
              <w:rPr>
                <w:lang w:val="en-US"/>
              </w:rPr>
            </w:pPr>
            <w:proofErr w:type="spellStart"/>
            <w:r w:rsidRPr="00254FFF">
              <w:rPr>
                <w:lang w:val="en-US"/>
              </w:rPr>
              <w:t>photoUri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6A883" w14:textId="77777777" w:rsidR="00254FFF" w:rsidRDefault="00254FFF" w:rsidP="00254FFF">
            <w:pPr>
              <w:ind w:firstLine="0"/>
              <w:rPr>
                <w:lang w:val="en-US"/>
              </w:rPr>
            </w:pP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AB60BD" w14:textId="2586DE92" w:rsidR="00254FFF" w:rsidRPr="00254FFF" w:rsidRDefault="00254FFF" w:rsidP="00254FFF">
            <w:pPr>
              <w:ind w:firstLine="0"/>
              <w:rPr>
                <w:lang w:val="en-US"/>
              </w:rPr>
            </w:pPr>
            <w:r w:rsidRPr="00254FFF">
              <w:rPr>
                <w:lang w:val="en-US"/>
              </w:rPr>
              <w:t>String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AB0082" w14:textId="5549454E" w:rsidR="00254FFF" w:rsidRDefault="00254FFF" w:rsidP="00254FF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3F70DD" w14:textId="2AAE2BFC" w:rsidR="00254FFF" w:rsidRDefault="00614879" w:rsidP="00254FFF">
            <w:pPr>
              <w:ind w:firstLine="0"/>
            </w:pPr>
            <w:r>
              <w:t>Путь до фото.</w:t>
            </w:r>
          </w:p>
        </w:tc>
      </w:tr>
    </w:tbl>
    <w:p w14:paraId="34A12323" w14:textId="7809CCC9" w:rsidR="00254FFF" w:rsidRDefault="00254FFF" w:rsidP="00415FFB">
      <w:pPr>
        <w:ind w:firstLine="0"/>
        <w:rPr>
          <w:b/>
          <w:lang w:val="en-US"/>
        </w:rPr>
      </w:pPr>
    </w:p>
    <w:p w14:paraId="2B023E12" w14:textId="1014068B" w:rsidR="00415FFB" w:rsidRDefault="00415FFB" w:rsidP="00415FFB">
      <w:pPr>
        <w:ind w:firstLine="0"/>
        <w:rPr>
          <w:b/>
          <w:lang w:val="en-US"/>
        </w:rPr>
      </w:pPr>
    </w:p>
    <w:p w14:paraId="6B4BB957" w14:textId="77777777" w:rsidR="00415FFB" w:rsidRPr="00FF3B5B" w:rsidRDefault="00415FFB" w:rsidP="00415FFB">
      <w:pPr>
        <w:ind w:firstLine="0"/>
        <w:rPr>
          <w:b/>
          <w:lang w:val="en-US"/>
        </w:rPr>
      </w:pPr>
    </w:p>
    <w:p w14:paraId="57630F1B" w14:textId="77777777" w:rsidR="00254FFF" w:rsidRPr="000E695E" w:rsidRDefault="00254FFF" w:rsidP="00254FFF">
      <w:pPr>
        <w:ind w:firstLine="0"/>
        <w:rPr>
          <w:b/>
        </w:rPr>
      </w:pPr>
    </w:p>
    <w:p w14:paraId="2B27BAD6" w14:textId="5D78A2C8" w:rsidR="00415FFB" w:rsidRDefault="00415FFB" w:rsidP="00415FFB">
      <w:pPr>
        <w:ind w:firstLine="0"/>
        <w:jc w:val="right"/>
      </w:pPr>
      <w:r>
        <w:lastRenderedPageBreak/>
        <w:t xml:space="preserve">Таблица 4.23 </w:t>
      </w:r>
    </w:p>
    <w:p w14:paraId="2E37629C" w14:textId="105F7189" w:rsidR="00415FFB" w:rsidRPr="00415FFB" w:rsidRDefault="00415FFB" w:rsidP="00415FFB">
      <w:pPr>
        <w:ind w:firstLine="0"/>
        <w:jc w:val="center"/>
        <w:rPr>
          <w:szCs w:val="24"/>
        </w:rPr>
      </w:pPr>
      <w:r>
        <w:rPr>
          <w:szCs w:val="24"/>
        </w:rPr>
        <w:t xml:space="preserve">Описание методов и свойств класса </w:t>
      </w:r>
      <w:proofErr w:type="spellStart"/>
      <w:r w:rsidRPr="00415FFB">
        <w:rPr>
          <w:szCs w:val="24"/>
        </w:rPr>
        <w:t>Api</w:t>
      </w:r>
      <w:proofErr w:type="spellEnd"/>
      <w:r>
        <w:rPr>
          <w:szCs w:val="24"/>
        </w:rPr>
        <w:t>.</w:t>
      </w:r>
      <w:r>
        <w:rPr>
          <w:szCs w:val="24"/>
          <w:lang w:val="en-US"/>
        </w:rPr>
        <w:t>dart</w:t>
      </w:r>
    </w:p>
    <w:tbl>
      <w:tblPr>
        <w:tblStyle w:val="a5"/>
        <w:tblW w:w="10320" w:type="dxa"/>
        <w:tblLayout w:type="fixed"/>
        <w:tblLook w:val="04A0" w:firstRow="1" w:lastRow="0" w:firstColumn="1" w:lastColumn="0" w:noHBand="0" w:noVBand="1"/>
      </w:tblPr>
      <w:tblGrid>
        <w:gridCol w:w="1810"/>
        <w:gridCol w:w="1844"/>
        <w:gridCol w:w="1586"/>
        <w:gridCol w:w="2811"/>
        <w:gridCol w:w="2269"/>
      </w:tblGrid>
      <w:tr w:rsidR="00415FFB" w14:paraId="1F433F3A" w14:textId="77777777" w:rsidTr="00415FFB">
        <w:tc>
          <w:tcPr>
            <w:tcW w:w="103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DCEBD5C" w14:textId="77777777" w:rsidR="00415FFB" w:rsidRDefault="00415FFB" w:rsidP="00415FFB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Методы</w:t>
            </w:r>
          </w:p>
        </w:tc>
      </w:tr>
      <w:tr w:rsidR="00415FFB" w14:paraId="455CA01E" w14:textId="77777777" w:rsidTr="00415FFB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1DD4E83" w14:textId="77777777" w:rsidR="00415FFB" w:rsidRDefault="00415FFB" w:rsidP="00415FFB">
            <w:pPr>
              <w:ind w:firstLine="0"/>
            </w:pPr>
            <w:r>
              <w:t>Имя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219EB81" w14:textId="77777777" w:rsidR="00415FFB" w:rsidRDefault="00415FFB" w:rsidP="00415FFB">
            <w:pPr>
              <w:ind w:firstLine="0"/>
            </w:pPr>
            <w:r>
              <w:t>Модификатор доступа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76C8DB4" w14:textId="77777777" w:rsidR="00415FFB" w:rsidRDefault="00415FFB" w:rsidP="00415FFB">
            <w:pPr>
              <w:ind w:firstLine="0"/>
            </w:pPr>
            <w:r>
              <w:t>Тип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A850410" w14:textId="77777777" w:rsidR="00415FFB" w:rsidRDefault="00415FFB" w:rsidP="00415FFB">
            <w:pPr>
              <w:ind w:firstLine="0"/>
            </w:pPr>
            <w:r>
              <w:t>Аргументы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BF9B334" w14:textId="77777777" w:rsidR="00415FFB" w:rsidRDefault="00415FFB" w:rsidP="00415FFB">
            <w:pPr>
              <w:ind w:firstLine="0"/>
            </w:pPr>
            <w:r>
              <w:t>Назначение</w:t>
            </w:r>
          </w:p>
        </w:tc>
      </w:tr>
      <w:tr w:rsidR="00702A59" w14:paraId="3AE3BFFA" w14:textId="77777777" w:rsidTr="00415FFB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EC6FD" w14:textId="77777777" w:rsidR="00702A59" w:rsidRPr="00D2462F" w:rsidRDefault="00702A59" w:rsidP="00415FFB">
            <w:pPr>
              <w:ind w:firstLine="0"/>
              <w:rPr>
                <w:lang w:val="en-US"/>
              </w:rPr>
            </w:pPr>
            <w:r w:rsidRPr="00702A59">
              <w:rPr>
                <w:lang w:val="en-US"/>
              </w:rPr>
              <w:t>_</w:t>
            </w:r>
            <w:proofErr w:type="spellStart"/>
            <w:r w:rsidRPr="00702A59">
              <w:rPr>
                <w:lang w:val="en-US"/>
              </w:rPr>
              <w:t>getMeetByResponse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14A131" w14:textId="77777777" w:rsidR="00702A59" w:rsidRPr="00702A59" w:rsidRDefault="00702A59" w:rsidP="00415F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8A100" w14:textId="77777777" w:rsidR="00702A59" w:rsidRDefault="00702A59" w:rsidP="00415FFB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C572C9" w14:textId="77777777" w:rsidR="00702A59" w:rsidRPr="00D2462F" w:rsidRDefault="00702A59" w:rsidP="00415FFB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702A59">
              <w:rPr>
                <w:lang w:val="en-US"/>
              </w:rPr>
              <w:t>http.Response</w:t>
            </w:r>
            <w:proofErr w:type="spellEnd"/>
            <w:proofErr w:type="gramEnd"/>
            <w:r w:rsidRPr="00702A59">
              <w:rPr>
                <w:lang w:val="en-US"/>
              </w:rPr>
              <w:t xml:space="preserve"> response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D17789" w14:textId="77777777" w:rsidR="00702A59" w:rsidRDefault="00702A59" w:rsidP="00415FFB">
            <w:pPr>
              <w:ind w:firstLine="0"/>
            </w:pPr>
            <w:r>
              <w:t xml:space="preserve">Получить статус встречи от ответа сервера. </w:t>
            </w:r>
          </w:p>
        </w:tc>
      </w:tr>
      <w:tr w:rsidR="00702A59" w14:paraId="3F009F4A" w14:textId="77777777" w:rsidTr="00415FFB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8A160" w14:textId="77777777" w:rsidR="00702A59" w:rsidRPr="00702A59" w:rsidRDefault="00702A59" w:rsidP="00415FFB">
            <w:pPr>
              <w:ind w:firstLine="0"/>
              <w:rPr>
                <w:lang w:val="en-US"/>
              </w:rPr>
            </w:pPr>
            <w:r>
              <w:t>_</w:t>
            </w:r>
            <w:proofErr w:type="spellStart"/>
            <w:r w:rsidRPr="00702A59">
              <w:rPr>
                <w:lang w:val="en-US"/>
              </w:rPr>
              <w:t>updateTokens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63CB9F" w14:textId="77777777" w:rsidR="00702A59" w:rsidRDefault="00702A59" w:rsidP="00415F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87743F" w14:textId="77777777" w:rsidR="00702A59" w:rsidRDefault="00702A59" w:rsidP="00415FFB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3546E" w14:textId="77777777" w:rsidR="00702A59" w:rsidRPr="00D2462F" w:rsidRDefault="00702A59" w:rsidP="00415F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4AB4A3" w14:textId="77777777" w:rsidR="00702A59" w:rsidRDefault="00702A59" w:rsidP="00415FFB">
            <w:pPr>
              <w:ind w:firstLine="0"/>
            </w:pPr>
            <w:r>
              <w:t>Обновить токены.</w:t>
            </w:r>
          </w:p>
        </w:tc>
      </w:tr>
      <w:tr w:rsidR="00702A59" w14:paraId="686B4470" w14:textId="77777777" w:rsidTr="00415FFB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BBE11" w14:textId="77777777" w:rsidR="00702A59" w:rsidRPr="00D2462F" w:rsidRDefault="00702A59" w:rsidP="00415FFB">
            <w:pPr>
              <w:ind w:firstLine="0"/>
              <w:rPr>
                <w:lang w:val="en-US"/>
              </w:rPr>
            </w:pPr>
            <w:proofErr w:type="spellStart"/>
            <w:r w:rsidRPr="00702A59">
              <w:rPr>
                <w:lang w:val="en-US"/>
              </w:rPr>
              <w:t>cancelSearch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E74009" w14:textId="77777777" w:rsidR="00702A59" w:rsidRDefault="00702A59" w:rsidP="00415F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90530A" w14:textId="77777777" w:rsidR="00702A59" w:rsidRDefault="00702A59" w:rsidP="00415FFB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CE8231" w14:textId="77777777" w:rsidR="00702A59" w:rsidRPr="00D2462F" w:rsidRDefault="00702A59" w:rsidP="00415F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590A8" w14:textId="77777777" w:rsidR="00702A59" w:rsidRDefault="00702A59" w:rsidP="00415FFB">
            <w:pPr>
              <w:ind w:firstLine="0"/>
            </w:pPr>
            <w:r>
              <w:t>Отменить поиск встречи.</w:t>
            </w:r>
          </w:p>
        </w:tc>
      </w:tr>
      <w:tr w:rsidR="00702A59" w14:paraId="281A5E3B" w14:textId="77777777" w:rsidTr="00415FFB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D5A7F" w14:textId="77777777" w:rsidR="00702A59" w:rsidRPr="00D2462F" w:rsidRDefault="00702A59" w:rsidP="00415FFB">
            <w:pPr>
              <w:ind w:firstLine="0"/>
              <w:rPr>
                <w:lang w:val="en-US"/>
              </w:rPr>
            </w:pPr>
            <w:proofErr w:type="spellStart"/>
            <w:r w:rsidRPr="00415FFB">
              <w:rPr>
                <w:lang w:val="en-US"/>
              </w:rPr>
              <w:t>confirmCode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5A3DC" w14:textId="77777777" w:rsidR="00702A59" w:rsidRDefault="00702A59" w:rsidP="00415F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C1427" w14:textId="77777777" w:rsidR="00702A59" w:rsidRDefault="00702A59" w:rsidP="00415FFB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BDDEDA" w14:textId="77777777" w:rsidR="00702A59" w:rsidRPr="00D2462F" w:rsidRDefault="00702A59" w:rsidP="00415FFB">
            <w:pPr>
              <w:ind w:firstLine="0"/>
              <w:rPr>
                <w:lang w:val="en-US"/>
              </w:rPr>
            </w:pPr>
            <w:r w:rsidRPr="00702A59">
              <w:rPr>
                <w:lang w:val="en-US"/>
              </w:rPr>
              <w:t>String code, String email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B445C" w14:textId="77777777" w:rsidR="00702A59" w:rsidRDefault="00702A59" w:rsidP="00415FFB">
            <w:pPr>
              <w:ind w:firstLine="0"/>
            </w:pPr>
            <w:r>
              <w:t>Подтвердить код подтверждения.</w:t>
            </w:r>
          </w:p>
        </w:tc>
      </w:tr>
      <w:tr w:rsidR="00702A59" w14:paraId="6DA4CC27" w14:textId="77777777" w:rsidTr="00415FFB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9DCAFD" w14:textId="77777777" w:rsidR="00702A59" w:rsidRDefault="00702A59" w:rsidP="00415FFB">
            <w:pPr>
              <w:ind w:firstLine="0"/>
              <w:rPr>
                <w:lang w:val="en-US"/>
              </w:rPr>
            </w:pPr>
            <w:proofErr w:type="spellStart"/>
            <w:r w:rsidRPr="00415FFB">
              <w:rPr>
                <w:lang w:val="en-US"/>
              </w:rPr>
              <w:t>getImageUrlByUser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80FF50" w14:textId="77777777" w:rsidR="00702A59" w:rsidRDefault="00702A59" w:rsidP="00415F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F6AC3" w14:textId="77777777" w:rsidR="00702A59" w:rsidRDefault="00702A59" w:rsidP="00415FFB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3FBEB7" w14:textId="77777777" w:rsidR="00702A59" w:rsidRDefault="00702A59" w:rsidP="00415FFB">
            <w:pPr>
              <w:ind w:firstLine="0"/>
              <w:rPr>
                <w:lang w:val="en-US"/>
              </w:rPr>
            </w:pPr>
            <w:r w:rsidRPr="00702A59">
              <w:rPr>
                <w:lang w:val="en-US"/>
              </w:rPr>
              <w:t xml:space="preserve">User </w:t>
            </w:r>
            <w:proofErr w:type="spellStart"/>
            <w:r w:rsidRPr="00702A59">
              <w:rPr>
                <w:lang w:val="en-US"/>
              </w:rPr>
              <w:t>user</w:t>
            </w:r>
            <w:proofErr w:type="spellEnd"/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844054" w14:textId="77777777" w:rsidR="00702A59" w:rsidRPr="00702A59" w:rsidRDefault="00702A59" w:rsidP="00415FFB">
            <w:pPr>
              <w:ind w:firstLine="0"/>
            </w:pPr>
            <w:r>
              <w:t>Получить адрес изображения у пользователя.</w:t>
            </w:r>
          </w:p>
        </w:tc>
      </w:tr>
      <w:tr w:rsidR="00702A59" w14:paraId="49F9079E" w14:textId="77777777" w:rsidTr="00415FFB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8D4E6" w14:textId="77777777" w:rsidR="00702A59" w:rsidRPr="00702A59" w:rsidRDefault="00702A59" w:rsidP="00415FFB">
            <w:pPr>
              <w:ind w:firstLine="0"/>
              <w:rPr>
                <w:lang w:val="en-US"/>
              </w:rPr>
            </w:pPr>
            <w:proofErr w:type="spellStart"/>
            <w:r w:rsidRPr="00702A59">
              <w:rPr>
                <w:lang w:val="en-US"/>
              </w:rPr>
              <w:t>getMeet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4C6894" w14:textId="77777777" w:rsidR="00702A59" w:rsidRDefault="00702A59" w:rsidP="00415F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4B441" w14:textId="77777777" w:rsidR="00702A59" w:rsidRDefault="00702A59" w:rsidP="00415FFB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940E2F" w14:textId="77777777" w:rsidR="00702A59" w:rsidRPr="00D2462F" w:rsidRDefault="00702A59" w:rsidP="00415F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1027B" w14:textId="77777777" w:rsidR="00702A59" w:rsidRDefault="00702A59" w:rsidP="00415FFB">
            <w:pPr>
              <w:ind w:firstLine="0"/>
            </w:pPr>
            <w:r>
              <w:t>Получить встречу.</w:t>
            </w:r>
          </w:p>
        </w:tc>
      </w:tr>
      <w:tr w:rsidR="00702A59" w14:paraId="039E820B" w14:textId="77777777" w:rsidTr="00415FFB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A6178E" w14:textId="77777777" w:rsidR="00702A59" w:rsidRPr="00702A59" w:rsidRDefault="00702A59" w:rsidP="00415FFB">
            <w:pPr>
              <w:ind w:firstLine="0"/>
              <w:rPr>
                <w:lang w:val="en-US"/>
              </w:rPr>
            </w:pPr>
            <w:proofErr w:type="spellStart"/>
            <w:r w:rsidRPr="00702A59">
              <w:rPr>
                <w:lang w:val="en-US"/>
              </w:rPr>
              <w:t>getMeets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E296A7" w14:textId="77777777" w:rsidR="00702A59" w:rsidRDefault="00702A59" w:rsidP="00415F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BA4615" w14:textId="77777777" w:rsidR="00702A59" w:rsidRDefault="00702A59" w:rsidP="00415FFB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F5D10" w14:textId="77777777" w:rsidR="00702A59" w:rsidRPr="00D2462F" w:rsidRDefault="00702A59" w:rsidP="00415F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41E297" w14:textId="77777777" w:rsidR="00702A59" w:rsidRDefault="00702A59" w:rsidP="00415FFB">
            <w:pPr>
              <w:ind w:firstLine="0"/>
            </w:pPr>
            <w:r>
              <w:t>Получить встречи.</w:t>
            </w:r>
          </w:p>
        </w:tc>
      </w:tr>
      <w:tr w:rsidR="00702A59" w14:paraId="407106E9" w14:textId="77777777" w:rsidTr="00415FFB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EF8289" w14:textId="77777777" w:rsidR="00702A59" w:rsidRPr="00D2462F" w:rsidRDefault="00702A59" w:rsidP="00415FFB">
            <w:pPr>
              <w:ind w:firstLine="0"/>
              <w:rPr>
                <w:lang w:val="en-US"/>
              </w:rPr>
            </w:pPr>
            <w:proofErr w:type="spellStart"/>
            <w:r w:rsidRPr="00702A59">
              <w:rPr>
                <w:lang w:val="en-US"/>
              </w:rPr>
              <w:t>getUser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6FB7DB" w14:textId="77777777" w:rsidR="00702A59" w:rsidRDefault="00702A59" w:rsidP="00415F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ED3096" w14:textId="77777777" w:rsidR="00702A59" w:rsidRDefault="00702A59" w:rsidP="00415FFB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6DD724" w14:textId="77777777" w:rsidR="00702A59" w:rsidRPr="00D2462F" w:rsidRDefault="00702A59" w:rsidP="00415F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E3423E" w14:textId="77777777" w:rsidR="00702A59" w:rsidRDefault="00702A59" w:rsidP="00415FFB">
            <w:pPr>
              <w:ind w:firstLine="0"/>
            </w:pPr>
            <w:r>
              <w:t>Получить пользователя.</w:t>
            </w:r>
          </w:p>
        </w:tc>
      </w:tr>
      <w:tr w:rsidR="00702A59" w14:paraId="457C9EFC" w14:textId="77777777" w:rsidTr="00415FFB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22EFF0" w14:textId="77777777" w:rsidR="00702A59" w:rsidRPr="00702A59" w:rsidRDefault="00702A59" w:rsidP="00415FFB">
            <w:pPr>
              <w:ind w:firstLine="0"/>
            </w:pPr>
            <w:r w:rsidRPr="00702A59">
              <w:rPr>
                <w:lang w:val="en-US"/>
              </w:rPr>
              <w:t>search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5B951E" w14:textId="77777777" w:rsidR="00702A59" w:rsidRDefault="00702A59" w:rsidP="00415F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746BF3" w14:textId="77777777" w:rsidR="00702A59" w:rsidRDefault="00702A59" w:rsidP="00415FFB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E3120" w14:textId="77777777" w:rsidR="00702A59" w:rsidRPr="00D2462F" w:rsidRDefault="00702A59" w:rsidP="00415FFB">
            <w:pPr>
              <w:ind w:firstLine="0"/>
              <w:rPr>
                <w:lang w:val="en-US"/>
              </w:rPr>
            </w:pPr>
            <w:proofErr w:type="spellStart"/>
            <w:r w:rsidRPr="00702A59">
              <w:rPr>
                <w:lang w:val="en-US"/>
              </w:rPr>
              <w:t>SearchParams</w:t>
            </w:r>
            <w:proofErr w:type="spellEnd"/>
            <w:r w:rsidRPr="00702A59">
              <w:rPr>
                <w:lang w:val="en-US"/>
              </w:rPr>
              <w:t xml:space="preserve"> </w:t>
            </w:r>
            <w:proofErr w:type="spellStart"/>
            <w:r w:rsidRPr="00702A59">
              <w:rPr>
                <w:lang w:val="en-US"/>
              </w:rPr>
              <w:t>searchParams</w:t>
            </w:r>
            <w:proofErr w:type="spellEnd"/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F8F63" w14:textId="77777777" w:rsidR="00702A59" w:rsidRDefault="00702A59" w:rsidP="00415FFB">
            <w:pPr>
              <w:ind w:firstLine="0"/>
            </w:pPr>
            <w:r>
              <w:t>Начать поиск встречи.</w:t>
            </w:r>
          </w:p>
        </w:tc>
      </w:tr>
      <w:tr w:rsidR="00702A59" w14:paraId="5F707060" w14:textId="77777777" w:rsidTr="00415FFB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EBF11A" w14:textId="77777777" w:rsidR="00702A59" w:rsidRPr="009A7920" w:rsidRDefault="00702A59" w:rsidP="00415FFB">
            <w:pPr>
              <w:ind w:firstLine="0"/>
              <w:rPr>
                <w:lang w:val="en-US"/>
              </w:rPr>
            </w:pPr>
            <w:proofErr w:type="spellStart"/>
            <w:r w:rsidRPr="00415FFB">
              <w:rPr>
                <w:lang w:val="en-US"/>
              </w:rPr>
              <w:t>sendCode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D5E31" w14:textId="77777777" w:rsidR="00702A59" w:rsidRDefault="00702A59" w:rsidP="00415F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635F48" w14:textId="77777777" w:rsidR="00702A59" w:rsidRDefault="00702A59" w:rsidP="00415FFB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4B3322" w14:textId="77777777" w:rsidR="00702A59" w:rsidRPr="00D2462F" w:rsidRDefault="00702A59" w:rsidP="00415FFB">
            <w:pPr>
              <w:ind w:firstLine="0"/>
              <w:rPr>
                <w:lang w:val="en-US"/>
              </w:rPr>
            </w:pPr>
            <w:r w:rsidRPr="00702A59">
              <w:rPr>
                <w:lang w:val="en-US"/>
              </w:rPr>
              <w:t>String email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5815C" w14:textId="77777777" w:rsidR="00702A59" w:rsidRPr="00702A59" w:rsidRDefault="00702A59" w:rsidP="00415FFB">
            <w:pPr>
              <w:ind w:firstLine="0"/>
            </w:pPr>
            <w:r>
              <w:t xml:space="preserve">Отправить код подтверждения на </w:t>
            </w:r>
            <w:r>
              <w:rPr>
                <w:lang w:val="en-US"/>
              </w:rPr>
              <w:t>email</w:t>
            </w:r>
            <w:r w:rsidRPr="00702A59">
              <w:t>.</w:t>
            </w:r>
          </w:p>
        </w:tc>
      </w:tr>
      <w:tr w:rsidR="00702A59" w14:paraId="0664A68C" w14:textId="77777777" w:rsidTr="00415FFB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3F76D" w14:textId="77777777" w:rsidR="00702A59" w:rsidRPr="00D2462F" w:rsidRDefault="00702A59" w:rsidP="00415FFB">
            <w:pPr>
              <w:ind w:firstLine="0"/>
              <w:rPr>
                <w:lang w:val="en-US"/>
              </w:rPr>
            </w:pPr>
            <w:proofErr w:type="spellStart"/>
            <w:r w:rsidRPr="00702A59">
              <w:rPr>
                <w:lang w:val="en-US"/>
              </w:rPr>
              <w:t>setPhoto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8807AA" w14:textId="77777777" w:rsidR="00702A59" w:rsidRDefault="00702A59" w:rsidP="00415F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9AA9FF" w14:textId="77777777" w:rsidR="00702A59" w:rsidRDefault="00702A59" w:rsidP="00415FFB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78800B" w14:textId="77777777" w:rsidR="00702A59" w:rsidRPr="00D2462F" w:rsidRDefault="00702A59" w:rsidP="00415FFB">
            <w:pPr>
              <w:ind w:firstLine="0"/>
              <w:rPr>
                <w:lang w:val="en-US"/>
              </w:rPr>
            </w:pPr>
            <w:r w:rsidRPr="00702A59">
              <w:rPr>
                <w:lang w:val="en-US"/>
              </w:rPr>
              <w:t xml:space="preserve">User </w:t>
            </w:r>
            <w:proofErr w:type="spellStart"/>
            <w:r w:rsidRPr="00702A59">
              <w:rPr>
                <w:lang w:val="en-US"/>
              </w:rPr>
              <w:t>user</w:t>
            </w:r>
            <w:proofErr w:type="spellEnd"/>
            <w:r w:rsidRPr="00702A59">
              <w:rPr>
                <w:lang w:val="en-US"/>
              </w:rPr>
              <w:t xml:space="preserve">, File </w:t>
            </w:r>
            <w:proofErr w:type="spellStart"/>
            <w:r w:rsidRPr="00702A59">
              <w:rPr>
                <w:lang w:val="en-US"/>
              </w:rPr>
              <w:t>file</w:t>
            </w:r>
            <w:proofErr w:type="spellEnd"/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D4FFC4" w14:textId="77777777" w:rsidR="00702A59" w:rsidRDefault="00702A59" w:rsidP="00415FFB">
            <w:pPr>
              <w:ind w:firstLine="0"/>
            </w:pPr>
            <w:r>
              <w:t>Загрузить фотографию пользователю.</w:t>
            </w:r>
          </w:p>
        </w:tc>
      </w:tr>
      <w:tr w:rsidR="00702A59" w14:paraId="5E5E55A6" w14:textId="77777777" w:rsidTr="00415FFB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560002" w14:textId="77777777" w:rsidR="00702A59" w:rsidRPr="00D2462F" w:rsidRDefault="00702A59" w:rsidP="00415FFB">
            <w:pPr>
              <w:ind w:firstLine="0"/>
              <w:rPr>
                <w:lang w:val="en-US"/>
              </w:rPr>
            </w:pPr>
            <w:proofErr w:type="spellStart"/>
            <w:r w:rsidRPr="00702A59">
              <w:rPr>
                <w:lang w:val="en-US"/>
              </w:rPr>
              <w:t>setUser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4B2613" w14:textId="77777777" w:rsidR="00702A59" w:rsidRDefault="00702A59" w:rsidP="00415F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007D38" w14:textId="77777777" w:rsidR="00702A59" w:rsidRDefault="00702A59" w:rsidP="00415FFB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D0B0C7" w14:textId="77777777" w:rsidR="00702A59" w:rsidRPr="00D2462F" w:rsidRDefault="00702A59" w:rsidP="00415FFB">
            <w:pPr>
              <w:ind w:firstLine="0"/>
              <w:rPr>
                <w:lang w:val="en-US"/>
              </w:rPr>
            </w:pPr>
            <w:r w:rsidRPr="00702A59">
              <w:rPr>
                <w:lang w:val="en-US"/>
              </w:rPr>
              <w:t xml:space="preserve">User </w:t>
            </w:r>
            <w:proofErr w:type="spellStart"/>
            <w:r w:rsidRPr="00702A59">
              <w:rPr>
                <w:lang w:val="en-US"/>
              </w:rPr>
              <w:t>user</w:t>
            </w:r>
            <w:proofErr w:type="spellEnd"/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1A7745" w14:textId="77777777" w:rsidR="00702A59" w:rsidRDefault="00702A59" w:rsidP="00415FFB">
            <w:pPr>
              <w:ind w:firstLine="0"/>
            </w:pPr>
            <w:r>
              <w:t>Выставить настройки пользователю.</w:t>
            </w:r>
          </w:p>
        </w:tc>
      </w:tr>
      <w:tr w:rsidR="00702A59" w14:paraId="3F32E3C5" w14:textId="77777777" w:rsidTr="00415FFB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08BB5C" w14:textId="77777777" w:rsidR="00702A59" w:rsidRDefault="00702A59" w:rsidP="00415FFB">
            <w:pPr>
              <w:ind w:firstLine="0"/>
              <w:rPr>
                <w:lang w:val="en-US"/>
              </w:rPr>
            </w:pPr>
            <w:proofErr w:type="spellStart"/>
            <w:r w:rsidRPr="00415FFB">
              <w:rPr>
                <w:lang w:val="en-US"/>
              </w:rPr>
              <w:t>updateImage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08B481" w14:textId="77777777" w:rsidR="00702A59" w:rsidRDefault="00702A59" w:rsidP="00415F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018AE8" w14:textId="77777777" w:rsidR="00702A59" w:rsidRDefault="00702A59" w:rsidP="00415FFB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AE284" w14:textId="77777777" w:rsidR="00702A59" w:rsidRPr="009A7920" w:rsidRDefault="00702A59" w:rsidP="00415F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109BB9" w14:textId="77777777" w:rsidR="00702A59" w:rsidRDefault="00702A59" w:rsidP="00415FFB">
            <w:pPr>
              <w:ind w:firstLine="0"/>
            </w:pPr>
            <w:r>
              <w:t>Обновление адреса для получения фотографии.</w:t>
            </w:r>
          </w:p>
        </w:tc>
      </w:tr>
    </w:tbl>
    <w:p w14:paraId="5E8FBCA2" w14:textId="722406F5" w:rsidR="00702A59" w:rsidRDefault="00702A59" w:rsidP="00702A59">
      <w:pPr>
        <w:ind w:firstLine="0"/>
        <w:jc w:val="right"/>
      </w:pPr>
      <w:r>
        <w:t xml:space="preserve">Таблица 4.24 </w:t>
      </w:r>
    </w:p>
    <w:p w14:paraId="4B4481E5" w14:textId="0C2D5B00" w:rsidR="00702A59" w:rsidRPr="00415FFB" w:rsidRDefault="00702A59" w:rsidP="00702A59">
      <w:pPr>
        <w:ind w:firstLine="0"/>
        <w:jc w:val="center"/>
        <w:rPr>
          <w:szCs w:val="24"/>
        </w:rPr>
      </w:pPr>
      <w:r>
        <w:rPr>
          <w:szCs w:val="24"/>
        </w:rPr>
        <w:t xml:space="preserve">Описание методов и свойств класса </w:t>
      </w:r>
      <w:r>
        <w:rPr>
          <w:szCs w:val="24"/>
          <w:lang w:val="en-US"/>
        </w:rPr>
        <w:t>Auth</w:t>
      </w:r>
      <w:r>
        <w:rPr>
          <w:szCs w:val="24"/>
        </w:rPr>
        <w:t>.</w:t>
      </w:r>
      <w:r>
        <w:rPr>
          <w:szCs w:val="24"/>
          <w:lang w:val="en-US"/>
        </w:rPr>
        <w:t>dart</w:t>
      </w:r>
    </w:p>
    <w:tbl>
      <w:tblPr>
        <w:tblStyle w:val="a5"/>
        <w:tblW w:w="10320" w:type="dxa"/>
        <w:tblLayout w:type="fixed"/>
        <w:tblLook w:val="04A0" w:firstRow="1" w:lastRow="0" w:firstColumn="1" w:lastColumn="0" w:noHBand="0" w:noVBand="1"/>
      </w:tblPr>
      <w:tblGrid>
        <w:gridCol w:w="1810"/>
        <w:gridCol w:w="1844"/>
        <w:gridCol w:w="1586"/>
        <w:gridCol w:w="2811"/>
        <w:gridCol w:w="2269"/>
      </w:tblGrid>
      <w:tr w:rsidR="00702A59" w14:paraId="67B29FE7" w14:textId="77777777" w:rsidTr="000F0F95">
        <w:tc>
          <w:tcPr>
            <w:tcW w:w="103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E380F60" w14:textId="77777777" w:rsidR="00702A59" w:rsidRDefault="00702A59" w:rsidP="000F0F95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Методы</w:t>
            </w:r>
          </w:p>
        </w:tc>
      </w:tr>
      <w:tr w:rsidR="00702A59" w14:paraId="1549EA6B" w14:textId="77777777" w:rsidTr="000F0F95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AAD4C71" w14:textId="77777777" w:rsidR="00702A59" w:rsidRDefault="00702A59" w:rsidP="000F0F95">
            <w:pPr>
              <w:ind w:firstLine="0"/>
            </w:pPr>
            <w:r>
              <w:t>Имя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55A57A0" w14:textId="77777777" w:rsidR="00702A59" w:rsidRDefault="00702A59" w:rsidP="000F0F95">
            <w:pPr>
              <w:ind w:firstLine="0"/>
            </w:pPr>
            <w:r>
              <w:t>Модификатор доступа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5E08764" w14:textId="77777777" w:rsidR="00702A59" w:rsidRDefault="00702A59" w:rsidP="000F0F95">
            <w:pPr>
              <w:ind w:firstLine="0"/>
            </w:pPr>
            <w:r>
              <w:t>Тип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1B6E151" w14:textId="77777777" w:rsidR="00702A59" w:rsidRDefault="00702A59" w:rsidP="000F0F95">
            <w:pPr>
              <w:ind w:firstLine="0"/>
            </w:pPr>
            <w:r>
              <w:t>Аргументы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FEEC009" w14:textId="77777777" w:rsidR="00702A59" w:rsidRDefault="00702A59" w:rsidP="000F0F95">
            <w:pPr>
              <w:ind w:firstLine="0"/>
            </w:pPr>
            <w:r>
              <w:t>Назначение</w:t>
            </w:r>
          </w:p>
        </w:tc>
      </w:tr>
      <w:tr w:rsidR="007F5112" w14:paraId="5CD21E7E" w14:textId="77777777" w:rsidTr="000F0F95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8A8493" w14:textId="77777777" w:rsidR="007F5112" w:rsidRPr="00D2462F" w:rsidRDefault="007F5112" w:rsidP="000F0F95">
            <w:pPr>
              <w:ind w:firstLine="0"/>
              <w:rPr>
                <w:lang w:val="en-US"/>
              </w:rPr>
            </w:pPr>
            <w:proofErr w:type="spellStart"/>
            <w:r w:rsidRPr="007F5112">
              <w:rPr>
                <w:lang w:val="en-US"/>
              </w:rPr>
              <w:t>getAccessToken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CC369" w14:textId="77777777" w:rsidR="007F5112" w:rsidRDefault="007F5112" w:rsidP="000F0F9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B15BFA" w14:textId="77777777" w:rsidR="007F5112" w:rsidRDefault="007F5112" w:rsidP="000F0F95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224E93" w14:textId="77777777" w:rsidR="007F5112" w:rsidRPr="00D2462F" w:rsidRDefault="007F5112" w:rsidP="000F0F9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2D458D" w14:textId="77777777" w:rsidR="007F5112" w:rsidRPr="007F5112" w:rsidRDefault="007F5112" w:rsidP="000F0F95">
            <w:pPr>
              <w:ind w:firstLine="0"/>
            </w:pPr>
            <w:r>
              <w:t xml:space="preserve">Получить </w:t>
            </w:r>
            <w:r>
              <w:rPr>
                <w:lang w:val="en-US"/>
              </w:rPr>
              <w:t xml:space="preserve">access </w:t>
            </w:r>
            <w:r>
              <w:t>токен.</w:t>
            </w:r>
          </w:p>
        </w:tc>
      </w:tr>
      <w:tr w:rsidR="007F5112" w14:paraId="3063DBCE" w14:textId="77777777" w:rsidTr="000F0F95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E8B3AD" w14:textId="77777777" w:rsidR="007F5112" w:rsidRPr="00702A59" w:rsidRDefault="007F5112" w:rsidP="000F0F95">
            <w:pPr>
              <w:ind w:firstLine="0"/>
              <w:rPr>
                <w:lang w:val="en-US"/>
              </w:rPr>
            </w:pPr>
            <w:proofErr w:type="spellStart"/>
            <w:r w:rsidRPr="007F5112">
              <w:rPr>
                <w:lang w:val="en-US"/>
              </w:rPr>
              <w:t>getData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41968B" w14:textId="77777777" w:rsidR="007F5112" w:rsidRDefault="007F5112" w:rsidP="000F0F9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3909CC" w14:textId="77777777" w:rsidR="007F5112" w:rsidRDefault="007F5112" w:rsidP="000F0F95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398C88" w14:textId="77777777" w:rsidR="007F5112" w:rsidRPr="00D2462F" w:rsidRDefault="007F5112" w:rsidP="000F0F9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D12ACD" w14:textId="77777777" w:rsidR="007F5112" w:rsidRDefault="007F5112" w:rsidP="000F0F95">
            <w:pPr>
              <w:ind w:firstLine="0"/>
            </w:pPr>
            <w:r>
              <w:t>Получить данные из хранилища.</w:t>
            </w:r>
          </w:p>
        </w:tc>
      </w:tr>
      <w:tr w:rsidR="007F5112" w14:paraId="622FCFF0" w14:textId="77777777" w:rsidTr="007F5112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445CE" w14:textId="77777777" w:rsidR="007F5112" w:rsidRDefault="007F5112" w:rsidP="000F0F95">
            <w:pPr>
              <w:ind w:firstLine="0"/>
              <w:rPr>
                <w:lang w:val="en-US"/>
              </w:rPr>
            </w:pPr>
            <w:proofErr w:type="spellStart"/>
            <w:r w:rsidRPr="007F5112">
              <w:rPr>
                <w:lang w:val="en-US"/>
              </w:rPr>
              <w:t>getEmail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26ACC1" w14:textId="77777777" w:rsidR="007F5112" w:rsidRDefault="007F5112" w:rsidP="000F0F9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E3571" w14:textId="77777777" w:rsidR="007F5112" w:rsidRDefault="007F5112" w:rsidP="000F0F95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50BEA" w14:textId="77777777" w:rsidR="007F5112" w:rsidRDefault="007F5112" w:rsidP="000F0F9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76DE02" w14:textId="77777777" w:rsidR="007F5112" w:rsidRPr="007F5112" w:rsidRDefault="007F5112" w:rsidP="000F0F95">
            <w:pPr>
              <w:ind w:firstLine="0"/>
            </w:pPr>
            <w:r>
              <w:t xml:space="preserve">Получить </w:t>
            </w:r>
            <w:r>
              <w:rPr>
                <w:lang w:val="en-US"/>
              </w:rPr>
              <w:t>email</w:t>
            </w:r>
            <w:r>
              <w:t xml:space="preserve"> – адрес.</w:t>
            </w:r>
          </w:p>
        </w:tc>
      </w:tr>
      <w:tr w:rsidR="007F5112" w14:paraId="0EAE995C" w14:textId="77777777" w:rsidTr="000F0F95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490287" w14:textId="77777777" w:rsidR="007F5112" w:rsidRPr="00D2462F" w:rsidRDefault="007F5112" w:rsidP="000F0F95">
            <w:pPr>
              <w:ind w:firstLine="0"/>
              <w:rPr>
                <w:lang w:val="en-US"/>
              </w:rPr>
            </w:pPr>
            <w:proofErr w:type="spellStart"/>
            <w:r w:rsidRPr="007F5112">
              <w:rPr>
                <w:lang w:val="en-US"/>
              </w:rPr>
              <w:lastRenderedPageBreak/>
              <w:t>getFingerprint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F2D4CE" w14:textId="77777777" w:rsidR="007F5112" w:rsidRDefault="007F5112" w:rsidP="000F0F9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A9B8F" w14:textId="77777777" w:rsidR="007F5112" w:rsidRDefault="007F5112" w:rsidP="000F0F95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8E83AF" w14:textId="77777777" w:rsidR="007F5112" w:rsidRPr="00D2462F" w:rsidRDefault="007F5112" w:rsidP="000F0F9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5E9608" w14:textId="77777777" w:rsidR="007F5112" w:rsidRDefault="007F5112" w:rsidP="000F0F95">
            <w:pPr>
              <w:ind w:firstLine="0"/>
            </w:pPr>
            <w:r>
              <w:t>Получить уникальный идентификатор.</w:t>
            </w:r>
          </w:p>
        </w:tc>
      </w:tr>
      <w:tr w:rsidR="007F5112" w14:paraId="74B612B8" w14:textId="77777777" w:rsidTr="000F0F95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3E19FD" w14:textId="77777777" w:rsidR="007F5112" w:rsidRPr="00702A59" w:rsidRDefault="007F5112" w:rsidP="000F0F95">
            <w:pPr>
              <w:ind w:firstLine="0"/>
              <w:rPr>
                <w:lang w:val="en-US"/>
              </w:rPr>
            </w:pPr>
            <w:proofErr w:type="spellStart"/>
            <w:r w:rsidRPr="007F5112">
              <w:rPr>
                <w:lang w:val="en-US"/>
              </w:rPr>
              <w:t>getRefreshToken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7E842" w14:textId="77777777" w:rsidR="007F5112" w:rsidRDefault="007F5112" w:rsidP="000F0F9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1614A7" w14:textId="77777777" w:rsidR="007F5112" w:rsidRDefault="007F5112" w:rsidP="000F0F95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31B12" w14:textId="77777777" w:rsidR="007F5112" w:rsidRPr="00D2462F" w:rsidRDefault="007F5112" w:rsidP="000F0F9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D23132" w14:textId="77777777" w:rsidR="007F5112" w:rsidRPr="007F5112" w:rsidRDefault="007F5112" w:rsidP="000F0F95">
            <w:pPr>
              <w:ind w:firstLine="0"/>
            </w:pPr>
            <w:r>
              <w:t>Получить</w:t>
            </w:r>
            <w:r>
              <w:rPr>
                <w:lang w:val="en-US"/>
              </w:rPr>
              <w:t xml:space="preserve"> refresh</w:t>
            </w:r>
            <w:r>
              <w:t xml:space="preserve"> токен.</w:t>
            </w:r>
          </w:p>
        </w:tc>
      </w:tr>
      <w:tr w:rsidR="007F5112" w14:paraId="2F39D254" w14:textId="77777777" w:rsidTr="000F0F95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F90898" w14:textId="77777777" w:rsidR="007F5112" w:rsidRPr="00D2462F" w:rsidRDefault="007F5112" w:rsidP="000F0F95">
            <w:pPr>
              <w:ind w:firstLine="0"/>
              <w:rPr>
                <w:lang w:val="en-US"/>
              </w:rPr>
            </w:pPr>
            <w:proofErr w:type="spellStart"/>
            <w:r w:rsidRPr="007F5112">
              <w:rPr>
                <w:lang w:val="en-US"/>
              </w:rPr>
              <w:t>saveDataByJson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CB6A7C" w14:textId="77777777" w:rsidR="007F5112" w:rsidRPr="007F5112" w:rsidRDefault="007F5112" w:rsidP="000F0F9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10AE3" w14:textId="77777777" w:rsidR="007F5112" w:rsidRDefault="007F5112" w:rsidP="000F0F95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B7968" w14:textId="77777777" w:rsidR="007F5112" w:rsidRPr="00D2462F" w:rsidRDefault="007F5112" w:rsidP="000F0F95">
            <w:pPr>
              <w:ind w:firstLine="0"/>
              <w:rPr>
                <w:lang w:val="en-US"/>
              </w:rPr>
            </w:pPr>
            <w:r w:rsidRPr="007F5112">
              <w:rPr>
                <w:lang w:val="en-US"/>
              </w:rPr>
              <w:t>String email, String json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FD8DE9" w14:textId="77777777" w:rsidR="007F5112" w:rsidRPr="007F5112" w:rsidRDefault="007F5112" w:rsidP="000F0F95">
            <w:pPr>
              <w:ind w:firstLine="0"/>
            </w:pPr>
            <w:r>
              <w:t xml:space="preserve">Сохранить данные по полученной </w:t>
            </w:r>
            <w:r>
              <w:rPr>
                <w:lang w:val="en-US"/>
              </w:rPr>
              <w:t>JSON</w:t>
            </w:r>
            <w:r>
              <w:t>.</w:t>
            </w:r>
          </w:p>
        </w:tc>
      </w:tr>
    </w:tbl>
    <w:p w14:paraId="3228AD92" w14:textId="08B15BD8" w:rsidR="007F5112" w:rsidRDefault="007F5112" w:rsidP="007F5112">
      <w:pPr>
        <w:ind w:firstLine="0"/>
        <w:jc w:val="right"/>
      </w:pPr>
      <w:r>
        <w:t>Таблица 4.25</w:t>
      </w:r>
    </w:p>
    <w:p w14:paraId="5D977CE0" w14:textId="1D26E6E3" w:rsidR="007F5112" w:rsidRPr="00415FFB" w:rsidRDefault="007F5112" w:rsidP="007F5112">
      <w:pPr>
        <w:ind w:firstLine="0"/>
        <w:jc w:val="center"/>
        <w:rPr>
          <w:szCs w:val="24"/>
        </w:rPr>
      </w:pPr>
      <w:r>
        <w:rPr>
          <w:szCs w:val="24"/>
        </w:rPr>
        <w:t xml:space="preserve">Описание методов и свойств класса </w:t>
      </w:r>
      <w:r w:rsidR="003B5D7E" w:rsidRPr="003B5D7E">
        <w:rPr>
          <w:szCs w:val="24"/>
          <w:lang w:val="en-US"/>
        </w:rPr>
        <w:t>Meet</w:t>
      </w:r>
      <w:r>
        <w:rPr>
          <w:szCs w:val="24"/>
        </w:rPr>
        <w:t>.</w:t>
      </w:r>
      <w:r>
        <w:rPr>
          <w:szCs w:val="24"/>
          <w:lang w:val="en-US"/>
        </w:rPr>
        <w:t>dart</w:t>
      </w:r>
    </w:p>
    <w:tbl>
      <w:tblPr>
        <w:tblStyle w:val="a5"/>
        <w:tblW w:w="10320" w:type="dxa"/>
        <w:tblLayout w:type="fixed"/>
        <w:tblLook w:val="04A0" w:firstRow="1" w:lastRow="0" w:firstColumn="1" w:lastColumn="0" w:noHBand="0" w:noVBand="1"/>
      </w:tblPr>
      <w:tblGrid>
        <w:gridCol w:w="1810"/>
        <w:gridCol w:w="1844"/>
        <w:gridCol w:w="1586"/>
        <w:gridCol w:w="2811"/>
        <w:gridCol w:w="2269"/>
      </w:tblGrid>
      <w:tr w:rsidR="007F5112" w14:paraId="3572C91A" w14:textId="77777777" w:rsidTr="000F0F95">
        <w:tc>
          <w:tcPr>
            <w:tcW w:w="103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79E781E" w14:textId="77777777" w:rsidR="007F5112" w:rsidRDefault="007F5112" w:rsidP="000F0F95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Методы</w:t>
            </w:r>
          </w:p>
        </w:tc>
      </w:tr>
      <w:tr w:rsidR="007F5112" w14:paraId="1FF60912" w14:textId="77777777" w:rsidTr="000F0F95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F99B8C0" w14:textId="77777777" w:rsidR="007F5112" w:rsidRDefault="007F5112" w:rsidP="000F0F95">
            <w:pPr>
              <w:ind w:firstLine="0"/>
            </w:pPr>
            <w:r>
              <w:t>Имя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7514A1C" w14:textId="77777777" w:rsidR="007F5112" w:rsidRDefault="007F5112" w:rsidP="000F0F95">
            <w:pPr>
              <w:ind w:firstLine="0"/>
            </w:pPr>
            <w:r>
              <w:t>Модификатор доступа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494DC08" w14:textId="77777777" w:rsidR="007F5112" w:rsidRDefault="007F5112" w:rsidP="000F0F95">
            <w:pPr>
              <w:ind w:firstLine="0"/>
            </w:pPr>
            <w:r>
              <w:t>Тип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DC9D9CC" w14:textId="77777777" w:rsidR="007F5112" w:rsidRDefault="007F5112" w:rsidP="000F0F95">
            <w:pPr>
              <w:ind w:firstLine="0"/>
            </w:pPr>
            <w:r>
              <w:t>Аргументы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3B55E78" w14:textId="77777777" w:rsidR="007F5112" w:rsidRDefault="007F5112" w:rsidP="000F0F95">
            <w:pPr>
              <w:ind w:firstLine="0"/>
            </w:pPr>
            <w:r>
              <w:t>Назначение</w:t>
            </w:r>
          </w:p>
        </w:tc>
      </w:tr>
      <w:tr w:rsidR="003B5D7E" w:rsidRPr="003B5D7E" w14:paraId="235CAF4E" w14:textId="77777777" w:rsidTr="000F0F95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6C4A28C0" w14:textId="3B71D754" w:rsidR="003B5D7E" w:rsidRPr="003B5D7E" w:rsidRDefault="003B5D7E" w:rsidP="000F0F9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Meet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740A4E2D" w14:textId="3F0CDDA6" w:rsidR="003B5D7E" w:rsidRPr="003B5D7E" w:rsidRDefault="003B5D7E" w:rsidP="000F0F9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4A65FB13" w14:textId="30F7F266" w:rsidR="003B5D7E" w:rsidRDefault="003B5D7E" w:rsidP="000F0F95">
            <w:pPr>
              <w:ind w:firstLine="0"/>
            </w:pPr>
            <w:r>
              <w:t>Конструктор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455DE2F1" w14:textId="34C05425" w:rsidR="003B5D7E" w:rsidRPr="003B5D7E" w:rsidRDefault="003B5D7E" w:rsidP="003B5D7E">
            <w:pPr>
              <w:ind w:firstLine="0"/>
              <w:rPr>
                <w:lang w:val="en-US"/>
              </w:rPr>
            </w:pPr>
            <w:r w:rsidRPr="003B5D7E">
              <w:rPr>
                <w:lang w:val="en-US"/>
              </w:rPr>
              <w:t xml:space="preserve">this.user1, this.user2, </w:t>
            </w:r>
            <w:proofErr w:type="spellStart"/>
            <w:r w:rsidRPr="003B5D7E">
              <w:rPr>
                <w:lang w:val="en-US"/>
              </w:rPr>
              <w:t>meetStatus</w:t>
            </w:r>
            <w:proofErr w:type="spellEnd"/>
            <w:r w:rsidRPr="003B5D7E">
              <w:rPr>
                <w:lang w:val="en-US"/>
              </w:rPr>
              <w:t xml:space="preserve">, </w:t>
            </w:r>
            <w:proofErr w:type="spellStart"/>
            <w:r w:rsidRPr="003B5D7E">
              <w:rPr>
                <w:lang w:val="en-US"/>
              </w:rPr>
              <w:t>createdDate</w:t>
            </w:r>
            <w:proofErr w:type="spellEnd"/>
            <w:r w:rsidRPr="003B5D7E">
              <w:rPr>
                <w:lang w:val="en-US"/>
              </w:rPr>
              <w:t xml:space="preserve">, </w:t>
            </w:r>
            <w:proofErr w:type="spellStart"/>
            <w:r w:rsidRPr="003B5D7E">
              <w:rPr>
                <w:lang w:val="en-US"/>
              </w:rPr>
              <w:t>expiresDate</w:t>
            </w:r>
            <w:proofErr w:type="spellEnd"/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3DD805A0" w14:textId="37F7D897" w:rsidR="003B5D7E" w:rsidRPr="003B5D7E" w:rsidRDefault="003B5D7E" w:rsidP="000F0F95">
            <w:pPr>
              <w:ind w:firstLine="0"/>
            </w:pPr>
            <w:r>
              <w:t>Конструктор.</w:t>
            </w:r>
          </w:p>
        </w:tc>
      </w:tr>
      <w:tr w:rsidR="007F5112" w14:paraId="254FFA28" w14:textId="77777777" w:rsidTr="000F0F95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ED930" w14:textId="6EA0CA99" w:rsidR="007F5112" w:rsidRPr="007F5112" w:rsidRDefault="007F5112" w:rsidP="000F0F95">
            <w:pPr>
              <w:ind w:firstLine="0"/>
              <w:rPr>
                <w:lang w:val="en-US"/>
              </w:rPr>
            </w:pPr>
            <w:proofErr w:type="spellStart"/>
            <w:r w:rsidRPr="007F5112">
              <w:rPr>
                <w:lang w:val="en-US"/>
              </w:rPr>
              <w:t>fromJson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1EE9B7" w14:textId="6A6163BE" w:rsidR="007F5112" w:rsidRDefault="007F5112" w:rsidP="000F0F9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F9052C" w14:textId="7282B6C6" w:rsidR="007F5112" w:rsidRDefault="007F5112" w:rsidP="000F0F95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482DD8" w14:textId="28054EB9" w:rsidR="007F5112" w:rsidRPr="007F5112" w:rsidRDefault="007F5112" w:rsidP="000F0F95">
            <w:pPr>
              <w:ind w:firstLine="0"/>
              <w:rPr>
                <w:lang w:val="en-US"/>
              </w:rPr>
            </w:pPr>
            <w:r w:rsidRPr="007F5112">
              <w:rPr>
                <w:lang w:val="en-US"/>
              </w:rPr>
              <w:t>Map&lt;String, dynamic&gt; json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38E89" w14:textId="0FDEE0E9" w:rsidR="007F5112" w:rsidRPr="007F5112" w:rsidRDefault="007F5112" w:rsidP="000F0F95">
            <w:pPr>
              <w:ind w:firstLine="0"/>
              <w:rPr>
                <w:lang w:val="en-US"/>
              </w:rPr>
            </w:pPr>
            <w:r>
              <w:t xml:space="preserve">Получить контакты по </w:t>
            </w:r>
            <w:r>
              <w:rPr>
                <w:lang w:val="en-US"/>
              </w:rPr>
              <w:t>JSON</w:t>
            </w:r>
          </w:p>
        </w:tc>
      </w:tr>
      <w:tr w:rsidR="007F5112" w14:paraId="24585654" w14:textId="77777777" w:rsidTr="000F0F95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5C5BB2" w14:textId="6F73E86A" w:rsidR="007F5112" w:rsidRPr="007F5112" w:rsidRDefault="007F5112" w:rsidP="000F0F95">
            <w:pPr>
              <w:ind w:firstLine="0"/>
              <w:rPr>
                <w:lang w:val="en-US"/>
              </w:rPr>
            </w:pPr>
            <w:proofErr w:type="spellStart"/>
            <w:r w:rsidRPr="007F5112">
              <w:rPr>
                <w:lang w:val="en-US"/>
              </w:rPr>
              <w:t>toJson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6ACF4" w14:textId="162CD2C0" w:rsidR="007F5112" w:rsidRDefault="007F5112" w:rsidP="000F0F9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95FF0E" w14:textId="06ADA9A3" w:rsidR="007F5112" w:rsidRDefault="007F5112" w:rsidP="000F0F95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66A3EF" w14:textId="01DA8089" w:rsidR="007F5112" w:rsidRPr="007F5112" w:rsidRDefault="007F5112" w:rsidP="000F0F95">
            <w:pPr>
              <w:ind w:firstLine="0"/>
            </w:pPr>
            <w:r>
              <w:t>-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BFEBD" w14:textId="4FB8CA57" w:rsidR="007F5112" w:rsidRPr="007F5112" w:rsidRDefault="007F5112" w:rsidP="000F0F95">
            <w:pPr>
              <w:ind w:firstLine="0"/>
              <w:rPr>
                <w:lang w:val="en-US"/>
              </w:rPr>
            </w:pPr>
            <w:r>
              <w:t xml:space="preserve">Перевести объект в </w:t>
            </w:r>
            <w:r>
              <w:rPr>
                <w:lang w:val="en-US"/>
              </w:rPr>
              <w:t>JSON.</w:t>
            </w:r>
          </w:p>
        </w:tc>
      </w:tr>
    </w:tbl>
    <w:p w14:paraId="2F5054E9" w14:textId="2B4EC738" w:rsidR="003B5D7E" w:rsidRDefault="003B5D7E" w:rsidP="003B5D7E">
      <w:pPr>
        <w:ind w:firstLine="0"/>
        <w:jc w:val="right"/>
      </w:pPr>
      <w:r>
        <w:t>Таблица 4.26</w:t>
      </w:r>
    </w:p>
    <w:p w14:paraId="37D63168" w14:textId="1CC30B65" w:rsidR="003B5D7E" w:rsidRPr="00415FFB" w:rsidRDefault="003B5D7E" w:rsidP="003B5D7E">
      <w:pPr>
        <w:ind w:firstLine="0"/>
        <w:jc w:val="center"/>
        <w:rPr>
          <w:szCs w:val="24"/>
        </w:rPr>
      </w:pPr>
      <w:r>
        <w:rPr>
          <w:szCs w:val="24"/>
        </w:rPr>
        <w:t xml:space="preserve">Описание методов и свойств класса </w:t>
      </w:r>
      <w:proofErr w:type="spellStart"/>
      <w:r w:rsidRPr="003B5D7E">
        <w:rPr>
          <w:szCs w:val="24"/>
          <w:lang w:val="en-US"/>
        </w:rPr>
        <w:t>SearchParams</w:t>
      </w:r>
      <w:proofErr w:type="spellEnd"/>
      <w:r>
        <w:rPr>
          <w:szCs w:val="24"/>
        </w:rPr>
        <w:t>.</w:t>
      </w:r>
      <w:r>
        <w:rPr>
          <w:szCs w:val="24"/>
          <w:lang w:val="en-US"/>
        </w:rPr>
        <w:t>dart</w:t>
      </w:r>
    </w:p>
    <w:tbl>
      <w:tblPr>
        <w:tblStyle w:val="a5"/>
        <w:tblW w:w="10320" w:type="dxa"/>
        <w:tblLayout w:type="fixed"/>
        <w:tblLook w:val="04A0" w:firstRow="1" w:lastRow="0" w:firstColumn="1" w:lastColumn="0" w:noHBand="0" w:noVBand="1"/>
      </w:tblPr>
      <w:tblGrid>
        <w:gridCol w:w="1810"/>
        <w:gridCol w:w="1844"/>
        <w:gridCol w:w="1586"/>
        <w:gridCol w:w="2811"/>
        <w:gridCol w:w="2269"/>
      </w:tblGrid>
      <w:tr w:rsidR="003B5D7E" w14:paraId="34639BE9" w14:textId="77777777" w:rsidTr="000F0F95">
        <w:tc>
          <w:tcPr>
            <w:tcW w:w="103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F32368D" w14:textId="77777777" w:rsidR="003B5D7E" w:rsidRDefault="003B5D7E" w:rsidP="000F0F95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Методы</w:t>
            </w:r>
          </w:p>
        </w:tc>
      </w:tr>
      <w:tr w:rsidR="003B5D7E" w14:paraId="439AD0E1" w14:textId="77777777" w:rsidTr="000F0F95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C610791" w14:textId="77777777" w:rsidR="003B5D7E" w:rsidRDefault="003B5D7E" w:rsidP="000F0F95">
            <w:pPr>
              <w:ind w:firstLine="0"/>
            </w:pPr>
            <w:r>
              <w:t>Имя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16C4248" w14:textId="77777777" w:rsidR="003B5D7E" w:rsidRDefault="003B5D7E" w:rsidP="000F0F95">
            <w:pPr>
              <w:ind w:firstLine="0"/>
            </w:pPr>
            <w:r>
              <w:t>Модификатор доступа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137A0B2" w14:textId="77777777" w:rsidR="003B5D7E" w:rsidRDefault="003B5D7E" w:rsidP="000F0F95">
            <w:pPr>
              <w:ind w:firstLine="0"/>
            </w:pPr>
            <w:r>
              <w:t>Тип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E1C8CA8" w14:textId="77777777" w:rsidR="003B5D7E" w:rsidRDefault="003B5D7E" w:rsidP="000F0F95">
            <w:pPr>
              <w:ind w:firstLine="0"/>
            </w:pPr>
            <w:r>
              <w:t>Аргументы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84CC127" w14:textId="77777777" w:rsidR="003B5D7E" w:rsidRDefault="003B5D7E" w:rsidP="000F0F95">
            <w:pPr>
              <w:ind w:firstLine="0"/>
            </w:pPr>
            <w:r>
              <w:t>Назначение</w:t>
            </w:r>
          </w:p>
        </w:tc>
      </w:tr>
      <w:tr w:rsidR="003B5D7E" w14:paraId="760F7932" w14:textId="77777777" w:rsidTr="000F0F95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78AC9BFB" w14:textId="29EF8997" w:rsidR="003B5D7E" w:rsidRDefault="003B5D7E" w:rsidP="000F0F95">
            <w:pPr>
              <w:ind w:firstLine="0"/>
            </w:pPr>
            <w:proofErr w:type="spellStart"/>
            <w:r w:rsidRPr="003B5D7E">
              <w:t>SearchParams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10E8F2FC" w14:textId="4FA75325" w:rsidR="003B5D7E" w:rsidRDefault="003B5D7E" w:rsidP="000F0F95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53BE5854" w14:textId="4CA1834D" w:rsidR="003B5D7E" w:rsidRDefault="003B5D7E" w:rsidP="000F0F95">
            <w:pPr>
              <w:ind w:firstLine="0"/>
            </w:pPr>
            <w:r>
              <w:t>Конструктор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484F83DA" w14:textId="7BCCF349" w:rsidR="003B5D7E" w:rsidRPr="003B5D7E" w:rsidRDefault="003B5D7E" w:rsidP="003B5D7E">
            <w:pPr>
              <w:ind w:firstLine="0"/>
              <w:rPr>
                <w:lang w:val="en-US"/>
              </w:rPr>
            </w:pPr>
            <w:r w:rsidRPr="003B5D7E">
              <w:rPr>
                <w:lang w:val="en-US"/>
              </w:rPr>
              <w:t xml:space="preserve">genders, faculties, degrees, </w:t>
            </w:r>
            <w:proofErr w:type="spellStart"/>
            <w:r w:rsidRPr="003B5D7E">
              <w:rPr>
                <w:lang w:val="en-US"/>
              </w:rPr>
              <w:t>minCourse</w:t>
            </w:r>
            <w:proofErr w:type="spellEnd"/>
            <w:r w:rsidRPr="003B5D7E">
              <w:rPr>
                <w:lang w:val="en-US"/>
              </w:rPr>
              <w:t xml:space="preserve">, </w:t>
            </w:r>
            <w:proofErr w:type="spellStart"/>
            <w:r w:rsidRPr="003B5D7E">
              <w:rPr>
                <w:lang w:val="en-US"/>
              </w:rPr>
              <w:t>maxCourse</w:t>
            </w:r>
            <w:proofErr w:type="spellEnd"/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2D822D45" w14:textId="39CE726E" w:rsidR="003B5D7E" w:rsidRPr="003B5D7E" w:rsidRDefault="003B5D7E" w:rsidP="000F0F95">
            <w:pPr>
              <w:ind w:firstLine="0"/>
            </w:pPr>
            <w:r>
              <w:t>Конструктор.</w:t>
            </w:r>
          </w:p>
        </w:tc>
      </w:tr>
      <w:tr w:rsidR="003B5D7E" w14:paraId="257A0D32" w14:textId="77777777" w:rsidTr="000F0F95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4C2E2B" w14:textId="77777777" w:rsidR="003B5D7E" w:rsidRPr="007F5112" w:rsidRDefault="003B5D7E" w:rsidP="000F0F95">
            <w:pPr>
              <w:ind w:firstLine="0"/>
              <w:rPr>
                <w:lang w:val="en-US"/>
              </w:rPr>
            </w:pPr>
            <w:proofErr w:type="spellStart"/>
            <w:r w:rsidRPr="007F5112">
              <w:rPr>
                <w:lang w:val="en-US"/>
              </w:rPr>
              <w:t>fromJson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3E6B5" w14:textId="77777777" w:rsidR="003B5D7E" w:rsidRDefault="003B5D7E" w:rsidP="000F0F9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06ABB6" w14:textId="77777777" w:rsidR="003B5D7E" w:rsidRDefault="003B5D7E" w:rsidP="000F0F95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F625A1" w14:textId="77777777" w:rsidR="003B5D7E" w:rsidRPr="007F5112" w:rsidRDefault="003B5D7E" w:rsidP="000F0F95">
            <w:pPr>
              <w:ind w:firstLine="0"/>
              <w:rPr>
                <w:lang w:val="en-US"/>
              </w:rPr>
            </w:pPr>
            <w:r w:rsidRPr="007F5112">
              <w:rPr>
                <w:lang w:val="en-US"/>
              </w:rPr>
              <w:t>Map&lt;String, dynamic&gt; json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0E7A63" w14:textId="77777777" w:rsidR="003B5D7E" w:rsidRPr="007F5112" w:rsidRDefault="003B5D7E" w:rsidP="000F0F95">
            <w:pPr>
              <w:ind w:firstLine="0"/>
              <w:rPr>
                <w:lang w:val="en-US"/>
              </w:rPr>
            </w:pPr>
            <w:r>
              <w:t xml:space="preserve">Получить контакты по </w:t>
            </w:r>
            <w:r>
              <w:rPr>
                <w:lang w:val="en-US"/>
              </w:rPr>
              <w:t>JSON</w:t>
            </w:r>
          </w:p>
        </w:tc>
      </w:tr>
      <w:tr w:rsidR="003B5D7E" w14:paraId="6AF2EFBF" w14:textId="77777777" w:rsidTr="000F0F95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8F9ED" w14:textId="77777777" w:rsidR="003B5D7E" w:rsidRPr="007F5112" w:rsidRDefault="003B5D7E" w:rsidP="000F0F95">
            <w:pPr>
              <w:ind w:firstLine="0"/>
              <w:rPr>
                <w:lang w:val="en-US"/>
              </w:rPr>
            </w:pPr>
            <w:proofErr w:type="spellStart"/>
            <w:r w:rsidRPr="007F5112">
              <w:rPr>
                <w:lang w:val="en-US"/>
              </w:rPr>
              <w:t>toJson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78CCDE" w14:textId="77777777" w:rsidR="003B5D7E" w:rsidRDefault="003B5D7E" w:rsidP="000F0F9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83D55" w14:textId="77777777" w:rsidR="003B5D7E" w:rsidRDefault="003B5D7E" w:rsidP="000F0F95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5DA2B" w14:textId="77777777" w:rsidR="003B5D7E" w:rsidRPr="007F5112" w:rsidRDefault="003B5D7E" w:rsidP="000F0F95">
            <w:pPr>
              <w:ind w:firstLine="0"/>
            </w:pPr>
            <w:r>
              <w:t>-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F79DD" w14:textId="77777777" w:rsidR="003B5D7E" w:rsidRPr="007F5112" w:rsidRDefault="003B5D7E" w:rsidP="000F0F95">
            <w:pPr>
              <w:ind w:firstLine="0"/>
              <w:rPr>
                <w:lang w:val="en-US"/>
              </w:rPr>
            </w:pPr>
            <w:r>
              <w:t xml:space="preserve">Перевести объект в </w:t>
            </w:r>
            <w:r>
              <w:rPr>
                <w:lang w:val="en-US"/>
              </w:rPr>
              <w:t>JSON.</w:t>
            </w:r>
          </w:p>
        </w:tc>
      </w:tr>
    </w:tbl>
    <w:p w14:paraId="3342C7A9" w14:textId="62C57C08" w:rsidR="003B5D7E" w:rsidRDefault="003B5D7E" w:rsidP="003B5D7E">
      <w:pPr>
        <w:ind w:firstLine="0"/>
        <w:jc w:val="right"/>
      </w:pPr>
      <w:r>
        <w:t>Таблица 4.27</w:t>
      </w:r>
    </w:p>
    <w:p w14:paraId="23F26F65" w14:textId="1AC0DB1F" w:rsidR="003B5D7E" w:rsidRPr="00415FFB" w:rsidRDefault="003B5D7E" w:rsidP="003B5D7E">
      <w:pPr>
        <w:ind w:firstLine="0"/>
        <w:jc w:val="center"/>
        <w:rPr>
          <w:szCs w:val="24"/>
        </w:rPr>
      </w:pPr>
      <w:r>
        <w:rPr>
          <w:szCs w:val="24"/>
        </w:rPr>
        <w:t xml:space="preserve">Описание методов и свойств класса </w:t>
      </w:r>
      <w:r>
        <w:rPr>
          <w:szCs w:val="24"/>
          <w:lang w:val="en-US"/>
        </w:rPr>
        <w:t>User</w:t>
      </w:r>
      <w:r>
        <w:rPr>
          <w:szCs w:val="24"/>
        </w:rPr>
        <w:t>.</w:t>
      </w:r>
      <w:r>
        <w:rPr>
          <w:szCs w:val="24"/>
          <w:lang w:val="en-US"/>
        </w:rPr>
        <w:t>dart</w:t>
      </w:r>
    </w:p>
    <w:tbl>
      <w:tblPr>
        <w:tblStyle w:val="a5"/>
        <w:tblW w:w="10320" w:type="dxa"/>
        <w:tblLayout w:type="fixed"/>
        <w:tblLook w:val="04A0" w:firstRow="1" w:lastRow="0" w:firstColumn="1" w:lastColumn="0" w:noHBand="0" w:noVBand="1"/>
      </w:tblPr>
      <w:tblGrid>
        <w:gridCol w:w="1810"/>
        <w:gridCol w:w="1844"/>
        <w:gridCol w:w="1586"/>
        <w:gridCol w:w="2811"/>
        <w:gridCol w:w="2269"/>
      </w:tblGrid>
      <w:tr w:rsidR="003B5D7E" w14:paraId="1E4870E3" w14:textId="77777777" w:rsidTr="000F0F95">
        <w:tc>
          <w:tcPr>
            <w:tcW w:w="103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6A836BB" w14:textId="77777777" w:rsidR="003B5D7E" w:rsidRDefault="003B5D7E" w:rsidP="000F0F95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Методы</w:t>
            </w:r>
          </w:p>
        </w:tc>
      </w:tr>
      <w:tr w:rsidR="003B5D7E" w14:paraId="75051603" w14:textId="77777777" w:rsidTr="000F0F95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C1F7CD8" w14:textId="77777777" w:rsidR="003B5D7E" w:rsidRDefault="003B5D7E" w:rsidP="000F0F95">
            <w:pPr>
              <w:ind w:firstLine="0"/>
            </w:pPr>
            <w:r>
              <w:t>Имя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F055624" w14:textId="77777777" w:rsidR="003B5D7E" w:rsidRDefault="003B5D7E" w:rsidP="000F0F95">
            <w:pPr>
              <w:ind w:firstLine="0"/>
            </w:pPr>
            <w:r>
              <w:t>Модификатор доступа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AC67D97" w14:textId="77777777" w:rsidR="003B5D7E" w:rsidRDefault="003B5D7E" w:rsidP="000F0F95">
            <w:pPr>
              <w:ind w:firstLine="0"/>
            </w:pPr>
            <w:r>
              <w:t>Тип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BCCF3E1" w14:textId="77777777" w:rsidR="003B5D7E" w:rsidRDefault="003B5D7E" w:rsidP="000F0F95">
            <w:pPr>
              <w:ind w:firstLine="0"/>
            </w:pPr>
            <w:r>
              <w:t>Аргументы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0B4D967" w14:textId="77777777" w:rsidR="003B5D7E" w:rsidRDefault="003B5D7E" w:rsidP="000F0F95">
            <w:pPr>
              <w:ind w:firstLine="0"/>
            </w:pPr>
            <w:r>
              <w:t>Назначение</w:t>
            </w:r>
          </w:p>
        </w:tc>
      </w:tr>
      <w:tr w:rsidR="003B5D7E" w14:paraId="0BD4DFA3" w14:textId="77777777" w:rsidTr="000F0F95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5F2A69DF" w14:textId="124B56D9" w:rsidR="003B5D7E" w:rsidRDefault="003B5D7E" w:rsidP="000F0F95">
            <w:pPr>
              <w:ind w:firstLine="0"/>
            </w:pPr>
            <w:proofErr w:type="spellStart"/>
            <w:r w:rsidRPr="003B5D7E">
              <w:t>User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792C88B8" w14:textId="77777777" w:rsidR="003B5D7E" w:rsidRDefault="003B5D7E" w:rsidP="000F0F95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3C85EC96" w14:textId="77777777" w:rsidR="003B5D7E" w:rsidRDefault="003B5D7E" w:rsidP="000F0F95">
            <w:pPr>
              <w:ind w:firstLine="0"/>
            </w:pPr>
            <w:r>
              <w:t>Конструктор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2781A2D8" w14:textId="77777777" w:rsidR="003B5D7E" w:rsidRDefault="003B5D7E" w:rsidP="003B5D7E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3B5D7E">
              <w:rPr>
                <w:lang w:val="en-US"/>
              </w:rPr>
              <w:t>this.email</w:t>
            </w:r>
            <w:proofErr w:type="spellEnd"/>
            <w:proofErr w:type="gramEnd"/>
            <w:r w:rsidRPr="003B5D7E">
              <w:rPr>
                <w:lang w:val="en-US"/>
              </w:rPr>
              <w:t>,</w:t>
            </w:r>
          </w:p>
          <w:p w14:paraId="0E1693A3" w14:textId="42C1FFDD" w:rsidR="003B5D7E" w:rsidRPr="003B5D7E" w:rsidRDefault="003B5D7E" w:rsidP="003B5D7E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3B5D7E">
              <w:rPr>
                <w:lang w:val="en-US"/>
              </w:rPr>
              <w:t>this.firstName</w:t>
            </w:r>
            <w:proofErr w:type="spellEnd"/>
            <w:proofErr w:type="gramEnd"/>
            <w:r w:rsidRPr="003B5D7E">
              <w:rPr>
                <w:lang w:val="en-US"/>
              </w:rPr>
              <w:t>,</w:t>
            </w:r>
          </w:p>
          <w:p w14:paraId="132A90D6" w14:textId="3350FEFA" w:rsidR="003B5D7E" w:rsidRPr="003B5D7E" w:rsidRDefault="003B5D7E" w:rsidP="003B5D7E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3B5D7E">
              <w:rPr>
                <w:lang w:val="en-US"/>
              </w:rPr>
              <w:t>this.lastName</w:t>
            </w:r>
            <w:proofErr w:type="spellEnd"/>
            <w:proofErr w:type="gramEnd"/>
            <w:r w:rsidRPr="003B5D7E">
              <w:rPr>
                <w:lang w:val="en-US"/>
              </w:rPr>
              <w:t>,</w:t>
            </w:r>
          </w:p>
          <w:p w14:paraId="63031331" w14:textId="455293BD" w:rsidR="003B5D7E" w:rsidRPr="003B5D7E" w:rsidRDefault="003B5D7E" w:rsidP="003B5D7E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3B5D7E">
              <w:rPr>
                <w:lang w:val="en-US"/>
              </w:rPr>
              <w:t>this.gender</w:t>
            </w:r>
            <w:proofErr w:type="spellEnd"/>
            <w:proofErr w:type="gramEnd"/>
            <w:r w:rsidRPr="003B5D7E">
              <w:rPr>
                <w:lang w:val="en-US"/>
              </w:rPr>
              <w:t>,</w:t>
            </w:r>
          </w:p>
          <w:p w14:paraId="08043A83" w14:textId="0BFA881D" w:rsidR="003B5D7E" w:rsidRPr="003B5D7E" w:rsidRDefault="003B5D7E" w:rsidP="003B5D7E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3B5D7E">
              <w:rPr>
                <w:lang w:val="en-US"/>
              </w:rPr>
              <w:t>this.degree</w:t>
            </w:r>
            <w:proofErr w:type="spellEnd"/>
            <w:proofErr w:type="gramEnd"/>
            <w:r w:rsidRPr="003B5D7E">
              <w:rPr>
                <w:lang w:val="en-US"/>
              </w:rPr>
              <w:t>,</w:t>
            </w:r>
          </w:p>
          <w:p w14:paraId="254562CC" w14:textId="19835F76" w:rsidR="003B5D7E" w:rsidRPr="003B5D7E" w:rsidRDefault="003B5D7E" w:rsidP="003B5D7E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3B5D7E">
              <w:rPr>
                <w:lang w:val="en-US"/>
              </w:rPr>
              <w:t>this.faculty</w:t>
            </w:r>
            <w:proofErr w:type="spellEnd"/>
            <w:proofErr w:type="gramEnd"/>
            <w:r w:rsidRPr="003B5D7E">
              <w:rPr>
                <w:lang w:val="en-US"/>
              </w:rPr>
              <w:t>,</w:t>
            </w:r>
          </w:p>
          <w:p w14:paraId="71EBF037" w14:textId="4F28FCFE" w:rsidR="003B5D7E" w:rsidRPr="003B5D7E" w:rsidRDefault="003B5D7E" w:rsidP="003B5D7E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3B5D7E">
              <w:rPr>
                <w:lang w:val="en-US"/>
              </w:rPr>
              <w:t>this.contacts</w:t>
            </w:r>
            <w:proofErr w:type="spellEnd"/>
            <w:proofErr w:type="gramEnd"/>
            <w:r w:rsidRPr="003B5D7E">
              <w:rPr>
                <w:lang w:val="en-US"/>
              </w:rPr>
              <w:t>,</w:t>
            </w:r>
          </w:p>
          <w:p w14:paraId="036B7275" w14:textId="727E7E47" w:rsidR="003B5D7E" w:rsidRPr="003B5D7E" w:rsidRDefault="003B5D7E" w:rsidP="003B5D7E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3B5D7E">
              <w:rPr>
                <w:lang w:val="en-US"/>
              </w:rPr>
              <w:t>this.course</w:t>
            </w:r>
            <w:proofErr w:type="spellEnd"/>
            <w:proofErr w:type="gramEnd"/>
            <w:r w:rsidRPr="003B5D7E">
              <w:rPr>
                <w:lang w:val="en-US"/>
              </w:rPr>
              <w:t>,</w:t>
            </w:r>
          </w:p>
          <w:p w14:paraId="4C12AB60" w14:textId="3CF0C8CD" w:rsidR="003B5D7E" w:rsidRPr="003B5D7E" w:rsidRDefault="003B5D7E" w:rsidP="003B5D7E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3B5D7E">
              <w:rPr>
                <w:lang w:val="en-US"/>
              </w:rPr>
              <w:t>this.photoUri</w:t>
            </w:r>
            <w:proofErr w:type="spellEnd"/>
            <w:proofErr w:type="gramEnd"/>
            <w:r w:rsidRPr="003B5D7E">
              <w:rPr>
                <w:lang w:val="en-US"/>
              </w:rPr>
              <w:t>,</w:t>
            </w:r>
          </w:p>
          <w:p w14:paraId="78D20623" w14:textId="79BF5A1B" w:rsidR="003B5D7E" w:rsidRPr="003B5D7E" w:rsidRDefault="003B5D7E" w:rsidP="003B5D7E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3B5D7E">
              <w:rPr>
                <w:lang w:val="en-US"/>
              </w:rPr>
              <w:t>this.aboutMe</w:t>
            </w:r>
            <w:proofErr w:type="spellEnd"/>
            <w:proofErr w:type="gramEnd"/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2C427024" w14:textId="77777777" w:rsidR="003B5D7E" w:rsidRPr="003B5D7E" w:rsidRDefault="003B5D7E" w:rsidP="000F0F95">
            <w:pPr>
              <w:ind w:firstLine="0"/>
            </w:pPr>
            <w:r>
              <w:t>Конструктор.</w:t>
            </w:r>
          </w:p>
        </w:tc>
      </w:tr>
      <w:tr w:rsidR="003B5D7E" w14:paraId="0D6076F6" w14:textId="77777777" w:rsidTr="000F0F95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94196E" w14:textId="77777777" w:rsidR="003B5D7E" w:rsidRPr="007F5112" w:rsidRDefault="003B5D7E" w:rsidP="000F0F95">
            <w:pPr>
              <w:ind w:firstLine="0"/>
              <w:rPr>
                <w:lang w:val="en-US"/>
              </w:rPr>
            </w:pPr>
            <w:proofErr w:type="spellStart"/>
            <w:r w:rsidRPr="007F5112">
              <w:rPr>
                <w:lang w:val="en-US"/>
              </w:rPr>
              <w:lastRenderedPageBreak/>
              <w:t>fromJson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A040B1" w14:textId="77777777" w:rsidR="003B5D7E" w:rsidRDefault="003B5D7E" w:rsidP="000F0F9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E94D4" w14:textId="77777777" w:rsidR="003B5D7E" w:rsidRDefault="003B5D7E" w:rsidP="000F0F95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0055BF" w14:textId="77777777" w:rsidR="003B5D7E" w:rsidRPr="007F5112" w:rsidRDefault="003B5D7E" w:rsidP="000F0F95">
            <w:pPr>
              <w:ind w:firstLine="0"/>
              <w:rPr>
                <w:lang w:val="en-US"/>
              </w:rPr>
            </w:pPr>
            <w:r w:rsidRPr="007F5112">
              <w:rPr>
                <w:lang w:val="en-US"/>
              </w:rPr>
              <w:t>Map&lt;String, dynamic&gt; json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E633DE" w14:textId="77777777" w:rsidR="003B5D7E" w:rsidRPr="007F5112" w:rsidRDefault="003B5D7E" w:rsidP="000F0F95">
            <w:pPr>
              <w:ind w:firstLine="0"/>
              <w:rPr>
                <w:lang w:val="en-US"/>
              </w:rPr>
            </w:pPr>
            <w:r>
              <w:t xml:space="preserve">Получить контакты по </w:t>
            </w:r>
            <w:r>
              <w:rPr>
                <w:lang w:val="en-US"/>
              </w:rPr>
              <w:t>JSON</w:t>
            </w:r>
          </w:p>
        </w:tc>
      </w:tr>
      <w:tr w:rsidR="003B5D7E" w14:paraId="0553A18A" w14:textId="77777777" w:rsidTr="000F0F95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06E65" w14:textId="77777777" w:rsidR="003B5D7E" w:rsidRPr="007F5112" w:rsidRDefault="003B5D7E" w:rsidP="000F0F95">
            <w:pPr>
              <w:ind w:firstLine="0"/>
              <w:rPr>
                <w:lang w:val="en-US"/>
              </w:rPr>
            </w:pPr>
            <w:proofErr w:type="spellStart"/>
            <w:r w:rsidRPr="007F5112">
              <w:rPr>
                <w:lang w:val="en-US"/>
              </w:rPr>
              <w:t>toJson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57E6EB" w14:textId="77777777" w:rsidR="003B5D7E" w:rsidRDefault="003B5D7E" w:rsidP="000F0F9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42911F" w14:textId="77777777" w:rsidR="003B5D7E" w:rsidRDefault="003B5D7E" w:rsidP="000F0F95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C6449B" w14:textId="77777777" w:rsidR="003B5D7E" w:rsidRPr="007F5112" w:rsidRDefault="003B5D7E" w:rsidP="000F0F95">
            <w:pPr>
              <w:ind w:firstLine="0"/>
            </w:pPr>
            <w:r>
              <w:t>-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42A8D4" w14:textId="77777777" w:rsidR="003B5D7E" w:rsidRPr="007F5112" w:rsidRDefault="003B5D7E" w:rsidP="000F0F95">
            <w:pPr>
              <w:ind w:firstLine="0"/>
              <w:rPr>
                <w:lang w:val="en-US"/>
              </w:rPr>
            </w:pPr>
            <w:r>
              <w:t xml:space="preserve">Перевести объект в </w:t>
            </w:r>
            <w:r>
              <w:rPr>
                <w:lang w:val="en-US"/>
              </w:rPr>
              <w:t>JSON.</w:t>
            </w:r>
          </w:p>
        </w:tc>
      </w:tr>
      <w:tr w:rsidR="003B5D7E" w14:paraId="4AE0DDBA" w14:textId="77777777" w:rsidTr="000F0F95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43C8B3" w14:textId="106C4325" w:rsidR="003B5D7E" w:rsidRPr="007F5112" w:rsidRDefault="003B5D7E" w:rsidP="000F0F95">
            <w:pPr>
              <w:ind w:firstLine="0"/>
              <w:rPr>
                <w:lang w:val="en-US"/>
              </w:rPr>
            </w:pPr>
            <w:proofErr w:type="spellStart"/>
            <w:r w:rsidRPr="003B5D7E">
              <w:rPr>
                <w:lang w:val="en-US"/>
              </w:rPr>
              <w:t>getFullName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77546B" w14:textId="170F3FD5" w:rsidR="003B5D7E" w:rsidRDefault="003B5D7E" w:rsidP="000F0F9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E5B19" w14:textId="049264A4" w:rsidR="003B5D7E" w:rsidRDefault="003B5D7E" w:rsidP="000F0F95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2999D5" w14:textId="1B280D91" w:rsidR="003B5D7E" w:rsidRPr="003B5D7E" w:rsidRDefault="003B5D7E" w:rsidP="000F0F9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F72B9" w14:textId="230297BD" w:rsidR="003B5D7E" w:rsidRPr="003B5D7E" w:rsidRDefault="003B5D7E" w:rsidP="000F0F95">
            <w:pPr>
              <w:ind w:firstLine="0"/>
            </w:pPr>
            <w:r>
              <w:t>Получить полное имя.</w:t>
            </w:r>
          </w:p>
        </w:tc>
      </w:tr>
      <w:tr w:rsidR="003B5D7E" w14:paraId="24A60546" w14:textId="77777777" w:rsidTr="000F0F95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24087" w14:textId="4B98B5B5" w:rsidR="003B5D7E" w:rsidRPr="003B5D7E" w:rsidRDefault="003B5D7E" w:rsidP="000F0F95">
            <w:pPr>
              <w:ind w:firstLine="0"/>
              <w:rPr>
                <w:lang w:val="en-US"/>
              </w:rPr>
            </w:pPr>
            <w:proofErr w:type="spellStart"/>
            <w:r w:rsidRPr="003B5D7E">
              <w:rPr>
                <w:lang w:val="en-US"/>
              </w:rPr>
              <w:t>getVk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279AB" w14:textId="158DEB03" w:rsidR="003B5D7E" w:rsidRDefault="003B5D7E" w:rsidP="000F0F9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429447" w14:textId="18F61425" w:rsidR="003B5D7E" w:rsidRDefault="003B5D7E" w:rsidP="000F0F95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F24B6" w14:textId="614E7D41" w:rsidR="003B5D7E" w:rsidRPr="003B5D7E" w:rsidRDefault="003B5D7E" w:rsidP="000F0F9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02771" w14:textId="60A95AEA" w:rsidR="003B5D7E" w:rsidRDefault="003B5D7E" w:rsidP="000F0F95">
            <w:pPr>
              <w:ind w:firstLine="0"/>
            </w:pPr>
            <w:r>
              <w:t>Получить ВК.</w:t>
            </w:r>
          </w:p>
        </w:tc>
      </w:tr>
      <w:tr w:rsidR="003B5D7E" w14:paraId="75C68163" w14:textId="77777777" w:rsidTr="000F0F95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E1EF3" w14:textId="3B7694E1" w:rsidR="003B5D7E" w:rsidRPr="003B5D7E" w:rsidRDefault="003B5D7E" w:rsidP="000F0F95">
            <w:pPr>
              <w:ind w:firstLine="0"/>
              <w:rPr>
                <w:lang w:val="en-US"/>
              </w:rPr>
            </w:pPr>
            <w:proofErr w:type="spellStart"/>
            <w:r w:rsidRPr="003B5D7E">
              <w:rPr>
                <w:lang w:val="en-US"/>
              </w:rPr>
              <w:t>getInst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661B21" w14:textId="03243085" w:rsidR="003B5D7E" w:rsidRDefault="003B5D7E" w:rsidP="000F0F9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2BAC70" w14:textId="77043932" w:rsidR="003B5D7E" w:rsidRDefault="003B5D7E" w:rsidP="000F0F95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830A4C" w14:textId="67952F8F" w:rsidR="003B5D7E" w:rsidRPr="003B5D7E" w:rsidRDefault="003B5D7E" w:rsidP="000F0F9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ED5A2" w14:textId="4097EBF6" w:rsidR="003B5D7E" w:rsidRDefault="003B5D7E" w:rsidP="000F0F95">
            <w:pPr>
              <w:ind w:firstLine="0"/>
            </w:pPr>
            <w:r>
              <w:t xml:space="preserve">Получить </w:t>
            </w:r>
            <w:proofErr w:type="spellStart"/>
            <w:r>
              <w:t>Инстраграм</w:t>
            </w:r>
            <w:proofErr w:type="spellEnd"/>
            <w:r>
              <w:t>.</w:t>
            </w:r>
          </w:p>
        </w:tc>
      </w:tr>
      <w:tr w:rsidR="003B5D7E" w14:paraId="6003F89D" w14:textId="77777777" w:rsidTr="000F0F95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930A8" w14:textId="0C42A9EE" w:rsidR="003B5D7E" w:rsidRPr="003B5D7E" w:rsidRDefault="003B5D7E" w:rsidP="000F0F95">
            <w:pPr>
              <w:ind w:firstLine="0"/>
              <w:rPr>
                <w:lang w:val="en-US"/>
              </w:rPr>
            </w:pPr>
            <w:proofErr w:type="spellStart"/>
            <w:r w:rsidRPr="003B5D7E">
              <w:rPr>
                <w:lang w:val="en-US"/>
              </w:rPr>
              <w:t>getTelegram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4C420B" w14:textId="54E6BA29" w:rsidR="003B5D7E" w:rsidRDefault="003B5D7E" w:rsidP="000F0F9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8E95DC" w14:textId="3C42D88E" w:rsidR="003B5D7E" w:rsidRDefault="003B5D7E" w:rsidP="000F0F95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17E80C" w14:textId="74407353" w:rsidR="003B5D7E" w:rsidRPr="003B5D7E" w:rsidRDefault="003B5D7E" w:rsidP="000F0F9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2DE702" w14:textId="2413A15A" w:rsidR="003B5D7E" w:rsidRDefault="003B5D7E" w:rsidP="000F0F95">
            <w:pPr>
              <w:ind w:firstLine="0"/>
            </w:pPr>
            <w:r>
              <w:t>Проучить Телеграм.</w:t>
            </w:r>
          </w:p>
        </w:tc>
      </w:tr>
      <w:tr w:rsidR="003B5D7E" w14:paraId="202E59DD" w14:textId="77777777" w:rsidTr="000F0F95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D59BF8" w14:textId="434A29FB" w:rsidR="003B5D7E" w:rsidRPr="003B5D7E" w:rsidRDefault="003B5D7E" w:rsidP="000F0F95">
            <w:pPr>
              <w:ind w:firstLine="0"/>
              <w:rPr>
                <w:lang w:val="en-US"/>
              </w:rPr>
            </w:pPr>
            <w:r w:rsidRPr="003B5D7E">
              <w:rPr>
                <w:lang w:val="en-US"/>
              </w:rPr>
              <w:t>_</w:t>
            </w:r>
            <w:proofErr w:type="spellStart"/>
            <w:r w:rsidRPr="003B5D7E">
              <w:rPr>
                <w:lang w:val="en-US"/>
              </w:rPr>
              <w:t>getValueContact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CD6DE8" w14:textId="535A7CBD" w:rsidR="003B5D7E" w:rsidRPr="003B5D7E" w:rsidRDefault="003B5D7E" w:rsidP="000F0F9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E3E04" w14:textId="77991C01" w:rsidR="003B5D7E" w:rsidRDefault="003B5D7E" w:rsidP="000F0F95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DE60A" w14:textId="7940E14C" w:rsidR="003B5D7E" w:rsidRDefault="003B5D7E" w:rsidP="000F0F95">
            <w:pPr>
              <w:ind w:firstLine="0"/>
            </w:pPr>
            <w:proofErr w:type="spellStart"/>
            <w:r w:rsidRPr="003B5D7E">
              <w:t>String</w:t>
            </w:r>
            <w:proofErr w:type="spellEnd"/>
            <w:r w:rsidRPr="003B5D7E">
              <w:t xml:space="preserve"> </w:t>
            </w:r>
            <w:proofErr w:type="spellStart"/>
            <w:r w:rsidRPr="003B5D7E">
              <w:t>name</w:t>
            </w:r>
            <w:proofErr w:type="spellEnd"/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EC528" w14:textId="61ED22DD" w:rsidR="003B5D7E" w:rsidRDefault="003B5D7E" w:rsidP="000F0F95">
            <w:pPr>
              <w:ind w:firstLine="0"/>
            </w:pPr>
            <w:r>
              <w:t>Получить контакт по имени.</w:t>
            </w:r>
          </w:p>
        </w:tc>
      </w:tr>
    </w:tbl>
    <w:p w14:paraId="5BCFE9CA" w14:textId="1F4CFA3C" w:rsidR="003B5D7E" w:rsidRDefault="003B5D7E" w:rsidP="003B5D7E">
      <w:pPr>
        <w:ind w:firstLine="0"/>
        <w:jc w:val="right"/>
      </w:pPr>
      <w:r>
        <w:t>Таблица 4.28</w:t>
      </w:r>
    </w:p>
    <w:p w14:paraId="5248C366" w14:textId="6D676AB2" w:rsidR="003B5D7E" w:rsidRPr="00415FFB" w:rsidRDefault="003B5D7E" w:rsidP="003B5D7E">
      <w:pPr>
        <w:ind w:firstLine="0"/>
        <w:jc w:val="center"/>
        <w:rPr>
          <w:szCs w:val="24"/>
        </w:rPr>
      </w:pPr>
      <w:r>
        <w:rPr>
          <w:szCs w:val="24"/>
        </w:rPr>
        <w:t xml:space="preserve">Описание методов и свойств класса </w:t>
      </w:r>
      <w:proofErr w:type="spellStart"/>
      <w:r w:rsidRPr="003B5D7E">
        <w:rPr>
          <w:szCs w:val="24"/>
          <w:lang w:val="en-US"/>
        </w:rPr>
        <w:t>AuthCodeScreen</w:t>
      </w:r>
      <w:proofErr w:type="spellEnd"/>
      <w:r>
        <w:rPr>
          <w:szCs w:val="24"/>
        </w:rPr>
        <w:t>.</w:t>
      </w:r>
      <w:r>
        <w:rPr>
          <w:szCs w:val="24"/>
          <w:lang w:val="en-US"/>
        </w:rPr>
        <w:t>dart</w:t>
      </w:r>
    </w:p>
    <w:tbl>
      <w:tblPr>
        <w:tblStyle w:val="a5"/>
        <w:tblW w:w="10320" w:type="dxa"/>
        <w:tblLayout w:type="fixed"/>
        <w:tblLook w:val="04A0" w:firstRow="1" w:lastRow="0" w:firstColumn="1" w:lastColumn="0" w:noHBand="0" w:noVBand="1"/>
      </w:tblPr>
      <w:tblGrid>
        <w:gridCol w:w="1810"/>
        <w:gridCol w:w="1844"/>
        <w:gridCol w:w="1586"/>
        <w:gridCol w:w="2811"/>
        <w:gridCol w:w="2269"/>
      </w:tblGrid>
      <w:tr w:rsidR="003B5D7E" w14:paraId="705525D4" w14:textId="77777777" w:rsidTr="000F0F95">
        <w:tc>
          <w:tcPr>
            <w:tcW w:w="103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C7CF1CD" w14:textId="77777777" w:rsidR="003B5D7E" w:rsidRDefault="003B5D7E" w:rsidP="000F0F95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Методы</w:t>
            </w:r>
          </w:p>
        </w:tc>
      </w:tr>
      <w:tr w:rsidR="003B5D7E" w14:paraId="2CD23BDE" w14:textId="77777777" w:rsidTr="000F0F95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D99267D" w14:textId="77777777" w:rsidR="003B5D7E" w:rsidRDefault="003B5D7E" w:rsidP="000F0F95">
            <w:pPr>
              <w:ind w:firstLine="0"/>
            </w:pPr>
            <w:r>
              <w:t>Имя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7662F40" w14:textId="77777777" w:rsidR="003B5D7E" w:rsidRDefault="003B5D7E" w:rsidP="000F0F95">
            <w:pPr>
              <w:ind w:firstLine="0"/>
            </w:pPr>
            <w:r>
              <w:t>Модификатор доступа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62F79AD" w14:textId="77777777" w:rsidR="003B5D7E" w:rsidRDefault="003B5D7E" w:rsidP="000F0F95">
            <w:pPr>
              <w:ind w:firstLine="0"/>
            </w:pPr>
            <w:r>
              <w:t>Тип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65BAA01" w14:textId="77777777" w:rsidR="003B5D7E" w:rsidRDefault="003B5D7E" w:rsidP="000F0F95">
            <w:pPr>
              <w:ind w:firstLine="0"/>
            </w:pPr>
            <w:r>
              <w:t>Аргументы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595BF22" w14:textId="77777777" w:rsidR="003B5D7E" w:rsidRDefault="003B5D7E" w:rsidP="000F0F95">
            <w:pPr>
              <w:ind w:firstLine="0"/>
            </w:pPr>
            <w:r>
              <w:t>Назначение</w:t>
            </w:r>
          </w:p>
        </w:tc>
      </w:tr>
      <w:tr w:rsidR="003B5D7E" w14:paraId="3EA475D3" w14:textId="77777777" w:rsidTr="000F0F95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184F7630" w14:textId="275E3457" w:rsidR="003B5D7E" w:rsidRDefault="003B5D7E" w:rsidP="000F0F95">
            <w:pPr>
              <w:ind w:firstLine="0"/>
            </w:pPr>
            <w:proofErr w:type="spellStart"/>
            <w:r w:rsidRPr="003B5D7E">
              <w:t>initState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3B75CE4E" w14:textId="77777777" w:rsidR="003B5D7E" w:rsidRDefault="003B5D7E" w:rsidP="000F0F95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31784906" w14:textId="24840B0F" w:rsidR="003B5D7E" w:rsidRDefault="003B5D7E" w:rsidP="000F0F95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6E9637FB" w14:textId="5104AE8E" w:rsidR="003B5D7E" w:rsidRPr="003B5D7E" w:rsidRDefault="003B5D7E" w:rsidP="000F0F95">
            <w:pPr>
              <w:ind w:firstLine="0"/>
            </w:pPr>
            <w:r>
              <w:t>-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13EE78FE" w14:textId="40535870" w:rsidR="003B5D7E" w:rsidRPr="00493B05" w:rsidRDefault="00493B05" w:rsidP="000F0F95">
            <w:pPr>
              <w:ind w:firstLine="0"/>
            </w:pPr>
            <w:r>
              <w:t>Инициализация состояния.</w:t>
            </w:r>
          </w:p>
        </w:tc>
      </w:tr>
      <w:tr w:rsidR="003B5D7E" w14:paraId="4F6133BF" w14:textId="77777777" w:rsidTr="000F0F95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8F96B" w14:textId="0047E988" w:rsidR="003B5D7E" w:rsidRPr="007F5112" w:rsidRDefault="003B5D7E" w:rsidP="000F0F95">
            <w:pPr>
              <w:ind w:firstLine="0"/>
              <w:rPr>
                <w:lang w:val="en-US"/>
              </w:rPr>
            </w:pPr>
            <w:r w:rsidRPr="003B5D7E">
              <w:rPr>
                <w:lang w:val="en-US"/>
              </w:rPr>
              <w:t>build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954892" w14:textId="77777777" w:rsidR="003B5D7E" w:rsidRDefault="003B5D7E" w:rsidP="000F0F9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E0CEA" w14:textId="77777777" w:rsidR="003B5D7E" w:rsidRDefault="003B5D7E" w:rsidP="000F0F95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23ADC" w14:textId="4B7E8340" w:rsidR="003B5D7E" w:rsidRPr="007F5112" w:rsidRDefault="003B5D7E" w:rsidP="000F0F95">
            <w:pPr>
              <w:ind w:firstLine="0"/>
              <w:rPr>
                <w:lang w:val="en-US"/>
              </w:rPr>
            </w:pPr>
            <w:r w:rsidRPr="003B5D7E">
              <w:rPr>
                <w:lang w:val="en-US"/>
              </w:rPr>
              <w:t>context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8D933" w14:textId="44A68E5A" w:rsidR="003B5D7E" w:rsidRPr="007F5112" w:rsidRDefault="00493B05" w:rsidP="000F0F95">
            <w:pPr>
              <w:ind w:firstLine="0"/>
              <w:rPr>
                <w:lang w:val="en-US"/>
              </w:rPr>
            </w:pPr>
            <w:r>
              <w:t>Построение виджета.</w:t>
            </w:r>
          </w:p>
        </w:tc>
      </w:tr>
    </w:tbl>
    <w:p w14:paraId="19F07F0C" w14:textId="10BF0EB0" w:rsidR="00493B05" w:rsidRDefault="00493B05" w:rsidP="00493B05">
      <w:pPr>
        <w:ind w:firstLine="0"/>
        <w:jc w:val="right"/>
      </w:pPr>
      <w:r>
        <w:t>Таблица 4.29</w:t>
      </w:r>
    </w:p>
    <w:p w14:paraId="3A46AB14" w14:textId="233ED6C1" w:rsidR="00493B05" w:rsidRPr="00415FFB" w:rsidRDefault="00493B05" w:rsidP="00493B05">
      <w:pPr>
        <w:ind w:firstLine="0"/>
        <w:jc w:val="center"/>
        <w:rPr>
          <w:szCs w:val="24"/>
        </w:rPr>
      </w:pPr>
      <w:r>
        <w:rPr>
          <w:szCs w:val="24"/>
        </w:rPr>
        <w:t xml:space="preserve">Описание методов и свойств класса </w:t>
      </w:r>
      <w:proofErr w:type="spellStart"/>
      <w:r w:rsidRPr="00493B05">
        <w:rPr>
          <w:szCs w:val="24"/>
          <w:lang w:val="en-US"/>
        </w:rPr>
        <w:t>AuthContactsScreen</w:t>
      </w:r>
      <w:proofErr w:type="spellEnd"/>
      <w:r>
        <w:rPr>
          <w:szCs w:val="24"/>
        </w:rPr>
        <w:t>.</w:t>
      </w:r>
      <w:r>
        <w:rPr>
          <w:szCs w:val="24"/>
          <w:lang w:val="en-US"/>
        </w:rPr>
        <w:t>dart</w:t>
      </w:r>
    </w:p>
    <w:tbl>
      <w:tblPr>
        <w:tblStyle w:val="a5"/>
        <w:tblW w:w="10320" w:type="dxa"/>
        <w:tblLayout w:type="fixed"/>
        <w:tblLook w:val="04A0" w:firstRow="1" w:lastRow="0" w:firstColumn="1" w:lastColumn="0" w:noHBand="0" w:noVBand="1"/>
      </w:tblPr>
      <w:tblGrid>
        <w:gridCol w:w="1810"/>
        <w:gridCol w:w="1844"/>
        <w:gridCol w:w="1586"/>
        <w:gridCol w:w="2811"/>
        <w:gridCol w:w="2269"/>
      </w:tblGrid>
      <w:tr w:rsidR="00493B05" w14:paraId="4B6DE4DF" w14:textId="77777777" w:rsidTr="000F0F95">
        <w:tc>
          <w:tcPr>
            <w:tcW w:w="103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41DEF30" w14:textId="77777777" w:rsidR="00493B05" w:rsidRDefault="00493B05" w:rsidP="000F0F95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Методы</w:t>
            </w:r>
          </w:p>
        </w:tc>
      </w:tr>
      <w:tr w:rsidR="00493B05" w14:paraId="2C2C7AC6" w14:textId="77777777" w:rsidTr="000F0F95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1F21015" w14:textId="77777777" w:rsidR="00493B05" w:rsidRDefault="00493B05" w:rsidP="000F0F95">
            <w:pPr>
              <w:ind w:firstLine="0"/>
            </w:pPr>
            <w:r>
              <w:t>Имя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E5FE3FF" w14:textId="77777777" w:rsidR="00493B05" w:rsidRDefault="00493B05" w:rsidP="000F0F95">
            <w:pPr>
              <w:ind w:firstLine="0"/>
            </w:pPr>
            <w:r>
              <w:t>Модификатор доступа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FBA9CD4" w14:textId="77777777" w:rsidR="00493B05" w:rsidRDefault="00493B05" w:rsidP="000F0F95">
            <w:pPr>
              <w:ind w:firstLine="0"/>
            </w:pPr>
            <w:r>
              <w:t>Тип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51F6022" w14:textId="77777777" w:rsidR="00493B05" w:rsidRDefault="00493B05" w:rsidP="000F0F95">
            <w:pPr>
              <w:ind w:firstLine="0"/>
            </w:pPr>
            <w:r>
              <w:t>Аргументы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FB7E080" w14:textId="77777777" w:rsidR="00493B05" w:rsidRDefault="00493B05" w:rsidP="000F0F95">
            <w:pPr>
              <w:ind w:firstLine="0"/>
            </w:pPr>
            <w:r>
              <w:t>Назначение</w:t>
            </w:r>
          </w:p>
        </w:tc>
      </w:tr>
      <w:tr w:rsidR="00493B05" w14:paraId="60138EBD" w14:textId="77777777" w:rsidTr="000F0F95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416EC377" w14:textId="77777777" w:rsidR="00493B05" w:rsidRDefault="00493B05" w:rsidP="000F0F95">
            <w:pPr>
              <w:ind w:firstLine="0"/>
            </w:pPr>
            <w:proofErr w:type="spellStart"/>
            <w:r w:rsidRPr="003B5D7E">
              <w:t>initState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514D7549" w14:textId="77777777" w:rsidR="00493B05" w:rsidRDefault="00493B05" w:rsidP="000F0F95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23994F2F" w14:textId="77777777" w:rsidR="00493B05" w:rsidRDefault="00493B05" w:rsidP="000F0F95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4B7F737F" w14:textId="77777777" w:rsidR="00493B05" w:rsidRPr="003B5D7E" w:rsidRDefault="00493B05" w:rsidP="000F0F95">
            <w:pPr>
              <w:ind w:firstLine="0"/>
            </w:pPr>
            <w:r>
              <w:t>-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737EBC87" w14:textId="77777777" w:rsidR="00493B05" w:rsidRPr="00493B05" w:rsidRDefault="00493B05" w:rsidP="000F0F95">
            <w:pPr>
              <w:ind w:firstLine="0"/>
            </w:pPr>
            <w:r>
              <w:t>Инициализация состояния.</w:t>
            </w:r>
          </w:p>
        </w:tc>
      </w:tr>
      <w:tr w:rsidR="00493B05" w14:paraId="3FDABFD3" w14:textId="77777777" w:rsidTr="000F0F95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57C0B3" w14:textId="77777777" w:rsidR="00493B05" w:rsidRPr="007F5112" w:rsidRDefault="00493B05" w:rsidP="000F0F95">
            <w:pPr>
              <w:ind w:firstLine="0"/>
              <w:rPr>
                <w:lang w:val="en-US"/>
              </w:rPr>
            </w:pPr>
            <w:r w:rsidRPr="003B5D7E">
              <w:rPr>
                <w:lang w:val="en-US"/>
              </w:rPr>
              <w:t>build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887D46" w14:textId="77777777" w:rsidR="00493B05" w:rsidRDefault="00493B05" w:rsidP="000F0F9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3AD600" w14:textId="77777777" w:rsidR="00493B05" w:rsidRDefault="00493B05" w:rsidP="000F0F95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0833B" w14:textId="7E9A9794" w:rsidR="00493B05" w:rsidRPr="007F5112" w:rsidRDefault="009C152C" w:rsidP="000F0F95">
            <w:pPr>
              <w:ind w:firstLine="0"/>
              <w:rPr>
                <w:lang w:val="en-US"/>
              </w:rPr>
            </w:pPr>
            <w:proofErr w:type="spellStart"/>
            <w:r w:rsidRPr="009C152C">
              <w:rPr>
                <w:lang w:val="en-US"/>
              </w:rPr>
              <w:t>BuildContext</w:t>
            </w:r>
            <w:proofErr w:type="spellEnd"/>
            <w:r w:rsidRPr="009C152C">
              <w:rPr>
                <w:lang w:val="en-US"/>
              </w:rPr>
              <w:t xml:space="preserve"> </w:t>
            </w:r>
            <w:r w:rsidR="00493B05" w:rsidRPr="003B5D7E">
              <w:rPr>
                <w:lang w:val="en-US"/>
              </w:rPr>
              <w:t>context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276857" w14:textId="77777777" w:rsidR="00493B05" w:rsidRPr="007F5112" w:rsidRDefault="00493B05" w:rsidP="000F0F95">
            <w:pPr>
              <w:ind w:firstLine="0"/>
              <w:rPr>
                <w:lang w:val="en-US"/>
              </w:rPr>
            </w:pPr>
            <w:r>
              <w:t>Построение виджета.</w:t>
            </w:r>
          </w:p>
        </w:tc>
      </w:tr>
      <w:tr w:rsidR="00493B05" w14:paraId="76DE1636" w14:textId="77777777" w:rsidTr="000F0F95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4934F2" w14:textId="6FBA6220" w:rsidR="00493B05" w:rsidRPr="003B5D7E" w:rsidRDefault="00493B05" w:rsidP="000F0F95">
            <w:pPr>
              <w:ind w:firstLine="0"/>
              <w:rPr>
                <w:lang w:val="en-US"/>
              </w:rPr>
            </w:pPr>
            <w:proofErr w:type="spellStart"/>
            <w:r w:rsidRPr="00493B05">
              <w:rPr>
                <w:lang w:val="en-US"/>
              </w:rPr>
              <w:t>callSnackBar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1090F" w14:textId="6043986B" w:rsidR="00493B05" w:rsidRDefault="00493B05" w:rsidP="000F0F9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453034" w14:textId="583E17F3" w:rsidR="00493B05" w:rsidRDefault="00493B05" w:rsidP="000F0F95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573E17" w14:textId="74374A09" w:rsidR="00493B05" w:rsidRPr="003B5D7E" w:rsidRDefault="00493B05" w:rsidP="000F0F95">
            <w:pPr>
              <w:ind w:firstLine="0"/>
              <w:rPr>
                <w:lang w:val="en-US"/>
              </w:rPr>
            </w:pPr>
            <w:r w:rsidRPr="00493B05">
              <w:rPr>
                <w:lang w:val="en-US"/>
              </w:rPr>
              <w:t>String text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5D44B" w14:textId="68D248DF" w:rsidR="00493B05" w:rsidRPr="00493B05" w:rsidRDefault="00493B05" w:rsidP="000F0F95">
            <w:pPr>
              <w:ind w:firstLine="0"/>
            </w:pPr>
            <w:r>
              <w:t xml:space="preserve">Вызвать </w:t>
            </w:r>
            <w:proofErr w:type="spellStart"/>
            <w:r>
              <w:rPr>
                <w:lang w:val="en-US"/>
              </w:rPr>
              <w:t>SnackBar</w:t>
            </w:r>
            <w:proofErr w:type="spellEnd"/>
            <w:r>
              <w:rPr>
                <w:lang w:val="en-US"/>
              </w:rPr>
              <w:t xml:space="preserve"> </w:t>
            </w:r>
            <w:r>
              <w:t>об ошибке.</w:t>
            </w:r>
          </w:p>
        </w:tc>
      </w:tr>
      <w:tr w:rsidR="00493B05" w14:paraId="5C80658D" w14:textId="77777777" w:rsidTr="000F0F95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A63CD" w14:textId="68693ED2" w:rsidR="00493B05" w:rsidRPr="00493B05" w:rsidRDefault="00493B05" w:rsidP="000F0F95">
            <w:pPr>
              <w:ind w:firstLine="0"/>
              <w:rPr>
                <w:lang w:val="en-US"/>
              </w:rPr>
            </w:pPr>
            <w:r w:rsidRPr="00493B05">
              <w:rPr>
                <w:lang w:val="en-US"/>
              </w:rPr>
              <w:t>dispose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C37CA3" w14:textId="01C80330" w:rsidR="00493B05" w:rsidRPr="00493B05" w:rsidRDefault="00493B05" w:rsidP="000F0F9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916D9D" w14:textId="236CB835" w:rsidR="00493B05" w:rsidRDefault="00493B05" w:rsidP="000F0F95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2713E1" w14:textId="273FD88C" w:rsidR="00493B05" w:rsidRPr="00493B05" w:rsidRDefault="00493B05" w:rsidP="000F0F95">
            <w:pPr>
              <w:ind w:firstLine="0"/>
            </w:pPr>
            <w:r>
              <w:t>-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24B53" w14:textId="6DB7174A" w:rsidR="00493B05" w:rsidRPr="00493B05" w:rsidRDefault="00493B05" w:rsidP="000F0F95">
            <w:pPr>
              <w:ind w:firstLine="0"/>
            </w:pPr>
            <w:r>
              <w:t>Произвести чистку объектов.</w:t>
            </w:r>
          </w:p>
        </w:tc>
      </w:tr>
      <w:tr w:rsidR="00493B05" w14:paraId="3CDD6EB3" w14:textId="77777777" w:rsidTr="000F0F95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5B0DDC" w14:textId="76E6E689" w:rsidR="00493B05" w:rsidRPr="00493B05" w:rsidRDefault="00493B05" w:rsidP="000F0F95">
            <w:pPr>
              <w:ind w:firstLine="0"/>
              <w:rPr>
                <w:lang w:val="en-US"/>
              </w:rPr>
            </w:pPr>
            <w:proofErr w:type="spellStart"/>
            <w:r w:rsidRPr="00493B05">
              <w:rPr>
                <w:lang w:val="en-US"/>
              </w:rPr>
              <w:t>tgClean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2F98B4" w14:textId="5ABFFFBF" w:rsidR="00493B05" w:rsidRPr="00493B05" w:rsidRDefault="00493B05" w:rsidP="000F0F9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1D475" w14:textId="7A4A6383" w:rsidR="00493B05" w:rsidRDefault="00493B05" w:rsidP="000F0F95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066A6" w14:textId="0E91A837" w:rsidR="00493B05" w:rsidRPr="00493B05" w:rsidRDefault="00493B05" w:rsidP="000F0F9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String </w:t>
            </w:r>
            <w:proofErr w:type="spellStart"/>
            <w:r w:rsidR="009C152C">
              <w:rPr>
                <w:lang w:val="en-US"/>
              </w:rPr>
              <w:t>tg</w:t>
            </w:r>
            <w:proofErr w:type="spellEnd"/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AE9D82" w14:textId="125F71B1" w:rsidR="00493B05" w:rsidRPr="009C152C" w:rsidRDefault="009C152C" w:rsidP="000F0F95">
            <w:pPr>
              <w:ind w:firstLine="0"/>
            </w:pPr>
            <w:r>
              <w:t>Выполнить обработку текстового поля</w:t>
            </w:r>
            <w:r w:rsidRPr="009C152C">
              <w:t xml:space="preserve"> </w:t>
            </w:r>
            <w:r>
              <w:t xml:space="preserve">для </w:t>
            </w:r>
            <w:r>
              <w:rPr>
                <w:lang w:val="en-US"/>
              </w:rPr>
              <w:t>Telegram</w:t>
            </w:r>
          </w:p>
        </w:tc>
      </w:tr>
    </w:tbl>
    <w:p w14:paraId="015D3DB3" w14:textId="6A9B31AE" w:rsidR="009C152C" w:rsidRPr="009C152C" w:rsidRDefault="009C152C" w:rsidP="009C152C">
      <w:pPr>
        <w:ind w:firstLine="0"/>
        <w:jc w:val="right"/>
      </w:pPr>
      <w:r>
        <w:t>Таблица 4.</w:t>
      </w:r>
      <w:r w:rsidRPr="009C152C">
        <w:t>30</w:t>
      </w:r>
    </w:p>
    <w:p w14:paraId="7114A2B0" w14:textId="6B7EA52C" w:rsidR="009C152C" w:rsidRPr="00415FFB" w:rsidRDefault="009C152C" w:rsidP="009C152C">
      <w:pPr>
        <w:ind w:firstLine="0"/>
        <w:jc w:val="center"/>
        <w:rPr>
          <w:szCs w:val="24"/>
        </w:rPr>
      </w:pPr>
      <w:r>
        <w:rPr>
          <w:szCs w:val="24"/>
        </w:rPr>
        <w:t xml:space="preserve">Описание методов и свойств класса </w:t>
      </w:r>
      <w:proofErr w:type="spellStart"/>
      <w:r w:rsidRPr="009C152C">
        <w:rPr>
          <w:szCs w:val="24"/>
          <w:lang w:val="en-US"/>
        </w:rPr>
        <w:t>AuthEmailScreen</w:t>
      </w:r>
      <w:proofErr w:type="spellEnd"/>
      <w:r>
        <w:rPr>
          <w:szCs w:val="24"/>
        </w:rPr>
        <w:t>.</w:t>
      </w:r>
      <w:r>
        <w:rPr>
          <w:szCs w:val="24"/>
          <w:lang w:val="en-US"/>
        </w:rPr>
        <w:t>dart</w:t>
      </w:r>
    </w:p>
    <w:tbl>
      <w:tblPr>
        <w:tblStyle w:val="a5"/>
        <w:tblW w:w="10320" w:type="dxa"/>
        <w:tblLayout w:type="fixed"/>
        <w:tblLook w:val="04A0" w:firstRow="1" w:lastRow="0" w:firstColumn="1" w:lastColumn="0" w:noHBand="0" w:noVBand="1"/>
      </w:tblPr>
      <w:tblGrid>
        <w:gridCol w:w="1810"/>
        <w:gridCol w:w="1844"/>
        <w:gridCol w:w="1586"/>
        <w:gridCol w:w="2811"/>
        <w:gridCol w:w="2269"/>
      </w:tblGrid>
      <w:tr w:rsidR="009C152C" w14:paraId="31DAE678" w14:textId="77777777" w:rsidTr="000F0F95">
        <w:tc>
          <w:tcPr>
            <w:tcW w:w="103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FB22FA7" w14:textId="77777777" w:rsidR="009C152C" w:rsidRDefault="009C152C" w:rsidP="000F0F95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Методы</w:t>
            </w:r>
          </w:p>
        </w:tc>
      </w:tr>
      <w:tr w:rsidR="009C152C" w14:paraId="6280B4EF" w14:textId="77777777" w:rsidTr="000F0F95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5C86A67" w14:textId="77777777" w:rsidR="009C152C" w:rsidRDefault="009C152C" w:rsidP="000F0F95">
            <w:pPr>
              <w:ind w:firstLine="0"/>
            </w:pPr>
            <w:r>
              <w:t>Имя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4A6BEF8" w14:textId="77777777" w:rsidR="009C152C" w:rsidRDefault="009C152C" w:rsidP="000F0F95">
            <w:pPr>
              <w:ind w:firstLine="0"/>
            </w:pPr>
            <w:r>
              <w:t>Модификатор доступа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BF909DB" w14:textId="77777777" w:rsidR="009C152C" w:rsidRDefault="009C152C" w:rsidP="000F0F95">
            <w:pPr>
              <w:ind w:firstLine="0"/>
            </w:pPr>
            <w:r>
              <w:t>Тип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BFC07A0" w14:textId="77777777" w:rsidR="009C152C" w:rsidRDefault="009C152C" w:rsidP="000F0F95">
            <w:pPr>
              <w:ind w:firstLine="0"/>
            </w:pPr>
            <w:r>
              <w:t>Аргументы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EBD62B6" w14:textId="77777777" w:rsidR="009C152C" w:rsidRDefault="009C152C" w:rsidP="000F0F95">
            <w:pPr>
              <w:ind w:firstLine="0"/>
            </w:pPr>
            <w:r>
              <w:t>Назначение</w:t>
            </w:r>
          </w:p>
        </w:tc>
      </w:tr>
      <w:tr w:rsidR="009C152C" w14:paraId="09EF973B" w14:textId="77777777" w:rsidTr="000F0F95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7EAA2656" w14:textId="77777777" w:rsidR="009C152C" w:rsidRDefault="009C152C" w:rsidP="000F0F95">
            <w:pPr>
              <w:ind w:firstLine="0"/>
            </w:pPr>
            <w:proofErr w:type="spellStart"/>
            <w:r w:rsidRPr="003B5D7E">
              <w:t>initState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608DB890" w14:textId="77777777" w:rsidR="009C152C" w:rsidRDefault="009C152C" w:rsidP="000F0F95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37EE47F3" w14:textId="77777777" w:rsidR="009C152C" w:rsidRDefault="009C152C" w:rsidP="000F0F95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4B4B14BC" w14:textId="77777777" w:rsidR="009C152C" w:rsidRPr="003B5D7E" w:rsidRDefault="009C152C" w:rsidP="000F0F95">
            <w:pPr>
              <w:ind w:firstLine="0"/>
            </w:pPr>
            <w:r>
              <w:t>-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1A6759E0" w14:textId="77777777" w:rsidR="009C152C" w:rsidRPr="00493B05" w:rsidRDefault="009C152C" w:rsidP="000F0F95">
            <w:pPr>
              <w:ind w:firstLine="0"/>
            </w:pPr>
            <w:r>
              <w:t>Инициализация состояния.</w:t>
            </w:r>
          </w:p>
        </w:tc>
      </w:tr>
      <w:tr w:rsidR="009C152C" w14:paraId="11EC5306" w14:textId="77777777" w:rsidTr="000F0F95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897665" w14:textId="77777777" w:rsidR="009C152C" w:rsidRPr="007F5112" w:rsidRDefault="009C152C" w:rsidP="000F0F95">
            <w:pPr>
              <w:ind w:firstLine="0"/>
              <w:rPr>
                <w:lang w:val="en-US"/>
              </w:rPr>
            </w:pPr>
            <w:r w:rsidRPr="003B5D7E">
              <w:rPr>
                <w:lang w:val="en-US"/>
              </w:rPr>
              <w:lastRenderedPageBreak/>
              <w:t>build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8FD0DC" w14:textId="77777777" w:rsidR="009C152C" w:rsidRDefault="009C152C" w:rsidP="000F0F9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4C95C3" w14:textId="77777777" w:rsidR="009C152C" w:rsidRDefault="009C152C" w:rsidP="000F0F95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1A2DD5" w14:textId="77777777" w:rsidR="009C152C" w:rsidRPr="007F5112" w:rsidRDefault="009C152C" w:rsidP="000F0F95">
            <w:pPr>
              <w:ind w:firstLine="0"/>
              <w:rPr>
                <w:lang w:val="en-US"/>
              </w:rPr>
            </w:pPr>
            <w:proofErr w:type="spellStart"/>
            <w:r w:rsidRPr="009C152C">
              <w:rPr>
                <w:lang w:val="en-US"/>
              </w:rPr>
              <w:t>BuildContext</w:t>
            </w:r>
            <w:proofErr w:type="spellEnd"/>
            <w:r w:rsidRPr="009C152C">
              <w:rPr>
                <w:lang w:val="en-US"/>
              </w:rPr>
              <w:t xml:space="preserve"> </w:t>
            </w:r>
            <w:r w:rsidRPr="003B5D7E">
              <w:rPr>
                <w:lang w:val="en-US"/>
              </w:rPr>
              <w:t>context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5D35F9" w14:textId="77777777" w:rsidR="009C152C" w:rsidRPr="007F5112" w:rsidRDefault="009C152C" w:rsidP="000F0F95">
            <w:pPr>
              <w:ind w:firstLine="0"/>
              <w:rPr>
                <w:lang w:val="en-US"/>
              </w:rPr>
            </w:pPr>
            <w:r>
              <w:t>Построение виджета.</w:t>
            </w:r>
          </w:p>
        </w:tc>
      </w:tr>
    </w:tbl>
    <w:p w14:paraId="33D1D0FC" w14:textId="2369DECA" w:rsidR="009C152C" w:rsidRPr="009C152C" w:rsidRDefault="009C152C" w:rsidP="009C152C">
      <w:pPr>
        <w:ind w:firstLine="0"/>
        <w:jc w:val="right"/>
        <w:rPr>
          <w:lang w:val="en-US"/>
        </w:rPr>
      </w:pPr>
      <w:r>
        <w:t>Таблица 4.</w:t>
      </w:r>
      <w:r w:rsidRPr="009C152C">
        <w:t>3</w:t>
      </w:r>
      <w:r>
        <w:rPr>
          <w:lang w:val="en-US"/>
        </w:rPr>
        <w:t>1</w:t>
      </w:r>
    </w:p>
    <w:p w14:paraId="134B1257" w14:textId="001C609E" w:rsidR="009C152C" w:rsidRPr="00415FFB" w:rsidRDefault="009C152C" w:rsidP="009C152C">
      <w:pPr>
        <w:ind w:firstLine="0"/>
        <w:jc w:val="center"/>
        <w:rPr>
          <w:szCs w:val="24"/>
        </w:rPr>
      </w:pPr>
      <w:r>
        <w:rPr>
          <w:szCs w:val="24"/>
        </w:rPr>
        <w:t xml:space="preserve">Описание методов и свойств класса </w:t>
      </w:r>
      <w:proofErr w:type="spellStart"/>
      <w:r w:rsidRPr="009C152C">
        <w:rPr>
          <w:szCs w:val="24"/>
          <w:lang w:val="en-US"/>
        </w:rPr>
        <w:t>Auth</w:t>
      </w:r>
      <w:r>
        <w:rPr>
          <w:szCs w:val="24"/>
          <w:lang w:val="en-US"/>
        </w:rPr>
        <w:t>Faculty</w:t>
      </w:r>
      <w:r w:rsidRPr="009C152C">
        <w:rPr>
          <w:szCs w:val="24"/>
          <w:lang w:val="en-US"/>
        </w:rPr>
        <w:t>Screen</w:t>
      </w:r>
      <w:proofErr w:type="spellEnd"/>
      <w:r>
        <w:rPr>
          <w:szCs w:val="24"/>
        </w:rPr>
        <w:t>.</w:t>
      </w:r>
      <w:r>
        <w:rPr>
          <w:szCs w:val="24"/>
          <w:lang w:val="en-US"/>
        </w:rPr>
        <w:t>dart</w:t>
      </w:r>
    </w:p>
    <w:tbl>
      <w:tblPr>
        <w:tblStyle w:val="a5"/>
        <w:tblW w:w="10320" w:type="dxa"/>
        <w:tblLayout w:type="fixed"/>
        <w:tblLook w:val="04A0" w:firstRow="1" w:lastRow="0" w:firstColumn="1" w:lastColumn="0" w:noHBand="0" w:noVBand="1"/>
      </w:tblPr>
      <w:tblGrid>
        <w:gridCol w:w="1810"/>
        <w:gridCol w:w="1844"/>
        <w:gridCol w:w="1586"/>
        <w:gridCol w:w="2811"/>
        <w:gridCol w:w="2269"/>
      </w:tblGrid>
      <w:tr w:rsidR="009C152C" w14:paraId="46EEF413" w14:textId="77777777" w:rsidTr="000F0F95">
        <w:tc>
          <w:tcPr>
            <w:tcW w:w="103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20B4F53" w14:textId="77777777" w:rsidR="009C152C" w:rsidRDefault="009C152C" w:rsidP="000F0F95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Методы</w:t>
            </w:r>
          </w:p>
        </w:tc>
      </w:tr>
      <w:tr w:rsidR="009C152C" w14:paraId="564F348F" w14:textId="77777777" w:rsidTr="000F0F95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8165D55" w14:textId="77777777" w:rsidR="009C152C" w:rsidRDefault="009C152C" w:rsidP="000F0F95">
            <w:pPr>
              <w:ind w:firstLine="0"/>
            </w:pPr>
            <w:r>
              <w:t>Имя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D077D50" w14:textId="77777777" w:rsidR="009C152C" w:rsidRDefault="009C152C" w:rsidP="000F0F95">
            <w:pPr>
              <w:ind w:firstLine="0"/>
            </w:pPr>
            <w:r>
              <w:t>Модификатор доступа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35F546E" w14:textId="77777777" w:rsidR="009C152C" w:rsidRDefault="009C152C" w:rsidP="000F0F95">
            <w:pPr>
              <w:ind w:firstLine="0"/>
            </w:pPr>
            <w:r>
              <w:t>Тип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B36EF3C" w14:textId="77777777" w:rsidR="009C152C" w:rsidRDefault="009C152C" w:rsidP="000F0F95">
            <w:pPr>
              <w:ind w:firstLine="0"/>
            </w:pPr>
            <w:r>
              <w:t>Аргументы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5847A28" w14:textId="77777777" w:rsidR="009C152C" w:rsidRDefault="009C152C" w:rsidP="000F0F95">
            <w:pPr>
              <w:ind w:firstLine="0"/>
            </w:pPr>
            <w:r>
              <w:t>Назначение</w:t>
            </w:r>
          </w:p>
        </w:tc>
      </w:tr>
      <w:tr w:rsidR="009C152C" w14:paraId="065F5067" w14:textId="77777777" w:rsidTr="000F0F95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37A03E99" w14:textId="77777777" w:rsidR="009C152C" w:rsidRDefault="009C152C" w:rsidP="000F0F95">
            <w:pPr>
              <w:ind w:firstLine="0"/>
            </w:pPr>
            <w:proofErr w:type="spellStart"/>
            <w:r w:rsidRPr="003B5D7E">
              <w:t>initState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198E3599" w14:textId="77777777" w:rsidR="009C152C" w:rsidRDefault="009C152C" w:rsidP="000F0F95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7FAAE307" w14:textId="77777777" w:rsidR="009C152C" w:rsidRDefault="009C152C" w:rsidP="000F0F95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59D48970" w14:textId="77777777" w:rsidR="009C152C" w:rsidRPr="003B5D7E" w:rsidRDefault="009C152C" w:rsidP="000F0F95">
            <w:pPr>
              <w:ind w:firstLine="0"/>
            </w:pPr>
            <w:r>
              <w:t>-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49A97E4E" w14:textId="77777777" w:rsidR="009C152C" w:rsidRPr="00493B05" w:rsidRDefault="009C152C" w:rsidP="000F0F95">
            <w:pPr>
              <w:ind w:firstLine="0"/>
            </w:pPr>
            <w:r>
              <w:t>Инициализация состояния.</w:t>
            </w:r>
          </w:p>
        </w:tc>
      </w:tr>
      <w:tr w:rsidR="009C152C" w14:paraId="30E5AD1B" w14:textId="77777777" w:rsidTr="000F0F95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C3FA2" w14:textId="77777777" w:rsidR="009C152C" w:rsidRPr="007F5112" w:rsidRDefault="009C152C" w:rsidP="000F0F95">
            <w:pPr>
              <w:ind w:firstLine="0"/>
              <w:rPr>
                <w:lang w:val="en-US"/>
              </w:rPr>
            </w:pPr>
            <w:r w:rsidRPr="003B5D7E">
              <w:rPr>
                <w:lang w:val="en-US"/>
              </w:rPr>
              <w:t>build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1F6E1" w14:textId="77777777" w:rsidR="009C152C" w:rsidRDefault="009C152C" w:rsidP="000F0F9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A8E517" w14:textId="77777777" w:rsidR="009C152C" w:rsidRDefault="009C152C" w:rsidP="000F0F95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9648C" w14:textId="77777777" w:rsidR="009C152C" w:rsidRPr="007F5112" w:rsidRDefault="009C152C" w:rsidP="000F0F95">
            <w:pPr>
              <w:ind w:firstLine="0"/>
              <w:rPr>
                <w:lang w:val="en-US"/>
              </w:rPr>
            </w:pPr>
            <w:proofErr w:type="spellStart"/>
            <w:r w:rsidRPr="009C152C">
              <w:rPr>
                <w:lang w:val="en-US"/>
              </w:rPr>
              <w:t>BuildContext</w:t>
            </w:r>
            <w:proofErr w:type="spellEnd"/>
            <w:r w:rsidRPr="009C152C">
              <w:rPr>
                <w:lang w:val="en-US"/>
              </w:rPr>
              <w:t xml:space="preserve"> </w:t>
            </w:r>
            <w:r w:rsidRPr="003B5D7E">
              <w:rPr>
                <w:lang w:val="en-US"/>
              </w:rPr>
              <w:t>context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430363" w14:textId="77777777" w:rsidR="009C152C" w:rsidRPr="007F5112" w:rsidRDefault="009C152C" w:rsidP="000F0F95">
            <w:pPr>
              <w:ind w:firstLine="0"/>
              <w:rPr>
                <w:lang w:val="en-US"/>
              </w:rPr>
            </w:pPr>
            <w:r>
              <w:t>Построение виджета.</w:t>
            </w:r>
          </w:p>
        </w:tc>
      </w:tr>
      <w:tr w:rsidR="009C152C" w14:paraId="20E267AF" w14:textId="77777777" w:rsidTr="000F0F95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EAADD" w14:textId="77777777" w:rsidR="009C152C" w:rsidRPr="003B5D7E" w:rsidRDefault="009C152C" w:rsidP="000F0F95">
            <w:pPr>
              <w:ind w:firstLine="0"/>
              <w:rPr>
                <w:lang w:val="en-US"/>
              </w:rPr>
            </w:pPr>
            <w:proofErr w:type="spellStart"/>
            <w:r w:rsidRPr="00493B05">
              <w:rPr>
                <w:lang w:val="en-US"/>
              </w:rPr>
              <w:t>callSnackBar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DDA1E" w14:textId="77777777" w:rsidR="009C152C" w:rsidRDefault="009C152C" w:rsidP="000F0F9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859839" w14:textId="77777777" w:rsidR="009C152C" w:rsidRDefault="009C152C" w:rsidP="000F0F95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DAF21" w14:textId="77777777" w:rsidR="009C152C" w:rsidRPr="003B5D7E" w:rsidRDefault="009C152C" w:rsidP="000F0F95">
            <w:pPr>
              <w:ind w:firstLine="0"/>
              <w:rPr>
                <w:lang w:val="en-US"/>
              </w:rPr>
            </w:pPr>
            <w:r w:rsidRPr="00493B05">
              <w:rPr>
                <w:lang w:val="en-US"/>
              </w:rPr>
              <w:t>String text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A45876" w14:textId="77777777" w:rsidR="009C152C" w:rsidRPr="00493B05" w:rsidRDefault="009C152C" w:rsidP="000F0F95">
            <w:pPr>
              <w:ind w:firstLine="0"/>
            </w:pPr>
            <w:r>
              <w:t xml:space="preserve">Вызвать </w:t>
            </w:r>
            <w:proofErr w:type="spellStart"/>
            <w:r>
              <w:rPr>
                <w:lang w:val="en-US"/>
              </w:rPr>
              <w:t>SnackBar</w:t>
            </w:r>
            <w:proofErr w:type="spellEnd"/>
            <w:r>
              <w:rPr>
                <w:lang w:val="en-US"/>
              </w:rPr>
              <w:t xml:space="preserve"> </w:t>
            </w:r>
            <w:r>
              <w:t>об ошибке.</w:t>
            </w:r>
          </w:p>
        </w:tc>
      </w:tr>
      <w:tr w:rsidR="009C152C" w14:paraId="6F7AF655" w14:textId="77777777" w:rsidTr="000F0F95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05C9F" w14:textId="77777777" w:rsidR="009C152C" w:rsidRPr="00493B05" w:rsidRDefault="009C152C" w:rsidP="000F0F95">
            <w:pPr>
              <w:ind w:firstLine="0"/>
              <w:rPr>
                <w:lang w:val="en-US"/>
              </w:rPr>
            </w:pPr>
            <w:r w:rsidRPr="00493B05">
              <w:rPr>
                <w:lang w:val="en-US"/>
              </w:rPr>
              <w:t>dispose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DE1482" w14:textId="77777777" w:rsidR="009C152C" w:rsidRPr="00493B05" w:rsidRDefault="009C152C" w:rsidP="000F0F9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C5836A" w14:textId="77777777" w:rsidR="009C152C" w:rsidRDefault="009C152C" w:rsidP="000F0F95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F3839" w14:textId="77777777" w:rsidR="009C152C" w:rsidRPr="00493B05" w:rsidRDefault="009C152C" w:rsidP="000F0F95">
            <w:pPr>
              <w:ind w:firstLine="0"/>
            </w:pPr>
            <w:r>
              <w:t>-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2CBDD2" w14:textId="77777777" w:rsidR="009C152C" w:rsidRPr="00493B05" w:rsidRDefault="009C152C" w:rsidP="000F0F95">
            <w:pPr>
              <w:ind w:firstLine="0"/>
            </w:pPr>
            <w:r>
              <w:t>Произвести чистку объектов.</w:t>
            </w:r>
          </w:p>
        </w:tc>
      </w:tr>
    </w:tbl>
    <w:p w14:paraId="5BB33E66" w14:textId="6B3BE936" w:rsidR="009C152C" w:rsidRPr="009C152C" w:rsidRDefault="009C152C" w:rsidP="009C152C">
      <w:pPr>
        <w:ind w:firstLine="0"/>
        <w:jc w:val="right"/>
        <w:rPr>
          <w:lang w:val="en-US"/>
        </w:rPr>
      </w:pPr>
      <w:r>
        <w:t>Таблица 4.</w:t>
      </w:r>
      <w:r w:rsidRPr="009C152C">
        <w:t>3</w:t>
      </w:r>
      <w:r>
        <w:rPr>
          <w:lang w:val="en-US"/>
        </w:rPr>
        <w:t>2</w:t>
      </w:r>
    </w:p>
    <w:p w14:paraId="066DC752" w14:textId="766FA036" w:rsidR="009C152C" w:rsidRPr="00415FFB" w:rsidRDefault="009C152C" w:rsidP="009C152C">
      <w:pPr>
        <w:ind w:firstLine="0"/>
        <w:jc w:val="center"/>
        <w:rPr>
          <w:szCs w:val="24"/>
        </w:rPr>
      </w:pPr>
      <w:r>
        <w:rPr>
          <w:szCs w:val="24"/>
        </w:rPr>
        <w:t xml:space="preserve">Описание методов и свойств класса </w:t>
      </w:r>
      <w:proofErr w:type="spellStart"/>
      <w:r w:rsidRPr="009C152C">
        <w:rPr>
          <w:szCs w:val="24"/>
          <w:lang w:val="en-US"/>
        </w:rPr>
        <w:t>Auth</w:t>
      </w:r>
      <w:r>
        <w:rPr>
          <w:szCs w:val="24"/>
          <w:lang w:val="en-US"/>
        </w:rPr>
        <w:t>Gender</w:t>
      </w:r>
      <w:r w:rsidRPr="009C152C">
        <w:rPr>
          <w:szCs w:val="24"/>
          <w:lang w:val="en-US"/>
        </w:rPr>
        <w:t>Screen</w:t>
      </w:r>
      <w:proofErr w:type="spellEnd"/>
      <w:r>
        <w:rPr>
          <w:szCs w:val="24"/>
        </w:rPr>
        <w:t>.</w:t>
      </w:r>
      <w:r>
        <w:rPr>
          <w:szCs w:val="24"/>
          <w:lang w:val="en-US"/>
        </w:rPr>
        <w:t>dart</w:t>
      </w:r>
    </w:p>
    <w:tbl>
      <w:tblPr>
        <w:tblStyle w:val="a5"/>
        <w:tblW w:w="10320" w:type="dxa"/>
        <w:tblLayout w:type="fixed"/>
        <w:tblLook w:val="04A0" w:firstRow="1" w:lastRow="0" w:firstColumn="1" w:lastColumn="0" w:noHBand="0" w:noVBand="1"/>
      </w:tblPr>
      <w:tblGrid>
        <w:gridCol w:w="1810"/>
        <w:gridCol w:w="1844"/>
        <w:gridCol w:w="1586"/>
        <w:gridCol w:w="2811"/>
        <w:gridCol w:w="2269"/>
      </w:tblGrid>
      <w:tr w:rsidR="009C152C" w14:paraId="394E1074" w14:textId="77777777" w:rsidTr="000F0F95">
        <w:tc>
          <w:tcPr>
            <w:tcW w:w="103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C8444BE" w14:textId="77777777" w:rsidR="009C152C" w:rsidRDefault="009C152C" w:rsidP="000F0F95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Методы</w:t>
            </w:r>
          </w:p>
        </w:tc>
      </w:tr>
      <w:tr w:rsidR="009C152C" w14:paraId="18C31B64" w14:textId="77777777" w:rsidTr="000F0F95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2DA0D68" w14:textId="77777777" w:rsidR="009C152C" w:rsidRDefault="009C152C" w:rsidP="000F0F95">
            <w:pPr>
              <w:ind w:firstLine="0"/>
            </w:pPr>
            <w:r>
              <w:t>Имя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2410B67" w14:textId="77777777" w:rsidR="009C152C" w:rsidRDefault="009C152C" w:rsidP="000F0F95">
            <w:pPr>
              <w:ind w:firstLine="0"/>
            </w:pPr>
            <w:r>
              <w:t>Модификатор доступа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45F1FE0" w14:textId="77777777" w:rsidR="009C152C" w:rsidRDefault="009C152C" w:rsidP="000F0F95">
            <w:pPr>
              <w:ind w:firstLine="0"/>
            </w:pPr>
            <w:r>
              <w:t>Тип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0569A5B" w14:textId="77777777" w:rsidR="009C152C" w:rsidRDefault="009C152C" w:rsidP="000F0F95">
            <w:pPr>
              <w:ind w:firstLine="0"/>
            </w:pPr>
            <w:r>
              <w:t>Аргументы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56C59F0" w14:textId="77777777" w:rsidR="009C152C" w:rsidRDefault="009C152C" w:rsidP="000F0F95">
            <w:pPr>
              <w:ind w:firstLine="0"/>
            </w:pPr>
            <w:r>
              <w:t>Назначение</w:t>
            </w:r>
          </w:p>
        </w:tc>
      </w:tr>
      <w:tr w:rsidR="009C152C" w14:paraId="35E7D8FF" w14:textId="77777777" w:rsidTr="000F0F95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0FFE7E95" w14:textId="77777777" w:rsidR="009C152C" w:rsidRDefault="009C152C" w:rsidP="000F0F95">
            <w:pPr>
              <w:ind w:firstLine="0"/>
            </w:pPr>
            <w:proofErr w:type="spellStart"/>
            <w:r w:rsidRPr="003B5D7E">
              <w:t>initState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314AD6E6" w14:textId="77777777" w:rsidR="009C152C" w:rsidRDefault="009C152C" w:rsidP="000F0F95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1F22F4F2" w14:textId="77777777" w:rsidR="009C152C" w:rsidRDefault="009C152C" w:rsidP="000F0F95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1B1BB505" w14:textId="77777777" w:rsidR="009C152C" w:rsidRPr="003B5D7E" w:rsidRDefault="009C152C" w:rsidP="000F0F95">
            <w:pPr>
              <w:ind w:firstLine="0"/>
            </w:pPr>
            <w:r>
              <w:t>-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10FC30C6" w14:textId="77777777" w:rsidR="009C152C" w:rsidRPr="00493B05" w:rsidRDefault="009C152C" w:rsidP="000F0F95">
            <w:pPr>
              <w:ind w:firstLine="0"/>
            </w:pPr>
            <w:r>
              <w:t>Инициализация состояния.</w:t>
            </w:r>
          </w:p>
        </w:tc>
      </w:tr>
      <w:tr w:rsidR="009C152C" w14:paraId="7365BD0A" w14:textId="77777777" w:rsidTr="000F0F95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7C89E7" w14:textId="77777777" w:rsidR="009C152C" w:rsidRPr="007F5112" w:rsidRDefault="009C152C" w:rsidP="000F0F95">
            <w:pPr>
              <w:ind w:firstLine="0"/>
              <w:rPr>
                <w:lang w:val="en-US"/>
              </w:rPr>
            </w:pPr>
            <w:r w:rsidRPr="003B5D7E">
              <w:rPr>
                <w:lang w:val="en-US"/>
              </w:rPr>
              <w:t>build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31F89" w14:textId="77777777" w:rsidR="009C152C" w:rsidRDefault="009C152C" w:rsidP="000F0F9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DA295" w14:textId="77777777" w:rsidR="009C152C" w:rsidRDefault="009C152C" w:rsidP="000F0F95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7329D7" w14:textId="77777777" w:rsidR="009C152C" w:rsidRPr="007F5112" w:rsidRDefault="009C152C" w:rsidP="000F0F95">
            <w:pPr>
              <w:ind w:firstLine="0"/>
              <w:rPr>
                <w:lang w:val="en-US"/>
              </w:rPr>
            </w:pPr>
            <w:proofErr w:type="spellStart"/>
            <w:r w:rsidRPr="009C152C">
              <w:rPr>
                <w:lang w:val="en-US"/>
              </w:rPr>
              <w:t>BuildContext</w:t>
            </w:r>
            <w:proofErr w:type="spellEnd"/>
            <w:r w:rsidRPr="009C152C">
              <w:rPr>
                <w:lang w:val="en-US"/>
              </w:rPr>
              <w:t xml:space="preserve"> </w:t>
            </w:r>
            <w:r w:rsidRPr="003B5D7E">
              <w:rPr>
                <w:lang w:val="en-US"/>
              </w:rPr>
              <w:t>context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8CC63" w14:textId="77777777" w:rsidR="009C152C" w:rsidRPr="007F5112" w:rsidRDefault="009C152C" w:rsidP="000F0F95">
            <w:pPr>
              <w:ind w:firstLine="0"/>
              <w:rPr>
                <w:lang w:val="en-US"/>
              </w:rPr>
            </w:pPr>
            <w:r>
              <w:t>Построение виджета.</w:t>
            </w:r>
          </w:p>
        </w:tc>
      </w:tr>
      <w:tr w:rsidR="009C152C" w14:paraId="000A484F" w14:textId="77777777" w:rsidTr="000F0F95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1228FD" w14:textId="77777777" w:rsidR="009C152C" w:rsidRPr="003B5D7E" w:rsidRDefault="009C152C" w:rsidP="000F0F95">
            <w:pPr>
              <w:ind w:firstLine="0"/>
              <w:rPr>
                <w:lang w:val="en-US"/>
              </w:rPr>
            </w:pPr>
            <w:proofErr w:type="spellStart"/>
            <w:r w:rsidRPr="00493B05">
              <w:rPr>
                <w:lang w:val="en-US"/>
              </w:rPr>
              <w:t>callSnackBar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BB2B3B" w14:textId="77777777" w:rsidR="009C152C" w:rsidRDefault="009C152C" w:rsidP="000F0F9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764E8D" w14:textId="77777777" w:rsidR="009C152C" w:rsidRDefault="009C152C" w:rsidP="000F0F95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B04213" w14:textId="77777777" w:rsidR="009C152C" w:rsidRPr="003B5D7E" w:rsidRDefault="009C152C" w:rsidP="000F0F95">
            <w:pPr>
              <w:ind w:firstLine="0"/>
              <w:rPr>
                <w:lang w:val="en-US"/>
              </w:rPr>
            </w:pPr>
            <w:r w:rsidRPr="00493B05">
              <w:rPr>
                <w:lang w:val="en-US"/>
              </w:rPr>
              <w:t>String text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3BE5A" w14:textId="77777777" w:rsidR="009C152C" w:rsidRPr="00493B05" w:rsidRDefault="009C152C" w:rsidP="000F0F95">
            <w:pPr>
              <w:ind w:firstLine="0"/>
            </w:pPr>
            <w:r>
              <w:t xml:space="preserve">Вызвать </w:t>
            </w:r>
            <w:proofErr w:type="spellStart"/>
            <w:r>
              <w:rPr>
                <w:lang w:val="en-US"/>
              </w:rPr>
              <w:t>SnackBar</w:t>
            </w:r>
            <w:proofErr w:type="spellEnd"/>
            <w:r>
              <w:rPr>
                <w:lang w:val="en-US"/>
              </w:rPr>
              <w:t xml:space="preserve"> </w:t>
            </w:r>
            <w:r>
              <w:t>об ошибке.</w:t>
            </w:r>
          </w:p>
        </w:tc>
      </w:tr>
      <w:tr w:rsidR="009C152C" w14:paraId="5F90BCD3" w14:textId="77777777" w:rsidTr="000F0F95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4A85C" w14:textId="77777777" w:rsidR="009C152C" w:rsidRPr="00493B05" w:rsidRDefault="009C152C" w:rsidP="000F0F95">
            <w:pPr>
              <w:ind w:firstLine="0"/>
              <w:rPr>
                <w:lang w:val="en-US"/>
              </w:rPr>
            </w:pPr>
            <w:r w:rsidRPr="00493B05">
              <w:rPr>
                <w:lang w:val="en-US"/>
              </w:rPr>
              <w:t>dispose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BAAF6" w14:textId="77777777" w:rsidR="009C152C" w:rsidRPr="00493B05" w:rsidRDefault="009C152C" w:rsidP="000F0F9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1A892B" w14:textId="77777777" w:rsidR="009C152C" w:rsidRDefault="009C152C" w:rsidP="000F0F95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0CFC62" w14:textId="77777777" w:rsidR="009C152C" w:rsidRPr="00493B05" w:rsidRDefault="009C152C" w:rsidP="000F0F95">
            <w:pPr>
              <w:ind w:firstLine="0"/>
            </w:pPr>
            <w:r>
              <w:t>-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AF333" w14:textId="77777777" w:rsidR="009C152C" w:rsidRPr="00493B05" w:rsidRDefault="009C152C" w:rsidP="000F0F95">
            <w:pPr>
              <w:ind w:firstLine="0"/>
            </w:pPr>
            <w:r>
              <w:t>Произвести чистку объектов.</w:t>
            </w:r>
          </w:p>
        </w:tc>
      </w:tr>
    </w:tbl>
    <w:p w14:paraId="536368F1" w14:textId="49C3D223" w:rsidR="009C152C" w:rsidRPr="009C152C" w:rsidRDefault="009C152C" w:rsidP="009C152C">
      <w:pPr>
        <w:ind w:firstLine="0"/>
        <w:jc w:val="right"/>
        <w:rPr>
          <w:lang w:val="en-US"/>
        </w:rPr>
      </w:pPr>
      <w:r>
        <w:t>Таблица 4.</w:t>
      </w:r>
      <w:r w:rsidRPr="009C152C">
        <w:t>3</w:t>
      </w:r>
      <w:r>
        <w:rPr>
          <w:lang w:val="en-US"/>
        </w:rPr>
        <w:t>3</w:t>
      </w:r>
    </w:p>
    <w:p w14:paraId="27BDB773" w14:textId="4AABD1E8" w:rsidR="009C152C" w:rsidRPr="00415FFB" w:rsidRDefault="009C152C" w:rsidP="009C152C">
      <w:pPr>
        <w:ind w:firstLine="0"/>
        <w:jc w:val="center"/>
        <w:rPr>
          <w:szCs w:val="24"/>
        </w:rPr>
      </w:pPr>
      <w:r>
        <w:rPr>
          <w:szCs w:val="24"/>
        </w:rPr>
        <w:t xml:space="preserve">Описание методов и свойств класса </w:t>
      </w:r>
      <w:proofErr w:type="spellStart"/>
      <w:r>
        <w:rPr>
          <w:szCs w:val="24"/>
          <w:lang w:val="en-US"/>
        </w:rPr>
        <w:t>AuthNameScreen</w:t>
      </w:r>
      <w:proofErr w:type="spellEnd"/>
      <w:r>
        <w:rPr>
          <w:szCs w:val="24"/>
        </w:rPr>
        <w:t>.</w:t>
      </w:r>
      <w:r>
        <w:rPr>
          <w:szCs w:val="24"/>
          <w:lang w:val="en-US"/>
        </w:rPr>
        <w:t>dart</w:t>
      </w:r>
    </w:p>
    <w:tbl>
      <w:tblPr>
        <w:tblStyle w:val="a5"/>
        <w:tblW w:w="10320" w:type="dxa"/>
        <w:tblLayout w:type="fixed"/>
        <w:tblLook w:val="04A0" w:firstRow="1" w:lastRow="0" w:firstColumn="1" w:lastColumn="0" w:noHBand="0" w:noVBand="1"/>
      </w:tblPr>
      <w:tblGrid>
        <w:gridCol w:w="1810"/>
        <w:gridCol w:w="1844"/>
        <w:gridCol w:w="1586"/>
        <w:gridCol w:w="2811"/>
        <w:gridCol w:w="2269"/>
      </w:tblGrid>
      <w:tr w:rsidR="009C152C" w14:paraId="3690CDFB" w14:textId="77777777" w:rsidTr="000F0F95">
        <w:tc>
          <w:tcPr>
            <w:tcW w:w="103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4337EB6" w14:textId="77777777" w:rsidR="009C152C" w:rsidRDefault="009C152C" w:rsidP="000F0F95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Методы</w:t>
            </w:r>
          </w:p>
        </w:tc>
      </w:tr>
      <w:tr w:rsidR="009C152C" w14:paraId="1875BA56" w14:textId="77777777" w:rsidTr="000F0F95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C3AE30F" w14:textId="77777777" w:rsidR="009C152C" w:rsidRDefault="009C152C" w:rsidP="000F0F95">
            <w:pPr>
              <w:ind w:firstLine="0"/>
            </w:pPr>
            <w:r>
              <w:t>Имя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A259E3A" w14:textId="77777777" w:rsidR="009C152C" w:rsidRDefault="009C152C" w:rsidP="000F0F95">
            <w:pPr>
              <w:ind w:firstLine="0"/>
            </w:pPr>
            <w:r>
              <w:t>Модификатор доступа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033E094" w14:textId="77777777" w:rsidR="009C152C" w:rsidRDefault="009C152C" w:rsidP="000F0F95">
            <w:pPr>
              <w:ind w:firstLine="0"/>
            </w:pPr>
            <w:r>
              <w:t>Тип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13B4882" w14:textId="77777777" w:rsidR="009C152C" w:rsidRDefault="009C152C" w:rsidP="000F0F95">
            <w:pPr>
              <w:ind w:firstLine="0"/>
            </w:pPr>
            <w:r>
              <w:t>Аргументы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A598CA7" w14:textId="77777777" w:rsidR="009C152C" w:rsidRDefault="009C152C" w:rsidP="000F0F95">
            <w:pPr>
              <w:ind w:firstLine="0"/>
            </w:pPr>
            <w:r>
              <w:t>Назначение</w:t>
            </w:r>
          </w:p>
        </w:tc>
      </w:tr>
      <w:tr w:rsidR="009C152C" w14:paraId="4EAC4C76" w14:textId="77777777" w:rsidTr="000F0F95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777A3CA5" w14:textId="77777777" w:rsidR="009C152C" w:rsidRDefault="009C152C" w:rsidP="000F0F95">
            <w:pPr>
              <w:ind w:firstLine="0"/>
            </w:pPr>
            <w:proofErr w:type="spellStart"/>
            <w:r w:rsidRPr="003B5D7E">
              <w:t>initState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27758A1E" w14:textId="77777777" w:rsidR="009C152C" w:rsidRDefault="009C152C" w:rsidP="000F0F95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63406442" w14:textId="77777777" w:rsidR="009C152C" w:rsidRDefault="009C152C" w:rsidP="000F0F95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38531D21" w14:textId="77777777" w:rsidR="009C152C" w:rsidRPr="003B5D7E" w:rsidRDefault="009C152C" w:rsidP="000F0F95">
            <w:pPr>
              <w:ind w:firstLine="0"/>
            </w:pPr>
            <w:r>
              <w:t>-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67915D11" w14:textId="77777777" w:rsidR="009C152C" w:rsidRPr="00493B05" w:rsidRDefault="009C152C" w:rsidP="000F0F95">
            <w:pPr>
              <w:ind w:firstLine="0"/>
            </w:pPr>
            <w:r>
              <w:t>Инициализация состояния.</w:t>
            </w:r>
          </w:p>
        </w:tc>
      </w:tr>
      <w:tr w:rsidR="009C152C" w14:paraId="50C5DC56" w14:textId="77777777" w:rsidTr="000F0F95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E2B4D" w14:textId="77777777" w:rsidR="009C152C" w:rsidRPr="007F5112" w:rsidRDefault="009C152C" w:rsidP="000F0F95">
            <w:pPr>
              <w:ind w:firstLine="0"/>
              <w:rPr>
                <w:lang w:val="en-US"/>
              </w:rPr>
            </w:pPr>
            <w:r w:rsidRPr="003B5D7E">
              <w:rPr>
                <w:lang w:val="en-US"/>
              </w:rPr>
              <w:t>build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CFFA0C" w14:textId="77777777" w:rsidR="009C152C" w:rsidRDefault="009C152C" w:rsidP="000F0F9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B8665D" w14:textId="77777777" w:rsidR="009C152C" w:rsidRDefault="009C152C" w:rsidP="000F0F95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3BECFB" w14:textId="77777777" w:rsidR="009C152C" w:rsidRPr="007F5112" w:rsidRDefault="009C152C" w:rsidP="000F0F95">
            <w:pPr>
              <w:ind w:firstLine="0"/>
              <w:rPr>
                <w:lang w:val="en-US"/>
              </w:rPr>
            </w:pPr>
            <w:proofErr w:type="spellStart"/>
            <w:r w:rsidRPr="009C152C">
              <w:rPr>
                <w:lang w:val="en-US"/>
              </w:rPr>
              <w:t>BuildContext</w:t>
            </w:r>
            <w:proofErr w:type="spellEnd"/>
            <w:r w:rsidRPr="009C152C">
              <w:rPr>
                <w:lang w:val="en-US"/>
              </w:rPr>
              <w:t xml:space="preserve"> </w:t>
            </w:r>
            <w:r w:rsidRPr="003B5D7E">
              <w:rPr>
                <w:lang w:val="en-US"/>
              </w:rPr>
              <w:t>context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F21F0" w14:textId="77777777" w:rsidR="009C152C" w:rsidRPr="007F5112" w:rsidRDefault="009C152C" w:rsidP="000F0F95">
            <w:pPr>
              <w:ind w:firstLine="0"/>
              <w:rPr>
                <w:lang w:val="en-US"/>
              </w:rPr>
            </w:pPr>
            <w:r>
              <w:t>Построение виджета.</w:t>
            </w:r>
          </w:p>
        </w:tc>
      </w:tr>
      <w:tr w:rsidR="009C152C" w14:paraId="26EE9E53" w14:textId="77777777" w:rsidTr="000F0F95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2BB83" w14:textId="77777777" w:rsidR="009C152C" w:rsidRPr="003B5D7E" w:rsidRDefault="009C152C" w:rsidP="000F0F95">
            <w:pPr>
              <w:ind w:firstLine="0"/>
              <w:rPr>
                <w:lang w:val="en-US"/>
              </w:rPr>
            </w:pPr>
            <w:proofErr w:type="spellStart"/>
            <w:r w:rsidRPr="00493B05">
              <w:rPr>
                <w:lang w:val="en-US"/>
              </w:rPr>
              <w:t>callSnackBar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007C7C" w14:textId="77777777" w:rsidR="009C152C" w:rsidRDefault="009C152C" w:rsidP="000F0F9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B49078" w14:textId="77777777" w:rsidR="009C152C" w:rsidRDefault="009C152C" w:rsidP="000F0F95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1702F8" w14:textId="77777777" w:rsidR="009C152C" w:rsidRPr="003B5D7E" w:rsidRDefault="009C152C" w:rsidP="000F0F95">
            <w:pPr>
              <w:ind w:firstLine="0"/>
              <w:rPr>
                <w:lang w:val="en-US"/>
              </w:rPr>
            </w:pPr>
            <w:r w:rsidRPr="00493B05">
              <w:rPr>
                <w:lang w:val="en-US"/>
              </w:rPr>
              <w:t>String text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9A07D" w14:textId="77777777" w:rsidR="009C152C" w:rsidRPr="00493B05" w:rsidRDefault="009C152C" w:rsidP="000F0F95">
            <w:pPr>
              <w:ind w:firstLine="0"/>
            </w:pPr>
            <w:r>
              <w:t xml:space="preserve">Вызвать </w:t>
            </w:r>
            <w:proofErr w:type="spellStart"/>
            <w:r>
              <w:rPr>
                <w:lang w:val="en-US"/>
              </w:rPr>
              <w:t>SnackBar</w:t>
            </w:r>
            <w:proofErr w:type="spellEnd"/>
            <w:r>
              <w:rPr>
                <w:lang w:val="en-US"/>
              </w:rPr>
              <w:t xml:space="preserve"> </w:t>
            </w:r>
            <w:r>
              <w:t>об ошибке.</w:t>
            </w:r>
          </w:p>
        </w:tc>
      </w:tr>
      <w:tr w:rsidR="009C152C" w14:paraId="77D90C3B" w14:textId="77777777" w:rsidTr="000F0F95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3C917F" w14:textId="77777777" w:rsidR="009C152C" w:rsidRPr="00493B05" w:rsidRDefault="009C152C" w:rsidP="000F0F95">
            <w:pPr>
              <w:ind w:firstLine="0"/>
              <w:rPr>
                <w:lang w:val="en-US"/>
              </w:rPr>
            </w:pPr>
            <w:r w:rsidRPr="00493B05">
              <w:rPr>
                <w:lang w:val="en-US"/>
              </w:rPr>
              <w:t>dispose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68995" w14:textId="77777777" w:rsidR="009C152C" w:rsidRPr="00493B05" w:rsidRDefault="009C152C" w:rsidP="000F0F9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8E7CF" w14:textId="77777777" w:rsidR="009C152C" w:rsidRDefault="009C152C" w:rsidP="000F0F95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E19909" w14:textId="77777777" w:rsidR="009C152C" w:rsidRPr="00493B05" w:rsidRDefault="009C152C" w:rsidP="000F0F95">
            <w:pPr>
              <w:ind w:firstLine="0"/>
            </w:pPr>
            <w:r>
              <w:t>-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8C7E3" w14:textId="77777777" w:rsidR="009C152C" w:rsidRPr="00493B05" w:rsidRDefault="009C152C" w:rsidP="000F0F95">
            <w:pPr>
              <w:ind w:firstLine="0"/>
            </w:pPr>
            <w:r>
              <w:t>Произвести чистку объектов.</w:t>
            </w:r>
          </w:p>
        </w:tc>
      </w:tr>
    </w:tbl>
    <w:p w14:paraId="661220C9" w14:textId="3E6BD2B6" w:rsidR="009C152C" w:rsidRPr="009C152C" w:rsidRDefault="009C152C" w:rsidP="009C152C">
      <w:pPr>
        <w:ind w:firstLine="0"/>
        <w:jc w:val="right"/>
        <w:rPr>
          <w:lang w:val="en-US"/>
        </w:rPr>
      </w:pPr>
      <w:r>
        <w:t>Таблица 4.</w:t>
      </w:r>
      <w:r w:rsidRPr="009C152C">
        <w:t>3</w:t>
      </w:r>
      <w:r>
        <w:rPr>
          <w:lang w:val="en-US"/>
        </w:rPr>
        <w:t>4</w:t>
      </w:r>
    </w:p>
    <w:p w14:paraId="6080BDB9" w14:textId="18721BB3" w:rsidR="009C152C" w:rsidRPr="00415FFB" w:rsidRDefault="009C152C" w:rsidP="009C152C">
      <w:pPr>
        <w:ind w:firstLine="0"/>
        <w:jc w:val="center"/>
        <w:rPr>
          <w:szCs w:val="24"/>
        </w:rPr>
      </w:pPr>
      <w:r>
        <w:rPr>
          <w:szCs w:val="24"/>
        </w:rPr>
        <w:t xml:space="preserve">Описание методов и свойств класса </w:t>
      </w:r>
      <w:proofErr w:type="spellStart"/>
      <w:r>
        <w:rPr>
          <w:szCs w:val="24"/>
          <w:lang w:val="en-US"/>
        </w:rPr>
        <w:t>AuthPhotoScreen</w:t>
      </w:r>
      <w:proofErr w:type="spellEnd"/>
      <w:r>
        <w:rPr>
          <w:szCs w:val="24"/>
        </w:rPr>
        <w:t>.</w:t>
      </w:r>
      <w:r>
        <w:rPr>
          <w:szCs w:val="24"/>
          <w:lang w:val="en-US"/>
        </w:rPr>
        <w:t>dart</w:t>
      </w:r>
    </w:p>
    <w:tbl>
      <w:tblPr>
        <w:tblStyle w:val="a5"/>
        <w:tblW w:w="10320" w:type="dxa"/>
        <w:tblLayout w:type="fixed"/>
        <w:tblLook w:val="04A0" w:firstRow="1" w:lastRow="0" w:firstColumn="1" w:lastColumn="0" w:noHBand="0" w:noVBand="1"/>
      </w:tblPr>
      <w:tblGrid>
        <w:gridCol w:w="1810"/>
        <w:gridCol w:w="1844"/>
        <w:gridCol w:w="1586"/>
        <w:gridCol w:w="2811"/>
        <w:gridCol w:w="2269"/>
      </w:tblGrid>
      <w:tr w:rsidR="009C152C" w14:paraId="531E7FD0" w14:textId="77777777" w:rsidTr="000F0F95">
        <w:tc>
          <w:tcPr>
            <w:tcW w:w="103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5FB41F7" w14:textId="77777777" w:rsidR="009C152C" w:rsidRDefault="009C152C" w:rsidP="000F0F95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Методы</w:t>
            </w:r>
          </w:p>
        </w:tc>
      </w:tr>
      <w:tr w:rsidR="009C152C" w14:paraId="3AEA2B51" w14:textId="77777777" w:rsidTr="000F0F95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41A3BA8" w14:textId="77777777" w:rsidR="009C152C" w:rsidRDefault="009C152C" w:rsidP="000F0F95">
            <w:pPr>
              <w:ind w:firstLine="0"/>
            </w:pPr>
            <w:r>
              <w:t>Имя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D6F87DB" w14:textId="77777777" w:rsidR="009C152C" w:rsidRDefault="009C152C" w:rsidP="000F0F95">
            <w:pPr>
              <w:ind w:firstLine="0"/>
            </w:pPr>
            <w:r>
              <w:t>Модификатор доступа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ABB9EA6" w14:textId="77777777" w:rsidR="009C152C" w:rsidRDefault="009C152C" w:rsidP="000F0F95">
            <w:pPr>
              <w:ind w:firstLine="0"/>
            </w:pPr>
            <w:r>
              <w:t>Тип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AC201B9" w14:textId="77777777" w:rsidR="009C152C" w:rsidRDefault="009C152C" w:rsidP="000F0F95">
            <w:pPr>
              <w:ind w:firstLine="0"/>
            </w:pPr>
            <w:r>
              <w:t>Аргументы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FC8F19E" w14:textId="77777777" w:rsidR="009C152C" w:rsidRDefault="009C152C" w:rsidP="000F0F95">
            <w:pPr>
              <w:ind w:firstLine="0"/>
            </w:pPr>
            <w:r>
              <w:t>Назначение</w:t>
            </w:r>
          </w:p>
        </w:tc>
      </w:tr>
      <w:tr w:rsidR="009C152C" w14:paraId="51C8C1C6" w14:textId="77777777" w:rsidTr="000F0F95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448C9200" w14:textId="77777777" w:rsidR="009C152C" w:rsidRDefault="009C152C" w:rsidP="000F0F95">
            <w:pPr>
              <w:ind w:firstLine="0"/>
            </w:pPr>
            <w:proofErr w:type="spellStart"/>
            <w:r w:rsidRPr="003B5D7E">
              <w:lastRenderedPageBreak/>
              <w:t>initState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5FC9E017" w14:textId="77777777" w:rsidR="009C152C" w:rsidRDefault="009C152C" w:rsidP="000F0F95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5EA6C73E" w14:textId="77777777" w:rsidR="009C152C" w:rsidRDefault="009C152C" w:rsidP="000F0F95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3F367D26" w14:textId="77777777" w:rsidR="009C152C" w:rsidRPr="003B5D7E" w:rsidRDefault="009C152C" w:rsidP="000F0F95">
            <w:pPr>
              <w:ind w:firstLine="0"/>
            </w:pPr>
            <w:r>
              <w:t>-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286BFCAA" w14:textId="77777777" w:rsidR="009C152C" w:rsidRPr="00493B05" w:rsidRDefault="009C152C" w:rsidP="000F0F95">
            <w:pPr>
              <w:ind w:firstLine="0"/>
            </w:pPr>
            <w:r>
              <w:t>Инициализация состояния.</w:t>
            </w:r>
          </w:p>
        </w:tc>
      </w:tr>
      <w:tr w:rsidR="009C152C" w14:paraId="1A5770B8" w14:textId="77777777" w:rsidTr="000F0F95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BEB5BA" w14:textId="77777777" w:rsidR="009C152C" w:rsidRPr="007F5112" w:rsidRDefault="009C152C" w:rsidP="000F0F95">
            <w:pPr>
              <w:ind w:firstLine="0"/>
              <w:rPr>
                <w:lang w:val="en-US"/>
              </w:rPr>
            </w:pPr>
            <w:r w:rsidRPr="003B5D7E">
              <w:rPr>
                <w:lang w:val="en-US"/>
              </w:rPr>
              <w:t>build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4E7085" w14:textId="77777777" w:rsidR="009C152C" w:rsidRDefault="009C152C" w:rsidP="000F0F9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F70E3" w14:textId="77777777" w:rsidR="009C152C" w:rsidRDefault="009C152C" w:rsidP="000F0F95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DA94C0" w14:textId="77777777" w:rsidR="009C152C" w:rsidRPr="007F5112" w:rsidRDefault="009C152C" w:rsidP="000F0F95">
            <w:pPr>
              <w:ind w:firstLine="0"/>
              <w:rPr>
                <w:lang w:val="en-US"/>
              </w:rPr>
            </w:pPr>
            <w:proofErr w:type="spellStart"/>
            <w:r w:rsidRPr="009C152C">
              <w:rPr>
                <w:lang w:val="en-US"/>
              </w:rPr>
              <w:t>BuildContext</w:t>
            </w:r>
            <w:proofErr w:type="spellEnd"/>
            <w:r w:rsidRPr="009C152C">
              <w:rPr>
                <w:lang w:val="en-US"/>
              </w:rPr>
              <w:t xml:space="preserve"> </w:t>
            </w:r>
            <w:r w:rsidRPr="003B5D7E">
              <w:rPr>
                <w:lang w:val="en-US"/>
              </w:rPr>
              <w:t>context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894CE2" w14:textId="77777777" w:rsidR="009C152C" w:rsidRPr="007F5112" w:rsidRDefault="009C152C" w:rsidP="000F0F95">
            <w:pPr>
              <w:ind w:firstLine="0"/>
              <w:rPr>
                <w:lang w:val="en-US"/>
              </w:rPr>
            </w:pPr>
            <w:r>
              <w:t>Построение виджета.</w:t>
            </w:r>
          </w:p>
        </w:tc>
      </w:tr>
      <w:tr w:rsidR="009C152C" w14:paraId="3F0142C7" w14:textId="77777777" w:rsidTr="000F0F95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BF007" w14:textId="77777777" w:rsidR="009C152C" w:rsidRPr="003B5D7E" w:rsidRDefault="009C152C" w:rsidP="000F0F95">
            <w:pPr>
              <w:ind w:firstLine="0"/>
              <w:rPr>
                <w:lang w:val="en-US"/>
              </w:rPr>
            </w:pPr>
            <w:proofErr w:type="spellStart"/>
            <w:r w:rsidRPr="00493B05">
              <w:rPr>
                <w:lang w:val="en-US"/>
              </w:rPr>
              <w:t>callSnackBar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840453" w14:textId="77777777" w:rsidR="009C152C" w:rsidRDefault="009C152C" w:rsidP="000F0F9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6BE70" w14:textId="77777777" w:rsidR="009C152C" w:rsidRDefault="009C152C" w:rsidP="000F0F95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E4CA2B" w14:textId="77777777" w:rsidR="009C152C" w:rsidRPr="003B5D7E" w:rsidRDefault="009C152C" w:rsidP="000F0F95">
            <w:pPr>
              <w:ind w:firstLine="0"/>
              <w:rPr>
                <w:lang w:val="en-US"/>
              </w:rPr>
            </w:pPr>
            <w:r w:rsidRPr="00493B05">
              <w:rPr>
                <w:lang w:val="en-US"/>
              </w:rPr>
              <w:t>String text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2CBAA6" w14:textId="77777777" w:rsidR="009C152C" w:rsidRPr="00493B05" w:rsidRDefault="009C152C" w:rsidP="000F0F95">
            <w:pPr>
              <w:ind w:firstLine="0"/>
            </w:pPr>
            <w:r>
              <w:t xml:space="preserve">Вызвать </w:t>
            </w:r>
            <w:proofErr w:type="spellStart"/>
            <w:r>
              <w:rPr>
                <w:lang w:val="en-US"/>
              </w:rPr>
              <w:t>SnackBar</w:t>
            </w:r>
            <w:proofErr w:type="spellEnd"/>
            <w:r>
              <w:rPr>
                <w:lang w:val="en-US"/>
              </w:rPr>
              <w:t xml:space="preserve"> </w:t>
            </w:r>
            <w:r>
              <w:t>об ошибке.</w:t>
            </w:r>
          </w:p>
        </w:tc>
      </w:tr>
      <w:tr w:rsidR="009C152C" w14:paraId="4131FE50" w14:textId="77777777" w:rsidTr="000F0F95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6BA948" w14:textId="77777777" w:rsidR="009C152C" w:rsidRPr="00493B05" w:rsidRDefault="009C152C" w:rsidP="000F0F95">
            <w:pPr>
              <w:ind w:firstLine="0"/>
              <w:rPr>
                <w:lang w:val="en-US"/>
              </w:rPr>
            </w:pPr>
            <w:r w:rsidRPr="00493B05">
              <w:rPr>
                <w:lang w:val="en-US"/>
              </w:rPr>
              <w:t>dispose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49F297" w14:textId="77777777" w:rsidR="009C152C" w:rsidRPr="00493B05" w:rsidRDefault="009C152C" w:rsidP="000F0F9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C76F9" w14:textId="77777777" w:rsidR="009C152C" w:rsidRDefault="009C152C" w:rsidP="000F0F95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9D32DA" w14:textId="77777777" w:rsidR="009C152C" w:rsidRPr="00493B05" w:rsidRDefault="009C152C" w:rsidP="000F0F95">
            <w:pPr>
              <w:ind w:firstLine="0"/>
            </w:pPr>
            <w:r>
              <w:t>-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4D3E5" w14:textId="77777777" w:rsidR="009C152C" w:rsidRPr="00493B05" w:rsidRDefault="009C152C" w:rsidP="000F0F95">
            <w:pPr>
              <w:ind w:firstLine="0"/>
            </w:pPr>
            <w:r>
              <w:t>Произвести чистку объектов.</w:t>
            </w:r>
          </w:p>
        </w:tc>
      </w:tr>
      <w:tr w:rsidR="009C152C" w14:paraId="5627B9BE" w14:textId="77777777" w:rsidTr="000F0F95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59400" w14:textId="62985098" w:rsidR="009C152C" w:rsidRPr="00493B05" w:rsidRDefault="009C152C" w:rsidP="000F0F95">
            <w:pPr>
              <w:ind w:firstLine="0"/>
              <w:rPr>
                <w:lang w:val="en-US"/>
              </w:rPr>
            </w:pPr>
            <w:r w:rsidRPr="009C152C">
              <w:rPr>
                <w:lang w:val="en-US"/>
              </w:rPr>
              <w:t>_</w:t>
            </w:r>
            <w:proofErr w:type="spellStart"/>
            <w:r w:rsidRPr="009C152C">
              <w:rPr>
                <w:lang w:val="en-US"/>
              </w:rPr>
              <w:t>sendImage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4BA363" w14:textId="1C316F2A" w:rsidR="009C152C" w:rsidRPr="009C152C" w:rsidRDefault="009C152C" w:rsidP="000F0F9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7C935" w14:textId="465CB7E5" w:rsidR="009C152C" w:rsidRDefault="009C152C" w:rsidP="000F0F95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7ED199" w14:textId="5DE96D18" w:rsidR="009C152C" w:rsidRPr="009C152C" w:rsidRDefault="009C152C" w:rsidP="000F0F9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B8345" w14:textId="46E38009" w:rsidR="009C152C" w:rsidRPr="000F0F95" w:rsidRDefault="000F0F95" w:rsidP="000F0F95">
            <w:pPr>
              <w:ind w:firstLine="0"/>
            </w:pPr>
            <w:r>
              <w:t>Отправить изображение.</w:t>
            </w:r>
          </w:p>
        </w:tc>
      </w:tr>
      <w:tr w:rsidR="009C152C" w14:paraId="6DCFFEE6" w14:textId="77777777" w:rsidTr="000F0F95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263C9C" w14:textId="02865CD3" w:rsidR="009C152C" w:rsidRPr="00493B05" w:rsidRDefault="009C152C" w:rsidP="000F0F95">
            <w:pPr>
              <w:ind w:firstLine="0"/>
              <w:rPr>
                <w:lang w:val="en-US"/>
              </w:rPr>
            </w:pPr>
            <w:r w:rsidRPr="009C152C">
              <w:rPr>
                <w:lang w:val="en-US"/>
              </w:rPr>
              <w:t>_</w:t>
            </w:r>
            <w:r>
              <w:t xml:space="preserve"> </w:t>
            </w:r>
            <w:proofErr w:type="spellStart"/>
            <w:r w:rsidRPr="009C152C">
              <w:rPr>
                <w:lang w:val="en-US"/>
              </w:rPr>
              <w:t>getImage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FFEA5" w14:textId="036D0F4C" w:rsidR="009C152C" w:rsidRDefault="009C152C" w:rsidP="000F0F9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08CED8" w14:textId="240B06A2" w:rsidR="009C152C" w:rsidRDefault="009C152C" w:rsidP="000F0F95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3F236" w14:textId="04B99082" w:rsidR="009C152C" w:rsidRDefault="009C152C" w:rsidP="000F0F95">
            <w:pPr>
              <w:ind w:firstLine="0"/>
            </w:pPr>
            <w:proofErr w:type="spellStart"/>
            <w:r w:rsidRPr="009C152C">
              <w:t>ImageSource</w:t>
            </w:r>
            <w:proofErr w:type="spellEnd"/>
            <w:r w:rsidRPr="009C152C">
              <w:t xml:space="preserve"> </w:t>
            </w:r>
            <w:proofErr w:type="spellStart"/>
            <w:r w:rsidRPr="009C152C">
              <w:t>source</w:t>
            </w:r>
            <w:proofErr w:type="spellEnd"/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FCEDE" w14:textId="20B3C5FE" w:rsidR="009C152C" w:rsidRDefault="000F0F95" w:rsidP="000F0F95">
            <w:pPr>
              <w:ind w:firstLine="0"/>
            </w:pPr>
            <w:r>
              <w:t>Получить изображение.</w:t>
            </w:r>
          </w:p>
        </w:tc>
      </w:tr>
      <w:tr w:rsidR="009C152C" w14:paraId="3CABA1ED" w14:textId="77777777" w:rsidTr="000F0F95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96DE5" w14:textId="52160BAD" w:rsidR="009C152C" w:rsidRPr="009C152C" w:rsidRDefault="009C152C" w:rsidP="000F0F95">
            <w:pPr>
              <w:ind w:firstLine="0"/>
              <w:rPr>
                <w:lang w:val="en-US"/>
              </w:rPr>
            </w:pPr>
            <w:r w:rsidRPr="009C152C">
              <w:rPr>
                <w:lang w:val="en-US"/>
              </w:rPr>
              <w:t>_</w:t>
            </w:r>
            <w:proofErr w:type="spellStart"/>
            <w:r w:rsidRPr="009C152C">
              <w:rPr>
                <w:lang w:val="en-US"/>
              </w:rPr>
              <w:t>showPickOptionsDialog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89CC7F" w14:textId="4AD5A809" w:rsidR="009C152C" w:rsidRDefault="009C152C" w:rsidP="000F0F9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709F6" w14:textId="7C186122" w:rsidR="009C152C" w:rsidRDefault="009C152C" w:rsidP="000F0F95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61CCD" w14:textId="47EFE5E0" w:rsidR="009C152C" w:rsidRDefault="009C152C" w:rsidP="000F0F95">
            <w:pPr>
              <w:ind w:firstLine="0"/>
            </w:pPr>
            <w:proofErr w:type="spellStart"/>
            <w:r w:rsidRPr="009C152C">
              <w:t>BuildContext</w:t>
            </w:r>
            <w:proofErr w:type="spellEnd"/>
            <w:r w:rsidRPr="009C152C">
              <w:t xml:space="preserve"> </w:t>
            </w:r>
            <w:proofErr w:type="spellStart"/>
            <w:r w:rsidRPr="009C152C">
              <w:t>context</w:t>
            </w:r>
            <w:proofErr w:type="spellEnd"/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BB6AB" w14:textId="2BBF6A41" w:rsidR="009C152C" w:rsidRDefault="000F0F95" w:rsidP="000F0F95">
            <w:pPr>
              <w:ind w:firstLine="0"/>
            </w:pPr>
            <w:r>
              <w:t>Показать окно выбора способа загрузки изображения.</w:t>
            </w:r>
          </w:p>
        </w:tc>
      </w:tr>
    </w:tbl>
    <w:p w14:paraId="61A78BD0" w14:textId="559310D8" w:rsidR="000F0F95" w:rsidRPr="000F0F95" w:rsidRDefault="000F0F95" w:rsidP="000F0F95">
      <w:pPr>
        <w:ind w:firstLine="0"/>
        <w:jc w:val="right"/>
      </w:pPr>
      <w:r>
        <w:t>Таблица 4.</w:t>
      </w:r>
      <w:r w:rsidRPr="009C152C">
        <w:t>3</w:t>
      </w:r>
      <w:r>
        <w:t>5</w:t>
      </w:r>
    </w:p>
    <w:p w14:paraId="73AB9675" w14:textId="1B561873" w:rsidR="000F0F95" w:rsidRPr="00415FFB" w:rsidRDefault="000F0F95" w:rsidP="000F0F95">
      <w:pPr>
        <w:ind w:firstLine="0"/>
        <w:jc w:val="center"/>
        <w:rPr>
          <w:szCs w:val="24"/>
        </w:rPr>
      </w:pPr>
      <w:r>
        <w:rPr>
          <w:szCs w:val="24"/>
        </w:rPr>
        <w:t xml:space="preserve">Описание методов и свойств класса </w:t>
      </w:r>
      <w:r w:rsidRPr="000F0F95">
        <w:rPr>
          <w:szCs w:val="24"/>
          <w:lang w:val="en-US"/>
        </w:rPr>
        <w:t>Header</w:t>
      </w:r>
      <w:r>
        <w:rPr>
          <w:szCs w:val="24"/>
        </w:rPr>
        <w:t>.</w:t>
      </w:r>
      <w:r>
        <w:rPr>
          <w:szCs w:val="24"/>
          <w:lang w:val="en-US"/>
        </w:rPr>
        <w:t>dart</w:t>
      </w:r>
    </w:p>
    <w:tbl>
      <w:tblPr>
        <w:tblStyle w:val="a5"/>
        <w:tblW w:w="10320" w:type="dxa"/>
        <w:tblLayout w:type="fixed"/>
        <w:tblLook w:val="04A0" w:firstRow="1" w:lastRow="0" w:firstColumn="1" w:lastColumn="0" w:noHBand="0" w:noVBand="1"/>
      </w:tblPr>
      <w:tblGrid>
        <w:gridCol w:w="1810"/>
        <w:gridCol w:w="1844"/>
        <w:gridCol w:w="1586"/>
        <w:gridCol w:w="2811"/>
        <w:gridCol w:w="2269"/>
      </w:tblGrid>
      <w:tr w:rsidR="000F0F95" w14:paraId="64623C78" w14:textId="77777777" w:rsidTr="000F0F95">
        <w:tc>
          <w:tcPr>
            <w:tcW w:w="103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8B7F5ED" w14:textId="77777777" w:rsidR="000F0F95" w:rsidRDefault="000F0F95" w:rsidP="000F0F95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Методы</w:t>
            </w:r>
          </w:p>
        </w:tc>
      </w:tr>
      <w:tr w:rsidR="000F0F95" w14:paraId="4FF806A2" w14:textId="77777777" w:rsidTr="000F0F95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7B6AA5A" w14:textId="77777777" w:rsidR="000F0F95" w:rsidRDefault="000F0F95" w:rsidP="000F0F95">
            <w:pPr>
              <w:ind w:firstLine="0"/>
            </w:pPr>
            <w:r>
              <w:t>Имя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5B2019C" w14:textId="77777777" w:rsidR="000F0F95" w:rsidRDefault="000F0F95" w:rsidP="000F0F95">
            <w:pPr>
              <w:ind w:firstLine="0"/>
            </w:pPr>
            <w:r>
              <w:t>Модификатор доступа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8F47904" w14:textId="77777777" w:rsidR="000F0F95" w:rsidRDefault="000F0F95" w:rsidP="000F0F95">
            <w:pPr>
              <w:ind w:firstLine="0"/>
            </w:pPr>
            <w:r>
              <w:t>Тип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5D362E6" w14:textId="77777777" w:rsidR="000F0F95" w:rsidRDefault="000F0F95" w:rsidP="000F0F95">
            <w:pPr>
              <w:ind w:firstLine="0"/>
            </w:pPr>
            <w:r>
              <w:t>Аргументы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985E03A" w14:textId="77777777" w:rsidR="000F0F95" w:rsidRDefault="000F0F95" w:rsidP="000F0F95">
            <w:pPr>
              <w:ind w:firstLine="0"/>
            </w:pPr>
            <w:r>
              <w:t>Назначение</w:t>
            </w:r>
          </w:p>
        </w:tc>
      </w:tr>
      <w:tr w:rsidR="000F0F95" w14:paraId="35D65E88" w14:textId="77777777" w:rsidTr="000F0F95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8D1E70" w14:textId="77777777" w:rsidR="000F0F95" w:rsidRPr="007F5112" w:rsidRDefault="000F0F95" w:rsidP="000F0F95">
            <w:pPr>
              <w:ind w:firstLine="0"/>
              <w:rPr>
                <w:lang w:val="en-US"/>
              </w:rPr>
            </w:pPr>
            <w:r w:rsidRPr="003B5D7E">
              <w:rPr>
                <w:lang w:val="en-US"/>
              </w:rPr>
              <w:t>build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D57D10" w14:textId="77777777" w:rsidR="000F0F95" w:rsidRDefault="000F0F95" w:rsidP="000F0F9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2BA880" w14:textId="77777777" w:rsidR="000F0F95" w:rsidRDefault="000F0F95" w:rsidP="000F0F95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EC2098" w14:textId="77777777" w:rsidR="000F0F95" w:rsidRPr="007F5112" w:rsidRDefault="000F0F95" w:rsidP="000F0F95">
            <w:pPr>
              <w:ind w:firstLine="0"/>
              <w:rPr>
                <w:lang w:val="en-US"/>
              </w:rPr>
            </w:pPr>
            <w:proofErr w:type="spellStart"/>
            <w:r w:rsidRPr="009C152C">
              <w:rPr>
                <w:lang w:val="en-US"/>
              </w:rPr>
              <w:t>BuildContext</w:t>
            </w:r>
            <w:proofErr w:type="spellEnd"/>
            <w:r w:rsidRPr="009C152C">
              <w:rPr>
                <w:lang w:val="en-US"/>
              </w:rPr>
              <w:t xml:space="preserve"> </w:t>
            </w:r>
            <w:r w:rsidRPr="003B5D7E">
              <w:rPr>
                <w:lang w:val="en-US"/>
              </w:rPr>
              <w:t>context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AB6F36" w14:textId="77777777" w:rsidR="000F0F95" w:rsidRPr="007F5112" w:rsidRDefault="000F0F95" w:rsidP="000F0F95">
            <w:pPr>
              <w:ind w:firstLine="0"/>
              <w:rPr>
                <w:lang w:val="en-US"/>
              </w:rPr>
            </w:pPr>
            <w:r>
              <w:t>Построение виджета.</w:t>
            </w:r>
          </w:p>
        </w:tc>
      </w:tr>
    </w:tbl>
    <w:p w14:paraId="05D76249" w14:textId="10F9B2A8" w:rsidR="000F0F95" w:rsidRPr="000F0F95" w:rsidRDefault="000F0F95" w:rsidP="000F0F95">
      <w:pPr>
        <w:ind w:firstLine="0"/>
        <w:jc w:val="right"/>
      </w:pPr>
      <w:r>
        <w:t>Таблица 4.</w:t>
      </w:r>
      <w:r w:rsidRPr="009C152C">
        <w:t>3</w:t>
      </w:r>
      <w:r>
        <w:t>6</w:t>
      </w:r>
    </w:p>
    <w:p w14:paraId="32E2493C" w14:textId="2FAF5FE3" w:rsidR="000F0F95" w:rsidRPr="00415FFB" w:rsidRDefault="000F0F95" w:rsidP="000F0F95">
      <w:pPr>
        <w:ind w:firstLine="0"/>
        <w:jc w:val="center"/>
        <w:rPr>
          <w:szCs w:val="24"/>
        </w:rPr>
      </w:pPr>
      <w:r>
        <w:rPr>
          <w:szCs w:val="24"/>
        </w:rPr>
        <w:t xml:space="preserve">Описание методов и свойств класса </w:t>
      </w:r>
      <w:proofErr w:type="spellStart"/>
      <w:r w:rsidRPr="000F0F95">
        <w:rPr>
          <w:szCs w:val="24"/>
          <w:lang w:val="en-US"/>
        </w:rPr>
        <w:t>HomeScreen</w:t>
      </w:r>
      <w:proofErr w:type="spellEnd"/>
      <w:r>
        <w:rPr>
          <w:szCs w:val="24"/>
        </w:rPr>
        <w:t>.</w:t>
      </w:r>
      <w:r>
        <w:rPr>
          <w:szCs w:val="24"/>
          <w:lang w:val="en-US"/>
        </w:rPr>
        <w:t>dart</w:t>
      </w:r>
    </w:p>
    <w:tbl>
      <w:tblPr>
        <w:tblStyle w:val="a5"/>
        <w:tblW w:w="10320" w:type="dxa"/>
        <w:tblLayout w:type="fixed"/>
        <w:tblLook w:val="04A0" w:firstRow="1" w:lastRow="0" w:firstColumn="1" w:lastColumn="0" w:noHBand="0" w:noVBand="1"/>
      </w:tblPr>
      <w:tblGrid>
        <w:gridCol w:w="1810"/>
        <w:gridCol w:w="1844"/>
        <w:gridCol w:w="1586"/>
        <w:gridCol w:w="2811"/>
        <w:gridCol w:w="2269"/>
      </w:tblGrid>
      <w:tr w:rsidR="000F0F95" w14:paraId="2ABF88B1" w14:textId="77777777" w:rsidTr="000F0F95">
        <w:tc>
          <w:tcPr>
            <w:tcW w:w="103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E205DE9" w14:textId="77777777" w:rsidR="000F0F95" w:rsidRDefault="000F0F95" w:rsidP="000F0F95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Методы</w:t>
            </w:r>
          </w:p>
        </w:tc>
      </w:tr>
      <w:tr w:rsidR="000F0F95" w14:paraId="07BB6F6B" w14:textId="77777777" w:rsidTr="000F0F95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0EBA800" w14:textId="77777777" w:rsidR="000F0F95" w:rsidRDefault="000F0F95" w:rsidP="000F0F95">
            <w:pPr>
              <w:ind w:firstLine="0"/>
            </w:pPr>
            <w:r>
              <w:t>Имя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B98B63B" w14:textId="77777777" w:rsidR="000F0F95" w:rsidRDefault="000F0F95" w:rsidP="000F0F95">
            <w:pPr>
              <w:ind w:firstLine="0"/>
            </w:pPr>
            <w:r>
              <w:t>Модификатор доступа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C93D20B" w14:textId="77777777" w:rsidR="000F0F95" w:rsidRDefault="000F0F95" w:rsidP="000F0F95">
            <w:pPr>
              <w:ind w:firstLine="0"/>
            </w:pPr>
            <w:r>
              <w:t>Тип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DEDDD50" w14:textId="77777777" w:rsidR="000F0F95" w:rsidRDefault="000F0F95" w:rsidP="000F0F95">
            <w:pPr>
              <w:ind w:firstLine="0"/>
            </w:pPr>
            <w:r>
              <w:t>Аргументы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95046DE" w14:textId="77777777" w:rsidR="000F0F95" w:rsidRDefault="000F0F95" w:rsidP="000F0F95">
            <w:pPr>
              <w:ind w:firstLine="0"/>
            </w:pPr>
            <w:r>
              <w:t>Назначение</w:t>
            </w:r>
          </w:p>
        </w:tc>
      </w:tr>
      <w:tr w:rsidR="000F0F95" w14:paraId="216984F5" w14:textId="77777777" w:rsidTr="000F0F95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A0753" w14:textId="77777777" w:rsidR="000F0F95" w:rsidRPr="00493B05" w:rsidRDefault="000F0F95" w:rsidP="000F0F95">
            <w:pPr>
              <w:ind w:firstLine="0"/>
              <w:rPr>
                <w:lang w:val="en-US"/>
              </w:rPr>
            </w:pPr>
            <w:r w:rsidRPr="000F0F95">
              <w:rPr>
                <w:lang w:val="en-US"/>
              </w:rPr>
              <w:t>_</w:t>
            </w:r>
            <w:proofErr w:type="spellStart"/>
            <w:r w:rsidRPr="000F0F95">
              <w:rPr>
                <w:lang w:val="en-US"/>
              </w:rPr>
              <w:t>navigateByMeet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77EA32" w14:textId="77777777" w:rsidR="000F0F95" w:rsidRDefault="000F0F95" w:rsidP="000F0F9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60615A" w14:textId="77777777" w:rsidR="000F0F95" w:rsidRDefault="000F0F95" w:rsidP="000F0F95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35D5C" w14:textId="77777777" w:rsidR="000F0F95" w:rsidRDefault="000F0F95" w:rsidP="000F0F95">
            <w:pPr>
              <w:ind w:firstLine="0"/>
            </w:pPr>
            <w:proofErr w:type="spellStart"/>
            <w:r w:rsidRPr="000F0F95">
              <w:t>Meet</w:t>
            </w:r>
            <w:proofErr w:type="spellEnd"/>
            <w:r w:rsidRPr="000F0F95">
              <w:t xml:space="preserve"> </w:t>
            </w:r>
            <w:proofErr w:type="spellStart"/>
            <w:r w:rsidRPr="000F0F95">
              <w:t>meet</w:t>
            </w:r>
            <w:proofErr w:type="spellEnd"/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A17DF1" w14:textId="76E93D27" w:rsidR="000F0F95" w:rsidRDefault="000F0F95" w:rsidP="000F0F95">
            <w:pPr>
              <w:ind w:firstLine="0"/>
            </w:pPr>
            <w:r>
              <w:t>Навигация по встрече.</w:t>
            </w:r>
          </w:p>
        </w:tc>
      </w:tr>
      <w:tr w:rsidR="000F0F95" w14:paraId="279DAA2F" w14:textId="77777777" w:rsidTr="000F0F95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1E6EF6" w14:textId="77777777" w:rsidR="000F0F95" w:rsidRPr="009C152C" w:rsidRDefault="000F0F95" w:rsidP="000F0F95">
            <w:pPr>
              <w:ind w:firstLine="0"/>
              <w:rPr>
                <w:lang w:val="en-US"/>
              </w:rPr>
            </w:pPr>
            <w:r w:rsidRPr="000F0F95">
              <w:rPr>
                <w:lang w:val="en-US"/>
              </w:rPr>
              <w:t>_</w:t>
            </w:r>
            <w:proofErr w:type="spellStart"/>
            <w:r w:rsidRPr="000F0F95">
              <w:rPr>
                <w:lang w:val="en-US"/>
              </w:rPr>
              <w:t>navigateByMeetStatus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93C9E7" w14:textId="77777777" w:rsidR="000F0F95" w:rsidRPr="000F0F95" w:rsidRDefault="000F0F95" w:rsidP="000F0F9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B58A65" w14:textId="77777777" w:rsidR="000F0F95" w:rsidRDefault="000F0F95" w:rsidP="000F0F95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8B18B0" w14:textId="77777777" w:rsidR="000F0F95" w:rsidRDefault="000F0F95" w:rsidP="000F0F95">
            <w:pPr>
              <w:ind w:firstLine="0"/>
            </w:pPr>
            <w:proofErr w:type="spellStart"/>
            <w:r w:rsidRPr="000F0F95">
              <w:t>MeetStatus</w:t>
            </w:r>
            <w:proofErr w:type="spellEnd"/>
            <w:r w:rsidRPr="000F0F95">
              <w:t xml:space="preserve"> </w:t>
            </w:r>
            <w:proofErr w:type="spellStart"/>
            <w:r w:rsidRPr="000F0F95">
              <w:t>meetStatus</w:t>
            </w:r>
            <w:proofErr w:type="spellEnd"/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EE32B" w14:textId="106D310B" w:rsidR="000F0F95" w:rsidRDefault="000F0F95" w:rsidP="000F0F95">
            <w:pPr>
              <w:ind w:firstLine="0"/>
            </w:pPr>
            <w:r>
              <w:t>Навигация по статусу встречи.</w:t>
            </w:r>
          </w:p>
        </w:tc>
      </w:tr>
      <w:tr w:rsidR="000F0F95" w14:paraId="0148939A" w14:textId="77777777" w:rsidTr="000F0F95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96A470" w14:textId="77777777" w:rsidR="000F0F95" w:rsidRDefault="000F0F95" w:rsidP="000F0F95">
            <w:pPr>
              <w:ind w:firstLine="0"/>
            </w:pPr>
            <w:r w:rsidRPr="000F0F95">
              <w:t>_</w:t>
            </w:r>
            <w:proofErr w:type="spellStart"/>
            <w:r w:rsidRPr="000F0F95">
              <w:t>updByMeet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2F54F3" w14:textId="77777777" w:rsidR="000F0F95" w:rsidRDefault="000F0F95" w:rsidP="000F0F95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DAB634" w14:textId="77777777" w:rsidR="000F0F95" w:rsidRDefault="000F0F95" w:rsidP="000F0F95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8CF77B" w14:textId="77777777" w:rsidR="000F0F95" w:rsidRPr="003B5D7E" w:rsidRDefault="000F0F95" w:rsidP="000F0F95">
            <w:pPr>
              <w:ind w:firstLine="0"/>
            </w:pPr>
            <w:proofErr w:type="spellStart"/>
            <w:r w:rsidRPr="000F0F95">
              <w:t>Timer</w:t>
            </w:r>
            <w:proofErr w:type="spellEnd"/>
            <w:r w:rsidRPr="000F0F95">
              <w:t xml:space="preserve"> </w:t>
            </w:r>
            <w:proofErr w:type="spellStart"/>
            <w:r w:rsidRPr="000F0F95">
              <w:t>timer</w:t>
            </w:r>
            <w:proofErr w:type="spellEnd"/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FEF6A2" w14:textId="7E3AF794" w:rsidR="000F0F95" w:rsidRPr="00493B05" w:rsidRDefault="000F0F95" w:rsidP="000F0F95">
            <w:pPr>
              <w:ind w:firstLine="0"/>
            </w:pPr>
            <w:r>
              <w:t>Обновить экран по встречи.</w:t>
            </w:r>
          </w:p>
        </w:tc>
      </w:tr>
      <w:tr w:rsidR="000F0F95" w14:paraId="2D0591A6" w14:textId="77777777" w:rsidTr="000F0F95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319E4" w14:textId="77777777" w:rsidR="000F0F95" w:rsidRPr="007F5112" w:rsidRDefault="000F0F95" w:rsidP="000F0F95">
            <w:pPr>
              <w:ind w:firstLine="0"/>
              <w:rPr>
                <w:lang w:val="en-US"/>
              </w:rPr>
            </w:pPr>
            <w:r w:rsidRPr="003B5D7E">
              <w:rPr>
                <w:lang w:val="en-US"/>
              </w:rPr>
              <w:t>build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151A59" w14:textId="77777777" w:rsidR="000F0F95" w:rsidRDefault="000F0F95" w:rsidP="000F0F9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A07118" w14:textId="77777777" w:rsidR="000F0F95" w:rsidRDefault="000F0F95" w:rsidP="000F0F95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F785D" w14:textId="77777777" w:rsidR="000F0F95" w:rsidRPr="007F5112" w:rsidRDefault="000F0F95" w:rsidP="000F0F95">
            <w:pPr>
              <w:ind w:firstLine="0"/>
              <w:rPr>
                <w:lang w:val="en-US"/>
              </w:rPr>
            </w:pPr>
            <w:proofErr w:type="spellStart"/>
            <w:r w:rsidRPr="009C152C">
              <w:rPr>
                <w:lang w:val="en-US"/>
              </w:rPr>
              <w:t>BuildContext</w:t>
            </w:r>
            <w:proofErr w:type="spellEnd"/>
            <w:r w:rsidRPr="009C152C">
              <w:rPr>
                <w:lang w:val="en-US"/>
              </w:rPr>
              <w:t xml:space="preserve"> </w:t>
            </w:r>
            <w:r w:rsidRPr="003B5D7E">
              <w:rPr>
                <w:lang w:val="en-US"/>
              </w:rPr>
              <w:t>context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96F0A" w14:textId="77777777" w:rsidR="000F0F95" w:rsidRPr="007F5112" w:rsidRDefault="000F0F95" w:rsidP="000F0F95">
            <w:pPr>
              <w:ind w:firstLine="0"/>
              <w:rPr>
                <w:lang w:val="en-US"/>
              </w:rPr>
            </w:pPr>
            <w:r>
              <w:t>Построение виджета.</w:t>
            </w:r>
          </w:p>
        </w:tc>
      </w:tr>
      <w:tr w:rsidR="000F0F95" w14:paraId="155B78C5" w14:textId="77777777" w:rsidTr="000F0F95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B15DED" w14:textId="77777777" w:rsidR="000F0F95" w:rsidRPr="003B5D7E" w:rsidRDefault="000F0F95" w:rsidP="000F0F95">
            <w:pPr>
              <w:ind w:firstLine="0"/>
              <w:rPr>
                <w:lang w:val="en-US"/>
              </w:rPr>
            </w:pPr>
            <w:proofErr w:type="spellStart"/>
            <w:r w:rsidRPr="00493B05">
              <w:rPr>
                <w:lang w:val="en-US"/>
              </w:rPr>
              <w:t>callSnackBar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D3805" w14:textId="77777777" w:rsidR="000F0F95" w:rsidRDefault="000F0F95" w:rsidP="000F0F9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AF95F" w14:textId="77777777" w:rsidR="000F0F95" w:rsidRDefault="000F0F95" w:rsidP="000F0F95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0D9E63" w14:textId="77777777" w:rsidR="000F0F95" w:rsidRPr="003B5D7E" w:rsidRDefault="000F0F95" w:rsidP="000F0F95">
            <w:pPr>
              <w:ind w:firstLine="0"/>
              <w:rPr>
                <w:lang w:val="en-US"/>
              </w:rPr>
            </w:pPr>
            <w:r w:rsidRPr="00493B05">
              <w:rPr>
                <w:lang w:val="en-US"/>
              </w:rPr>
              <w:t>String text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81EC84" w14:textId="77777777" w:rsidR="000F0F95" w:rsidRPr="00493B05" w:rsidRDefault="000F0F95" w:rsidP="000F0F95">
            <w:pPr>
              <w:ind w:firstLine="0"/>
            </w:pPr>
            <w:r>
              <w:t xml:space="preserve">Вызвать </w:t>
            </w:r>
            <w:proofErr w:type="spellStart"/>
            <w:r>
              <w:rPr>
                <w:lang w:val="en-US"/>
              </w:rPr>
              <w:t>SnackBar</w:t>
            </w:r>
            <w:proofErr w:type="spellEnd"/>
            <w:r>
              <w:rPr>
                <w:lang w:val="en-US"/>
              </w:rPr>
              <w:t xml:space="preserve"> </w:t>
            </w:r>
            <w:r>
              <w:t>об ошибке.</w:t>
            </w:r>
          </w:p>
        </w:tc>
      </w:tr>
      <w:tr w:rsidR="000F0F95" w14:paraId="14E5A8E1" w14:textId="77777777" w:rsidTr="000F0F95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34D7DC" w14:textId="77777777" w:rsidR="000F0F95" w:rsidRPr="00493B05" w:rsidRDefault="000F0F95" w:rsidP="000F0F95">
            <w:pPr>
              <w:ind w:firstLine="0"/>
              <w:rPr>
                <w:lang w:val="en-US"/>
              </w:rPr>
            </w:pPr>
            <w:r w:rsidRPr="00493B05">
              <w:rPr>
                <w:lang w:val="en-US"/>
              </w:rPr>
              <w:t>dispose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49F8E7" w14:textId="77777777" w:rsidR="000F0F95" w:rsidRPr="00493B05" w:rsidRDefault="000F0F95" w:rsidP="000F0F9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DE71A3" w14:textId="77777777" w:rsidR="000F0F95" w:rsidRDefault="000F0F95" w:rsidP="000F0F95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BA4B23" w14:textId="77777777" w:rsidR="000F0F95" w:rsidRPr="00493B05" w:rsidRDefault="000F0F95" w:rsidP="000F0F95">
            <w:pPr>
              <w:ind w:firstLine="0"/>
            </w:pPr>
            <w:r>
              <w:t>-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E15E26" w14:textId="77777777" w:rsidR="000F0F95" w:rsidRPr="00493B05" w:rsidRDefault="000F0F95" w:rsidP="000F0F95">
            <w:pPr>
              <w:ind w:firstLine="0"/>
            </w:pPr>
            <w:r>
              <w:t>Произвести чистку объектов.</w:t>
            </w:r>
          </w:p>
        </w:tc>
      </w:tr>
      <w:tr w:rsidR="000F0F95" w14:paraId="5CD49F49" w14:textId="77777777" w:rsidTr="000F0F95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C87BE" w14:textId="77777777" w:rsidR="000F0F95" w:rsidRPr="00493B05" w:rsidRDefault="000F0F95" w:rsidP="000F0F95">
            <w:pPr>
              <w:ind w:firstLine="0"/>
              <w:rPr>
                <w:lang w:val="en-US"/>
              </w:rPr>
            </w:pPr>
            <w:proofErr w:type="spellStart"/>
            <w:r w:rsidRPr="000F0F95">
              <w:rPr>
                <w:lang w:val="en-US"/>
              </w:rPr>
              <w:t>getScreenByMeet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407338" w14:textId="77777777" w:rsidR="000F0F95" w:rsidRPr="009C152C" w:rsidRDefault="000F0F95" w:rsidP="000F0F9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90F419" w14:textId="77777777" w:rsidR="000F0F95" w:rsidRDefault="000F0F95" w:rsidP="000F0F95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14B3C" w14:textId="77777777" w:rsidR="000F0F95" w:rsidRPr="009C152C" w:rsidRDefault="000F0F95" w:rsidP="000F0F95">
            <w:pPr>
              <w:ind w:firstLine="0"/>
              <w:rPr>
                <w:lang w:val="en-US"/>
              </w:rPr>
            </w:pPr>
            <w:r w:rsidRPr="000F0F95">
              <w:rPr>
                <w:lang w:val="en-US"/>
              </w:rPr>
              <w:t xml:space="preserve">Meet </w:t>
            </w:r>
            <w:proofErr w:type="spellStart"/>
            <w:r w:rsidRPr="000F0F95">
              <w:rPr>
                <w:lang w:val="en-US"/>
              </w:rPr>
              <w:t>meet</w:t>
            </w:r>
            <w:proofErr w:type="spellEnd"/>
            <w:r w:rsidRPr="000F0F95">
              <w:rPr>
                <w:lang w:val="en-US"/>
              </w:rPr>
              <w:t xml:space="preserve">, </w:t>
            </w:r>
            <w:proofErr w:type="spellStart"/>
            <w:r w:rsidRPr="000F0F95">
              <w:rPr>
                <w:lang w:val="en-US"/>
              </w:rPr>
              <w:t>MeetStatus</w:t>
            </w:r>
            <w:proofErr w:type="spellEnd"/>
            <w:r w:rsidRPr="000F0F95">
              <w:rPr>
                <w:lang w:val="en-US"/>
              </w:rPr>
              <w:t xml:space="preserve"> </w:t>
            </w:r>
            <w:proofErr w:type="spellStart"/>
            <w:r w:rsidRPr="000F0F95">
              <w:rPr>
                <w:lang w:val="en-US"/>
              </w:rPr>
              <w:t>meetStatus</w:t>
            </w:r>
            <w:proofErr w:type="spellEnd"/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002B4" w14:textId="66406F7D" w:rsidR="000F0F95" w:rsidRPr="000F0F95" w:rsidRDefault="000F0F95" w:rsidP="000F0F95">
            <w:pPr>
              <w:ind w:firstLine="0"/>
            </w:pPr>
            <w:r>
              <w:t>Получить экран по встрече.</w:t>
            </w:r>
          </w:p>
        </w:tc>
      </w:tr>
    </w:tbl>
    <w:p w14:paraId="5D6AFF2B" w14:textId="02F6F3DF" w:rsidR="000F0F95" w:rsidRPr="000F0F95" w:rsidRDefault="000F0F95" w:rsidP="000F0F95">
      <w:pPr>
        <w:ind w:firstLine="0"/>
        <w:jc w:val="right"/>
      </w:pPr>
      <w:r>
        <w:t>Таблица 4.</w:t>
      </w:r>
      <w:r w:rsidRPr="009C152C">
        <w:t>3</w:t>
      </w:r>
      <w:r>
        <w:t>7</w:t>
      </w:r>
    </w:p>
    <w:p w14:paraId="6CCBFF3E" w14:textId="57091DC3" w:rsidR="000F0F95" w:rsidRPr="00415FFB" w:rsidRDefault="000F0F95" w:rsidP="000F0F95">
      <w:pPr>
        <w:ind w:firstLine="0"/>
        <w:jc w:val="center"/>
        <w:rPr>
          <w:szCs w:val="24"/>
        </w:rPr>
      </w:pPr>
      <w:r>
        <w:rPr>
          <w:szCs w:val="24"/>
        </w:rPr>
        <w:t xml:space="preserve">Описание методов и свойств класса </w:t>
      </w:r>
      <w:proofErr w:type="spellStart"/>
      <w:r w:rsidRPr="000F0F95">
        <w:rPr>
          <w:szCs w:val="24"/>
          <w:lang w:val="en-US"/>
        </w:rPr>
        <w:t>HomeCabinetScreen</w:t>
      </w:r>
      <w:proofErr w:type="spellEnd"/>
      <w:r>
        <w:rPr>
          <w:szCs w:val="24"/>
        </w:rPr>
        <w:t>.</w:t>
      </w:r>
      <w:r>
        <w:rPr>
          <w:szCs w:val="24"/>
          <w:lang w:val="en-US"/>
        </w:rPr>
        <w:t>dart</w:t>
      </w:r>
    </w:p>
    <w:tbl>
      <w:tblPr>
        <w:tblStyle w:val="a5"/>
        <w:tblW w:w="10320" w:type="dxa"/>
        <w:tblLayout w:type="fixed"/>
        <w:tblLook w:val="04A0" w:firstRow="1" w:lastRow="0" w:firstColumn="1" w:lastColumn="0" w:noHBand="0" w:noVBand="1"/>
      </w:tblPr>
      <w:tblGrid>
        <w:gridCol w:w="1810"/>
        <w:gridCol w:w="1844"/>
        <w:gridCol w:w="1586"/>
        <w:gridCol w:w="2811"/>
        <w:gridCol w:w="2269"/>
      </w:tblGrid>
      <w:tr w:rsidR="000F0F95" w14:paraId="06A68D2F" w14:textId="77777777" w:rsidTr="000F0F95">
        <w:tc>
          <w:tcPr>
            <w:tcW w:w="103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90BD991" w14:textId="77777777" w:rsidR="000F0F95" w:rsidRDefault="000F0F95" w:rsidP="000F0F95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Методы</w:t>
            </w:r>
          </w:p>
        </w:tc>
      </w:tr>
      <w:tr w:rsidR="000F0F95" w14:paraId="63F7DFA8" w14:textId="77777777" w:rsidTr="000F0F95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E830111" w14:textId="77777777" w:rsidR="000F0F95" w:rsidRDefault="000F0F95" w:rsidP="000F0F95">
            <w:pPr>
              <w:ind w:firstLine="0"/>
            </w:pPr>
            <w:r>
              <w:lastRenderedPageBreak/>
              <w:t>Имя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2CCBD78" w14:textId="77777777" w:rsidR="000F0F95" w:rsidRDefault="000F0F95" w:rsidP="000F0F95">
            <w:pPr>
              <w:ind w:firstLine="0"/>
            </w:pPr>
            <w:r>
              <w:t>Модификатор доступа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38D8BB2" w14:textId="77777777" w:rsidR="000F0F95" w:rsidRDefault="000F0F95" w:rsidP="000F0F95">
            <w:pPr>
              <w:ind w:firstLine="0"/>
            </w:pPr>
            <w:r>
              <w:t>Тип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835031B" w14:textId="77777777" w:rsidR="000F0F95" w:rsidRDefault="000F0F95" w:rsidP="000F0F95">
            <w:pPr>
              <w:ind w:firstLine="0"/>
            </w:pPr>
            <w:r>
              <w:t>Аргументы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4C4FBAD" w14:textId="77777777" w:rsidR="000F0F95" w:rsidRDefault="000F0F95" w:rsidP="000F0F95">
            <w:pPr>
              <w:ind w:firstLine="0"/>
            </w:pPr>
            <w:r>
              <w:t>Назначение</w:t>
            </w:r>
          </w:p>
        </w:tc>
      </w:tr>
      <w:tr w:rsidR="000F0F95" w14:paraId="5582EB9E" w14:textId="77777777" w:rsidTr="000F0F95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7AAC35" w14:textId="77777777" w:rsidR="000F0F95" w:rsidRPr="007F5112" w:rsidRDefault="000F0F95" w:rsidP="000F0F95">
            <w:pPr>
              <w:ind w:firstLine="0"/>
              <w:rPr>
                <w:lang w:val="en-US"/>
              </w:rPr>
            </w:pPr>
            <w:r w:rsidRPr="003B5D7E">
              <w:rPr>
                <w:lang w:val="en-US"/>
              </w:rPr>
              <w:t>build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2D2D2A" w14:textId="77777777" w:rsidR="000F0F95" w:rsidRDefault="000F0F95" w:rsidP="000F0F9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2AA223" w14:textId="77777777" w:rsidR="000F0F95" w:rsidRDefault="000F0F95" w:rsidP="000F0F95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AF88D" w14:textId="77777777" w:rsidR="000F0F95" w:rsidRPr="007F5112" w:rsidRDefault="000F0F95" w:rsidP="000F0F95">
            <w:pPr>
              <w:ind w:firstLine="0"/>
              <w:rPr>
                <w:lang w:val="en-US"/>
              </w:rPr>
            </w:pPr>
            <w:proofErr w:type="spellStart"/>
            <w:r w:rsidRPr="009C152C">
              <w:rPr>
                <w:lang w:val="en-US"/>
              </w:rPr>
              <w:t>BuildContext</w:t>
            </w:r>
            <w:proofErr w:type="spellEnd"/>
            <w:r w:rsidRPr="009C152C">
              <w:rPr>
                <w:lang w:val="en-US"/>
              </w:rPr>
              <w:t xml:space="preserve"> </w:t>
            </w:r>
            <w:r w:rsidRPr="003B5D7E">
              <w:rPr>
                <w:lang w:val="en-US"/>
              </w:rPr>
              <w:t>context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3DF8EA" w14:textId="77777777" w:rsidR="000F0F95" w:rsidRPr="007F5112" w:rsidRDefault="000F0F95" w:rsidP="000F0F95">
            <w:pPr>
              <w:ind w:firstLine="0"/>
              <w:rPr>
                <w:lang w:val="en-US"/>
              </w:rPr>
            </w:pPr>
            <w:r>
              <w:t>Построение виджета.</w:t>
            </w:r>
          </w:p>
        </w:tc>
      </w:tr>
      <w:tr w:rsidR="000F0F95" w14:paraId="538AEF8E" w14:textId="77777777" w:rsidTr="000F0F95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95F899" w14:textId="35933072" w:rsidR="000F0F95" w:rsidRPr="003B5D7E" w:rsidRDefault="000F0F95" w:rsidP="000F0F95">
            <w:pPr>
              <w:ind w:firstLine="0"/>
              <w:rPr>
                <w:lang w:val="en-US"/>
              </w:rPr>
            </w:pPr>
            <w:proofErr w:type="spellStart"/>
            <w:r w:rsidRPr="003B5D7E">
              <w:t>initState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EC427" w14:textId="6ECAB0CE" w:rsidR="000F0F95" w:rsidRDefault="000F0F95" w:rsidP="000F0F9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67B2FB" w14:textId="6A60F017" w:rsidR="000F0F95" w:rsidRDefault="000F0F95" w:rsidP="000F0F95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4A2478" w14:textId="05577C07" w:rsidR="000F0F95" w:rsidRPr="003B5D7E" w:rsidRDefault="000F0F95" w:rsidP="000F0F95">
            <w:pPr>
              <w:ind w:firstLine="0"/>
              <w:rPr>
                <w:lang w:val="en-US"/>
              </w:rPr>
            </w:pPr>
            <w:r>
              <w:t>-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65EEE8" w14:textId="4344CA75" w:rsidR="000F0F95" w:rsidRPr="00493B05" w:rsidRDefault="000F0F95" w:rsidP="000F0F95">
            <w:pPr>
              <w:ind w:firstLine="0"/>
            </w:pPr>
            <w:r>
              <w:t>Инициализация состояния.</w:t>
            </w:r>
          </w:p>
        </w:tc>
      </w:tr>
    </w:tbl>
    <w:p w14:paraId="34ADE766" w14:textId="285FA554" w:rsidR="000F0F95" w:rsidRPr="000F0F95" w:rsidRDefault="000F0F95" w:rsidP="000F0F95">
      <w:pPr>
        <w:ind w:firstLine="0"/>
        <w:jc w:val="right"/>
      </w:pPr>
      <w:r>
        <w:t>Таблица 4.</w:t>
      </w:r>
      <w:r w:rsidRPr="009C152C">
        <w:t>3</w:t>
      </w:r>
      <w:r>
        <w:t>8</w:t>
      </w:r>
    </w:p>
    <w:p w14:paraId="0E9311A5" w14:textId="52EBF6E0" w:rsidR="000F0F95" w:rsidRPr="00415FFB" w:rsidRDefault="000F0F95" w:rsidP="000F0F95">
      <w:pPr>
        <w:ind w:firstLine="0"/>
        <w:jc w:val="center"/>
        <w:rPr>
          <w:szCs w:val="24"/>
        </w:rPr>
      </w:pPr>
      <w:r>
        <w:rPr>
          <w:szCs w:val="24"/>
        </w:rPr>
        <w:t xml:space="preserve">Описание методов и свойств класса </w:t>
      </w:r>
      <w:proofErr w:type="spellStart"/>
      <w:r w:rsidRPr="000F0F95">
        <w:rPr>
          <w:szCs w:val="24"/>
          <w:lang w:val="en-US"/>
        </w:rPr>
        <w:t>HomeFindScreen</w:t>
      </w:r>
      <w:proofErr w:type="spellEnd"/>
      <w:r>
        <w:rPr>
          <w:szCs w:val="24"/>
        </w:rPr>
        <w:t>.</w:t>
      </w:r>
      <w:r>
        <w:rPr>
          <w:szCs w:val="24"/>
          <w:lang w:val="en-US"/>
        </w:rPr>
        <w:t>dart</w:t>
      </w:r>
    </w:p>
    <w:tbl>
      <w:tblPr>
        <w:tblStyle w:val="a5"/>
        <w:tblW w:w="10320" w:type="dxa"/>
        <w:tblLayout w:type="fixed"/>
        <w:tblLook w:val="04A0" w:firstRow="1" w:lastRow="0" w:firstColumn="1" w:lastColumn="0" w:noHBand="0" w:noVBand="1"/>
      </w:tblPr>
      <w:tblGrid>
        <w:gridCol w:w="1810"/>
        <w:gridCol w:w="1844"/>
        <w:gridCol w:w="1586"/>
        <w:gridCol w:w="2811"/>
        <w:gridCol w:w="2269"/>
      </w:tblGrid>
      <w:tr w:rsidR="000F0F95" w14:paraId="39283535" w14:textId="77777777" w:rsidTr="000F0F95">
        <w:tc>
          <w:tcPr>
            <w:tcW w:w="103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B189566" w14:textId="77777777" w:rsidR="000F0F95" w:rsidRDefault="000F0F95" w:rsidP="000F0F95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Методы</w:t>
            </w:r>
          </w:p>
        </w:tc>
      </w:tr>
      <w:tr w:rsidR="000F0F95" w14:paraId="7E019B55" w14:textId="77777777" w:rsidTr="000F0F95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68E1336" w14:textId="77777777" w:rsidR="000F0F95" w:rsidRDefault="000F0F95" w:rsidP="000F0F95">
            <w:pPr>
              <w:ind w:firstLine="0"/>
            </w:pPr>
            <w:r>
              <w:t>Имя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383DA1B" w14:textId="77777777" w:rsidR="000F0F95" w:rsidRDefault="000F0F95" w:rsidP="000F0F95">
            <w:pPr>
              <w:ind w:firstLine="0"/>
            </w:pPr>
            <w:r>
              <w:t>Модификатор доступа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4530F55" w14:textId="77777777" w:rsidR="000F0F95" w:rsidRDefault="000F0F95" w:rsidP="000F0F95">
            <w:pPr>
              <w:ind w:firstLine="0"/>
            </w:pPr>
            <w:r>
              <w:t>Тип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17FFB55" w14:textId="77777777" w:rsidR="000F0F95" w:rsidRDefault="000F0F95" w:rsidP="000F0F95">
            <w:pPr>
              <w:ind w:firstLine="0"/>
            </w:pPr>
            <w:r>
              <w:t>Аргументы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5D9C259" w14:textId="77777777" w:rsidR="000F0F95" w:rsidRDefault="000F0F95" w:rsidP="000F0F95">
            <w:pPr>
              <w:ind w:firstLine="0"/>
            </w:pPr>
            <w:r>
              <w:t>Назначение</w:t>
            </w:r>
          </w:p>
        </w:tc>
      </w:tr>
      <w:tr w:rsidR="000F0F95" w14:paraId="1B0FC7F6" w14:textId="77777777" w:rsidTr="000F0F95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B10544" w14:textId="77777777" w:rsidR="000F0F95" w:rsidRPr="007F5112" w:rsidRDefault="000F0F95" w:rsidP="000F0F95">
            <w:pPr>
              <w:ind w:firstLine="0"/>
              <w:rPr>
                <w:lang w:val="en-US"/>
              </w:rPr>
            </w:pPr>
            <w:r w:rsidRPr="003B5D7E">
              <w:rPr>
                <w:lang w:val="en-US"/>
              </w:rPr>
              <w:t>build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23BF13" w14:textId="77777777" w:rsidR="000F0F95" w:rsidRDefault="000F0F95" w:rsidP="000F0F9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65E64F" w14:textId="77777777" w:rsidR="000F0F95" w:rsidRDefault="000F0F95" w:rsidP="000F0F95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415D90" w14:textId="77777777" w:rsidR="000F0F95" w:rsidRPr="007F5112" w:rsidRDefault="000F0F95" w:rsidP="000F0F95">
            <w:pPr>
              <w:ind w:firstLine="0"/>
              <w:rPr>
                <w:lang w:val="en-US"/>
              </w:rPr>
            </w:pPr>
            <w:proofErr w:type="spellStart"/>
            <w:r w:rsidRPr="009C152C">
              <w:rPr>
                <w:lang w:val="en-US"/>
              </w:rPr>
              <w:t>BuildContext</w:t>
            </w:r>
            <w:proofErr w:type="spellEnd"/>
            <w:r w:rsidRPr="009C152C">
              <w:rPr>
                <w:lang w:val="en-US"/>
              </w:rPr>
              <w:t xml:space="preserve"> </w:t>
            </w:r>
            <w:r w:rsidRPr="003B5D7E">
              <w:rPr>
                <w:lang w:val="en-US"/>
              </w:rPr>
              <w:t>context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AF1044" w14:textId="77777777" w:rsidR="000F0F95" w:rsidRPr="007F5112" w:rsidRDefault="000F0F95" w:rsidP="000F0F95">
            <w:pPr>
              <w:ind w:firstLine="0"/>
              <w:rPr>
                <w:lang w:val="en-US"/>
              </w:rPr>
            </w:pPr>
            <w:r>
              <w:t>Построение виджета.</w:t>
            </w:r>
          </w:p>
        </w:tc>
      </w:tr>
      <w:tr w:rsidR="000F0F95" w14:paraId="440D2984" w14:textId="77777777" w:rsidTr="000F0F95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76F83E" w14:textId="77777777" w:rsidR="000F0F95" w:rsidRPr="003B5D7E" w:rsidRDefault="000F0F95" w:rsidP="000F0F95">
            <w:pPr>
              <w:ind w:firstLine="0"/>
              <w:rPr>
                <w:lang w:val="en-US"/>
              </w:rPr>
            </w:pPr>
            <w:proofErr w:type="spellStart"/>
            <w:r w:rsidRPr="003B5D7E">
              <w:t>initState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1E2E20" w14:textId="77777777" w:rsidR="000F0F95" w:rsidRDefault="000F0F95" w:rsidP="000F0F9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C6608" w14:textId="77777777" w:rsidR="000F0F95" w:rsidRDefault="000F0F95" w:rsidP="000F0F95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4303AB" w14:textId="77777777" w:rsidR="000F0F95" w:rsidRPr="003B5D7E" w:rsidRDefault="000F0F95" w:rsidP="000F0F95">
            <w:pPr>
              <w:ind w:firstLine="0"/>
              <w:rPr>
                <w:lang w:val="en-US"/>
              </w:rPr>
            </w:pPr>
            <w:r>
              <w:t>-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F08AE4" w14:textId="77777777" w:rsidR="000F0F95" w:rsidRPr="00493B05" w:rsidRDefault="000F0F95" w:rsidP="000F0F95">
            <w:pPr>
              <w:ind w:firstLine="0"/>
            </w:pPr>
            <w:r>
              <w:t>Инициализация состояния.</w:t>
            </w:r>
          </w:p>
        </w:tc>
      </w:tr>
      <w:tr w:rsidR="000F0F95" w14:paraId="2637005B" w14:textId="77777777" w:rsidTr="000F0F95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CFF03D" w14:textId="4D6D56D8" w:rsidR="000F0F95" w:rsidRPr="003B5D7E" w:rsidRDefault="000F0F95" w:rsidP="000F0F95">
            <w:pPr>
              <w:ind w:firstLine="0"/>
            </w:pPr>
            <w:r w:rsidRPr="000F0F95">
              <w:t>_</w:t>
            </w:r>
            <w:proofErr w:type="spellStart"/>
            <w:r w:rsidRPr="000F0F95">
              <w:t>settingModalBottomSheet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401C77" w14:textId="5C96A23D" w:rsidR="000F0F95" w:rsidRPr="000F0F95" w:rsidRDefault="000F0F95" w:rsidP="000F0F9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90E5F0" w14:textId="0B88C8B8" w:rsidR="000F0F95" w:rsidRDefault="000F0F95" w:rsidP="000F0F95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D1E075" w14:textId="1988F37E" w:rsidR="000F0F95" w:rsidRDefault="000F0F95" w:rsidP="000F0F95">
            <w:pPr>
              <w:ind w:firstLine="0"/>
            </w:pPr>
            <w:proofErr w:type="spellStart"/>
            <w:r w:rsidRPr="009C152C">
              <w:rPr>
                <w:lang w:val="en-US"/>
              </w:rPr>
              <w:t>BuildContext</w:t>
            </w:r>
            <w:proofErr w:type="spellEnd"/>
            <w:r w:rsidRPr="009C152C">
              <w:rPr>
                <w:lang w:val="en-US"/>
              </w:rPr>
              <w:t xml:space="preserve"> </w:t>
            </w:r>
            <w:r w:rsidRPr="003B5D7E">
              <w:rPr>
                <w:lang w:val="en-US"/>
              </w:rPr>
              <w:t>context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9CD228" w14:textId="15B2CE53" w:rsidR="000F0F95" w:rsidRDefault="005A745A" w:rsidP="000F0F95">
            <w:pPr>
              <w:ind w:firstLine="0"/>
            </w:pPr>
            <w:r>
              <w:t xml:space="preserve">Выставление настроек для нижнего экрана. </w:t>
            </w:r>
          </w:p>
        </w:tc>
      </w:tr>
      <w:tr w:rsidR="000F0F95" w14:paraId="4A95FF98" w14:textId="77777777" w:rsidTr="000F0F95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2308A" w14:textId="53F97D2A" w:rsidR="000F0F95" w:rsidRPr="003B5D7E" w:rsidRDefault="000F0F95" w:rsidP="000F0F95">
            <w:pPr>
              <w:ind w:firstLine="0"/>
            </w:pPr>
            <w:proofErr w:type="spellStart"/>
            <w:r w:rsidRPr="00493B05">
              <w:rPr>
                <w:lang w:val="en-US"/>
              </w:rPr>
              <w:t>callSnackBar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3CE8D6" w14:textId="25439285" w:rsidR="000F0F95" w:rsidRDefault="000F0F95" w:rsidP="000F0F9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BD3741" w14:textId="2C58BF20" w:rsidR="000F0F95" w:rsidRDefault="000F0F95" w:rsidP="000F0F95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D8676" w14:textId="63A8FB0D" w:rsidR="000F0F95" w:rsidRDefault="000F0F95" w:rsidP="000F0F95">
            <w:pPr>
              <w:ind w:firstLine="0"/>
            </w:pPr>
            <w:r w:rsidRPr="00493B05">
              <w:rPr>
                <w:lang w:val="en-US"/>
              </w:rPr>
              <w:t>String text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1C5282" w14:textId="64B4060D" w:rsidR="000F0F95" w:rsidRDefault="000F0F95" w:rsidP="000F0F95">
            <w:pPr>
              <w:ind w:firstLine="0"/>
            </w:pPr>
            <w:r>
              <w:t xml:space="preserve">Вызвать </w:t>
            </w:r>
            <w:proofErr w:type="spellStart"/>
            <w:r>
              <w:rPr>
                <w:lang w:val="en-US"/>
              </w:rPr>
              <w:t>SnackBar</w:t>
            </w:r>
            <w:proofErr w:type="spellEnd"/>
            <w:r>
              <w:rPr>
                <w:lang w:val="en-US"/>
              </w:rPr>
              <w:t xml:space="preserve"> </w:t>
            </w:r>
            <w:r>
              <w:t>об ошибке.</w:t>
            </w:r>
          </w:p>
        </w:tc>
      </w:tr>
      <w:tr w:rsidR="000F0F95" w14:paraId="3CBC5795" w14:textId="77777777" w:rsidTr="000F0F95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F4AEEE" w14:textId="14284D7B" w:rsidR="000F0F95" w:rsidRPr="00493B05" w:rsidRDefault="000F0F95" w:rsidP="000F0F95">
            <w:pPr>
              <w:ind w:firstLine="0"/>
              <w:rPr>
                <w:lang w:val="en-US"/>
              </w:rPr>
            </w:pPr>
            <w:proofErr w:type="spellStart"/>
            <w:r w:rsidRPr="000F0F95">
              <w:rPr>
                <w:lang w:val="en-US"/>
              </w:rPr>
              <w:t>startFind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E7D175" w14:textId="78EBA8C3" w:rsidR="000F0F95" w:rsidRDefault="000F0F95" w:rsidP="000F0F9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B25AF" w14:textId="7B48592C" w:rsidR="000F0F95" w:rsidRDefault="000F0F95" w:rsidP="000F0F95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17C8B" w14:textId="285133F9" w:rsidR="000F0F95" w:rsidRPr="00493B05" w:rsidRDefault="000F0F95" w:rsidP="000F0F95">
            <w:pPr>
              <w:ind w:firstLine="0"/>
              <w:rPr>
                <w:lang w:val="en-US"/>
              </w:rPr>
            </w:pPr>
            <w:proofErr w:type="spellStart"/>
            <w:r w:rsidRPr="009C152C">
              <w:rPr>
                <w:lang w:val="en-US"/>
              </w:rPr>
              <w:t>BuildContext</w:t>
            </w:r>
            <w:proofErr w:type="spellEnd"/>
            <w:r w:rsidRPr="009C152C">
              <w:rPr>
                <w:lang w:val="en-US"/>
              </w:rPr>
              <w:t xml:space="preserve"> </w:t>
            </w:r>
            <w:r w:rsidRPr="003B5D7E">
              <w:rPr>
                <w:lang w:val="en-US"/>
              </w:rPr>
              <w:t>context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D3D5C2" w14:textId="20945306" w:rsidR="000F0F95" w:rsidRDefault="000F0F95" w:rsidP="000F0F95">
            <w:pPr>
              <w:ind w:firstLine="0"/>
            </w:pPr>
            <w:r>
              <w:t>Начать поиск встречи.</w:t>
            </w:r>
          </w:p>
        </w:tc>
      </w:tr>
      <w:tr w:rsidR="000F0F95" w14:paraId="7EE4FA6D" w14:textId="77777777" w:rsidTr="000F0F95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383A65" w14:textId="69808119" w:rsidR="000F0F95" w:rsidRPr="00493B05" w:rsidRDefault="000F0F95" w:rsidP="000F0F95">
            <w:pPr>
              <w:ind w:firstLine="0"/>
              <w:rPr>
                <w:lang w:val="en-US"/>
              </w:rPr>
            </w:pPr>
            <w:proofErr w:type="spellStart"/>
            <w:r w:rsidRPr="000F0F95">
              <w:rPr>
                <w:lang w:val="en-US"/>
              </w:rPr>
              <w:t>showModalBottomSheet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24EE63" w14:textId="29AAE332" w:rsidR="000F0F95" w:rsidRDefault="000F0F95" w:rsidP="000F0F9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DA2090" w14:textId="2B6D793D" w:rsidR="000F0F95" w:rsidRDefault="000F0F95" w:rsidP="000F0F95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1FEA90" w14:textId="272BC7AD" w:rsidR="000F0F95" w:rsidRPr="00493B05" w:rsidRDefault="000F0F95" w:rsidP="000F0F9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765D45" w14:textId="464888EA" w:rsidR="000F0F95" w:rsidRPr="000F0F95" w:rsidRDefault="000F0F95" w:rsidP="000F0F95">
            <w:pPr>
              <w:ind w:firstLine="0"/>
            </w:pPr>
            <w:r>
              <w:t>Открыть экран с установкой параметров поиска.</w:t>
            </w:r>
          </w:p>
        </w:tc>
      </w:tr>
    </w:tbl>
    <w:p w14:paraId="4FFA6628" w14:textId="0F616708" w:rsidR="005A745A" w:rsidRPr="000F0F95" w:rsidRDefault="005A745A" w:rsidP="005A745A">
      <w:pPr>
        <w:ind w:firstLine="0"/>
        <w:jc w:val="right"/>
      </w:pPr>
      <w:r>
        <w:t>Таблица 4.</w:t>
      </w:r>
      <w:r w:rsidRPr="009C152C">
        <w:t>3</w:t>
      </w:r>
      <w:r>
        <w:t>9</w:t>
      </w:r>
    </w:p>
    <w:p w14:paraId="542DFA9A" w14:textId="051B14FE" w:rsidR="005A745A" w:rsidRPr="00415FFB" w:rsidRDefault="005A745A" w:rsidP="005A745A">
      <w:pPr>
        <w:ind w:firstLine="0"/>
        <w:jc w:val="center"/>
        <w:rPr>
          <w:szCs w:val="24"/>
        </w:rPr>
      </w:pPr>
      <w:r>
        <w:rPr>
          <w:szCs w:val="24"/>
        </w:rPr>
        <w:t xml:space="preserve">Описание методов и свойств класса </w:t>
      </w:r>
      <w:proofErr w:type="spellStart"/>
      <w:r w:rsidRPr="005A745A">
        <w:rPr>
          <w:szCs w:val="24"/>
          <w:lang w:val="en-US"/>
        </w:rPr>
        <w:t>HomeLoadingScreen</w:t>
      </w:r>
      <w:proofErr w:type="spellEnd"/>
      <w:r>
        <w:rPr>
          <w:szCs w:val="24"/>
        </w:rPr>
        <w:t>.</w:t>
      </w:r>
      <w:r>
        <w:rPr>
          <w:szCs w:val="24"/>
          <w:lang w:val="en-US"/>
        </w:rPr>
        <w:t>dart</w:t>
      </w:r>
    </w:p>
    <w:tbl>
      <w:tblPr>
        <w:tblStyle w:val="a5"/>
        <w:tblW w:w="10320" w:type="dxa"/>
        <w:tblLayout w:type="fixed"/>
        <w:tblLook w:val="04A0" w:firstRow="1" w:lastRow="0" w:firstColumn="1" w:lastColumn="0" w:noHBand="0" w:noVBand="1"/>
      </w:tblPr>
      <w:tblGrid>
        <w:gridCol w:w="1810"/>
        <w:gridCol w:w="1844"/>
        <w:gridCol w:w="1586"/>
        <w:gridCol w:w="2811"/>
        <w:gridCol w:w="2269"/>
      </w:tblGrid>
      <w:tr w:rsidR="005A745A" w14:paraId="5B173EF1" w14:textId="77777777" w:rsidTr="00711B32">
        <w:tc>
          <w:tcPr>
            <w:tcW w:w="103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2F3B945" w14:textId="77777777" w:rsidR="005A745A" w:rsidRDefault="005A745A" w:rsidP="00711B32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Методы</w:t>
            </w:r>
          </w:p>
        </w:tc>
      </w:tr>
      <w:tr w:rsidR="005A745A" w14:paraId="562C71DD" w14:textId="77777777" w:rsidTr="00711B32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5D68A35" w14:textId="77777777" w:rsidR="005A745A" w:rsidRDefault="005A745A" w:rsidP="00711B32">
            <w:pPr>
              <w:ind w:firstLine="0"/>
            </w:pPr>
            <w:r>
              <w:t>Имя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280D7E4" w14:textId="77777777" w:rsidR="005A745A" w:rsidRDefault="005A745A" w:rsidP="00711B32">
            <w:pPr>
              <w:ind w:firstLine="0"/>
            </w:pPr>
            <w:r>
              <w:t>Модификатор доступа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3E707FE" w14:textId="77777777" w:rsidR="005A745A" w:rsidRDefault="005A745A" w:rsidP="00711B32">
            <w:pPr>
              <w:ind w:firstLine="0"/>
            </w:pPr>
            <w:r>
              <w:t>Тип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12A5DAA" w14:textId="77777777" w:rsidR="005A745A" w:rsidRDefault="005A745A" w:rsidP="00711B32">
            <w:pPr>
              <w:ind w:firstLine="0"/>
            </w:pPr>
            <w:r>
              <w:t>Аргументы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157F3AF" w14:textId="77777777" w:rsidR="005A745A" w:rsidRDefault="005A745A" w:rsidP="00711B32">
            <w:pPr>
              <w:ind w:firstLine="0"/>
            </w:pPr>
            <w:r>
              <w:t>Назначение</w:t>
            </w:r>
          </w:p>
        </w:tc>
      </w:tr>
      <w:tr w:rsidR="005A745A" w14:paraId="4B7FE960" w14:textId="77777777" w:rsidTr="00711B32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191DB4" w14:textId="77777777" w:rsidR="005A745A" w:rsidRPr="007F5112" w:rsidRDefault="005A745A" w:rsidP="00711B32">
            <w:pPr>
              <w:ind w:firstLine="0"/>
              <w:rPr>
                <w:lang w:val="en-US"/>
              </w:rPr>
            </w:pPr>
            <w:r w:rsidRPr="003B5D7E">
              <w:rPr>
                <w:lang w:val="en-US"/>
              </w:rPr>
              <w:t>build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9543E1" w14:textId="77777777" w:rsidR="005A745A" w:rsidRDefault="005A745A" w:rsidP="00711B3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9DF24" w14:textId="77777777" w:rsidR="005A745A" w:rsidRDefault="005A745A" w:rsidP="00711B32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D22EBC" w14:textId="77777777" w:rsidR="005A745A" w:rsidRPr="007F5112" w:rsidRDefault="005A745A" w:rsidP="00711B32">
            <w:pPr>
              <w:ind w:firstLine="0"/>
              <w:rPr>
                <w:lang w:val="en-US"/>
              </w:rPr>
            </w:pPr>
            <w:proofErr w:type="spellStart"/>
            <w:r w:rsidRPr="009C152C">
              <w:rPr>
                <w:lang w:val="en-US"/>
              </w:rPr>
              <w:t>BuildContext</w:t>
            </w:r>
            <w:proofErr w:type="spellEnd"/>
            <w:r w:rsidRPr="009C152C">
              <w:rPr>
                <w:lang w:val="en-US"/>
              </w:rPr>
              <w:t xml:space="preserve"> </w:t>
            </w:r>
            <w:r w:rsidRPr="003B5D7E">
              <w:rPr>
                <w:lang w:val="en-US"/>
              </w:rPr>
              <w:t>context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57C727" w14:textId="77777777" w:rsidR="005A745A" w:rsidRPr="007F5112" w:rsidRDefault="005A745A" w:rsidP="00711B32">
            <w:pPr>
              <w:ind w:firstLine="0"/>
              <w:rPr>
                <w:lang w:val="en-US"/>
              </w:rPr>
            </w:pPr>
            <w:r>
              <w:t>Построение виджета.</w:t>
            </w:r>
          </w:p>
        </w:tc>
      </w:tr>
      <w:tr w:rsidR="005A745A" w14:paraId="1BB1B4FA" w14:textId="77777777" w:rsidTr="00711B32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8E949" w14:textId="77777777" w:rsidR="005A745A" w:rsidRPr="003B5D7E" w:rsidRDefault="005A745A" w:rsidP="00711B32">
            <w:pPr>
              <w:ind w:firstLine="0"/>
              <w:rPr>
                <w:lang w:val="en-US"/>
              </w:rPr>
            </w:pPr>
            <w:proofErr w:type="spellStart"/>
            <w:r w:rsidRPr="003B5D7E">
              <w:t>initState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8A4E18" w14:textId="77777777" w:rsidR="005A745A" w:rsidRDefault="005A745A" w:rsidP="00711B3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2A785" w14:textId="77777777" w:rsidR="005A745A" w:rsidRDefault="005A745A" w:rsidP="00711B32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4140A7" w14:textId="77777777" w:rsidR="005A745A" w:rsidRPr="003B5D7E" w:rsidRDefault="005A745A" w:rsidP="00711B32">
            <w:pPr>
              <w:ind w:firstLine="0"/>
              <w:rPr>
                <w:lang w:val="en-US"/>
              </w:rPr>
            </w:pPr>
            <w:r>
              <w:t>-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A2E5F" w14:textId="77777777" w:rsidR="005A745A" w:rsidRPr="00493B05" w:rsidRDefault="005A745A" w:rsidP="00711B32">
            <w:pPr>
              <w:ind w:firstLine="0"/>
            </w:pPr>
            <w:r>
              <w:t>Инициализация состояния.</w:t>
            </w:r>
          </w:p>
        </w:tc>
      </w:tr>
      <w:tr w:rsidR="005A745A" w14:paraId="37B0ECD8" w14:textId="77777777" w:rsidTr="00711B32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892B8" w14:textId="7F41F7EB" w:rsidR="005A745A" w:rsidRPr="003B5D7E" w:rsidRDefault="005A745A" w:rsidP="00711B32">
            <w:pPr>
              <w:ind w:firstLine="0"/>
            </w:pPr>
            <w:r w:rsidRPr="005A745A">
              <w:t>_</w:t>
            </w:r>
            <w:proofErr w:type="spellStart"/>
            <w:r w:rsidRPr="005A745A">
              <w:t>cancelMeet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A163A7" w14:textId="2457D52F" w:rsidR="005A745A" w:rsidRPr="000F0F95" w:rsidRDefault="005A745A" w:rsidP="00711B3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8CA18" w14:textId="4A68BCA6" w:rsidR="005A745A" w:rsidRDefault="005A745A" w:rsidP="00711B32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EDDF0C" w14:textId="2DCC7D65" w:rsidR="005A745A" w:rsidRDefault="005A745A" w:rsidP="00711B32">
            <w:pPr>
              <w:ind w:firstLine="0"/>
            </w:pPr>
            <w:r>
              <w:t>-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92B185" w14:textId="333E49F6" w:rsidR="005A745A" w:rsidRPr="005A745A" w:rsidRDefault="005A745A" w:rsidP="00711B32">
            <w:pPr>
              <w:ind w:firstLine="0"/>
            </w:pPr>
            <w:r>
              <w:t>Отменить поиск встречи.</w:t>
            </w:r>
          </w:p>
        </w:tc>
      </w:tr>
      <w:tr w:rsidR="005A745A" w14:paraId="317AC60E" w14:textId="77777777" w:rsidTr="00711B32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7AF6C8" w14:textId="77777777" w:rsidR="005A745A" w:rsidRPr="003B5D7E" w:rsidRDefault="005A745A" w:rsidP="00711B32">
            <w:pPr>
              <w:ind w:firstLine="0"/>
            </w:pPr>
            <w:proofErr w:type="spellStart"/>
            <w:r w:rsidRPr="00493B05">
              <w:rPr>
                <w:lang w:val="en-US"/>
              </w:rPr>
              <w:t>callSnackBar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5A281B" w14:textId="77777777" w:rsidR="005A745A" w:rsidRDefault="005A745A" w:rsidP="00711B3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C1584B" w14:textId="77777777" w:rsidR="005A745A" w:rsidRDefault="005A745A" w:rsidP="00711B32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650FD5" w14:textId="77777777" w:rsidR="005A745A" w:rsidRDefault="005A745A" w:rsidP="00711B32">
            <w:pPr>
              <w:ind w:firstLine="0"/>
            </w:pPr>
            <w:r w:rsidRPr="00493B05">
              <w:rPr>
                <w:lang w:val="en-US"/>
              </w:rPr>
              <w:t>String text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D4F5F" w14:textId="77777777" w:rsidR="005A745A" w:rsidRDefault="005A745A" w:rsidP="00711B32">
            <w:pPr>
              <w:ind w:firstLine="0"/>
            </w:pPr>
            <w:r>
              <w:t xml:space="preserve">Вызвать </w:t>
            </w:r>
            <w:proofErr w:type="spellStart"/>
            <w:r>
              <w:rPr>
                <w:lang w:val="en-US"/>
              </w:rPr>
              <w:t>SnackBar</w:t>
            </w:r>
            <w:proofErr w:type="spellEnd"/>
            <w:r>
              <w:rPr>
                <w:lang w:val="en-US"/>
              </w:rPr>
              <w:t xml:space="preserve"> </w:t>
            </w:r>
            <w:r>
              <w:t>об ошибке.</w:t>
            </w:r>
          </w:p>
        </w:tc>
      </w:tr>
    </w:tbl>
    <w:p w14:paraId="1EFD4368" w14:textId="76E5DDCE" w:rsidR="005A745A" w:rsidRPr="000F0F95" w:rsidRDefault="005A745A" w:rsidP="005A745A">
      <w:pPr>
        <w:ind w:firstLine="0"/>
        <w:jc w:val="right"/>
      </w:pPr>
      <w:r>
        <w:t>Таблица 4.40</w:t>
      </w:r>
    </w:p>
    <w:p w14:paraId="750FBB4E" w14:textId="2EF38E30" w:rsidR="005A745A" w:rsidRPr="00415FFB" w:rsidRDefault="005A745A" w:rsidP="005A745A">
      <w:pPr>
        <w:ind w:firstLine="0"/>
        <w:jc w:val="center"/>
        <w:rPr>
          <w:szCs w:val="24"/>
        </w:rPr>
      </w:pPr>
      <w:r>
        <w:rPr>
          <w:szCs w:val="24"/>
        </w:rPr>
        <w:t xml:space="preserve">Описание методов и свойств класса </w:t>
      </w:r>
      <w:proofErr w:type="spellStart"/>
      <w:r w:rsidRPr="005A745A">
        <w:rPr>
          <w:szCs w:val="24"/>
          <w:lang w:val="en-US"/>
        </w:rPr>
        <w:t>HomeMeetsScreen</w:t>
      </w:r>
      <w:proofErr w:type="spellEnd"/>
      <w:r>
        <w:rPr>
          <w:szCs w:val="24"/>
        </w:rPr>
        <w:t>.</w:t>
      </w:r>
      <w:r>
        <w:rPr>
          <w:szCs w:val="24"/>
          <w:lang w:val="en-US"/>
        </w:rPr>
        <w:t>dart</w:t>
      </w:r>
    </w:p>
    <w:tbl>
      <w:tblPr>
        <w:tblStyle w:val="a5"/>
        <w:tblW w:w="10320" w:type="dxa"/>
        <w:tblLayout w:type="fixed"/>
        <w:tblLook w:val="04A0" w:firstRow="1" w:lastRow="0" w:firstColumn="1" w:lastColumn="0" w:noHBand="0" w:noVBand="1"/>
      </w:tblPr>
      <w:tblGrid>
        <w:gridCol w:w="1810"/>
        <w:gridCol w:w="1844"/>
        <w:gridCol w:w="1586"/>
        <w:gridCol w:w="2811"/>
        <w:gridCol w:w="2269"/>
      </w:tblGrid>
      <w:tr w:rsidR="005A745A" w14:paraId="24F36D4D" w14:textId="77777777" w:rsidTr="00711B32">
        <w:tc>
          <w:tcPr>
            <w:tcW w:w="103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79186F5" w14:textId="77777777" w:rsidR="005A745A" w:rsidRDefault="005A745A" w:rsidP="00711B32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Методы</w:t>
            </w:r>
          </w:p>
        </w:tc>
      </w:tr>
      <w:tr w:rsidR="005A745A" w14:paraId="0F834E03" w14:textId="77777777" w:rsidTr="00711B32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9B4E609" w14:textId="77777777" w:rsidR="005A745A" w:rsidRDefault="005A745A" w:rsidP="00711B32">
            <w:pPr>
              <w:ind w:firstLine="0"/>
            </w:pPr>
            <w:r>
              <w:t>Имя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BE9B08D" w14:textId="77777777" w:rsidR="005A745A" w:rsidRDefault="005A745A" w:rsidP="00711B32">
            <w:pPr>
              <w:ind w:firstLine="0"/>
            </w:pPr>
            <w:r>
              <w:t>Модификатор доступа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F26DD6C" w14:textId="77777777" w:rsidR="005A745A" w:rsidRDefault="005A745A" w:rsidP="00711B32">
            <w:pPr>
              <w:ind w:firstLine="0"/>
            </w:pPr>
            <w:r>
              <w:t>Тип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1096E06" w14:textId="77777777" w:rsidR="005A745A" w:rsidRDefault="005A745A" w:rsidP="00711B32">
            <w:pPr>
              <w:ind w:firstLine="0"/>
            </w:pPr>
            <w:r>
              <w:t>Аргументы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1CEA456" w14:textId="77777777" w:rsidR="005A745A" w:rsidRDefault="005A745A" w:rsidP="00711B32">
            <w:pPr>
              <w:ind w:firstLine="0"/>
            </w:pPr>
            <w:r>
              <w:t>Назначение</w:t>
            </w:r>
          </w:p>
        </w:tc>
      </w:tr>
      <w:tr w:rsidR="005A745A" w14:paraId="071D3CF8" w14:textId="77777777" w:rsidTr="00711B32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4899B" w14:textId="77777777" w:rsidR="005A745A" w:rsidRPr="007F5112" w:rsidRDefault="005A745A" w:rsidP="00711B32">
            <w:pPr>
              <w:ind w:firstLine="0"/>
              <w:rPr>
                <w:lang w:val="en-US"/>
              </w:rPr>
            </w:pPr>
            <w:r w:rsidRPr="003B5D7E">
              <w:rPr>
                <w:lang w:val="en-US"/>
              </w:rPr>
              <w:t>build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2FC1D9" w14:textId="77777777" w:rsidR="005A745A" w:rsidRDefault="005A745A" w:rsidP="00711B3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C60B3" w14:textId="77777777" w:rsidR="005A745A" w:rsidRDefault="005A745A" w:rsidP="00711B32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675B7" w14:textId="77777777" w:rsidR="005A745A" w:rsidRPr="007F5112" w:rsidRDefault="005A745A" w:rsidP="00711B32">
            <w:pPr>
              <w:ind w:firstLine="0"/>
              <w:rPr>
                <w:lang w:val="en-US"/>
              </w:rPr>
            </w:pPr>
            <w:proofErr w:type="spellStart"/>
            <w:r w:rsidRPr="009C152C">
              <w:rPr>
                <w:lang w:val="en-US"/>
              </w:rPr>
              <w:t>BuildContext</w:t>
            </w:r>
            <w:proofErr w:type="spellEnd"/>
            <w:r w:rsidRPr="009C152C">
              <w:rPr>
                <w:lang w:val="en-US"/>
              </w:rPr>
              <w:t xml:space="preserve"> </w:t>
            </w:r>
            <w:r w:rsidRPr="003B5D7E">
              <w:rPr>
                <w:lang w:val="en-US"/>
              </w:rPr>
              <w:t>context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5EBA49" w14:textId="77777777" w:rsidR="005A745A" w:rsidRPr="007F5112" w:rsidRDefault="005A745A" w:rsidP="00711B32">
            <w:pPr>
              <w:ind w:firstLine="0"/>
              <w:rPr>
                <w:lang w:val="en-US"/>
              </w:rPr>
            </w:pPr>
            <w:r>
              <w:t>Построение виджета.</w:t>
            </w:r>
          </w:p>
        </w:tc>
      </w:tr>
      <w:tr w:rsidR="005A745A" w14:paraId="316E04ED" w14:textId="77777777" w:rsidTr="00711B32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B89D4A" w14:textId="77777777" w:rsidR="005A745A" w:rsidRPr="003B5D7E" w:rsidRDefault="005A745A" w:rsidP="00711B32">
            <w:pPr>
              <w:ind w:firstLine="0"/>
              <w:rPr>
                <w:lang w:val="en-US"/>
              </w:rPr>
            </w:pPr>
            <w:proofErr w:type="spellStart"/>
            <w:r w:rsidRPr="003B5D7E">
              <w:lastRenderedPageBreak/>
              <w:t>initState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76C3EA" w14:textId="77777777" w:rsidR="005A745A" w:rsidRDefault="005A745A" w:rsidP="00711B3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6C0BF" w14:textId="77777777" w:rsidR="005A745A" w:rsidRDefault="005A745A" w:rsidP="00711B32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5D6967" w14:textId="77777777" w:rsidR="005A745A" w:rsidRPr="003B5D7E" w:rsidRDefault="005A745A" w:rsidP="00711B32">
            <w:pPr>
              <w:ind w:firstLine="0"/>
              <w:rPr>
                <w:lang w:val="en-US"/>
              </w:rPr>
            </w:pPr>
            <w:r>
              <w:t>-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A184BC" w14:textId="77777777" w:rsidR="005A745A" w:rsidRPr="00493B05" w:rsidRDefault="005A745A" w:rsidP="00711B32">
            <w:pPr>
              <w:ind w:firstLine="0"/>
            </w:pPr>
            <w:r>
              <w:t>Инициализация состояния.</w:t>
            </w:r>
          </w:p>
        </w:tc>
      </w:tr>
      <w:tr w:rsidR="005A745A" w14:paraId="6EA7FBE7" w14:textId="77777777" w:rsidTr="00711B32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BFCFC3" w14:textId="4486F367" w:rsidR="005A745A" w:rsidRPr="003B5D7E" w:rsidRDefault="005A745A" w:rsidP="00711B32">
            <w:pPr>
              <w:ind w:firstLine="0"/>
            </w:pPr>
            <w:proofErr w:type="spellStart"/>
            <w:r w:rsidRPr="005A745A">
              <w:t>loadMeets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2599C" w14:textId="1DF2B308" w:rsidR="005A745A" w:rsidRPr="000F0F95" w:rsidRDefault="005A745A" w:rsidP="00711B3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84937B" w14:textId="77777777" w:rsidR="005A745A" w:rsidRDefault="005A745A" w:rsidP="00711B32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1ABF69" w14:textId="77777777" w:rsidR="005A745A" w:rsidRDefault="005A745A" w:rsidP="00711B32">
            <w:pPr>
              <w:ind w:firstLine="0"/>
            </w:pPr>
            <w:r>
              <w:t>-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DDDF0" w14:textId="294B3CF6" w:rsidR="005A745A" w:rsidRPr="005A745A" w:rsidRDefault="005A745A" w:rsidP="00711B32">
            <w:pPr>
              <w:ind w:firstLine="0"/>
            </w:pPr>
            <w:r>
              <w:t>Начать загрузку встреч.</w:t>
            </w:r>
          </w:p>
        </w:tc>
      </w:tr>
    </w:tbl>
    <w:p w14:paraId="554E19BC" w14:textId="1DA50FB9" w:rsidR="005F07C6" w:rsidRPr="000F0F95" w:rsidRDefault="005F07C6" w:rsidP="005F07C6">
      <w:pPr>
        <w:ind w:firstLine="0"/>
        <w:jc w:val="right"/>
      </w:pPr>
      <w:r>
        <w:t>Таблица 4.41</w:t>
      </w:r>
    </w:p>
    <w:p w14:paraId="303E2F4B" w14:textId="0E6811FE" w:rsidR="005F07C6" w:rsidRPr="00415FFB" w:rsidRDefault="005F07C6" w:rsidP="005F07C6">
      <w:pPr>
        <w:ind w:firstLine="0"/>
        <w:jc w:val="center"/>
        <w:rPr>
          <w:szCs w:val="24"/>
        </w:rPr>
      </w:pPr>
      <w:r>
        <w:rPr>
          <w:szCs w:val="24"/>
        </w:rPr>
        <w:t xml:space="preserve">Описание методов и свойств класса </w:t>
      </w:r>
      <w:proofErr w:type="spellStart"/>
      <w:r w:rsidRPr="005F07C6">
        <w:rPr>
          <w:szCs w:val="24"/>
          <w:lang w:val="en-US"/>
        </w:rPr>
        <w:t>HomePersonScreen</w:t>
      </w:r>
      <w:proofErr w:type="spellEnd"/>
      <w:r>
        <w:rPr>
          <w:szCs w:val="24"/>
        </w:rPr>
        <w:t>.</w:t>
      </w:r>
      <w:r>
        <w:rPr>
          <w:szCs w:val="24"/>
          <w:lang w:val="en-US"/>
        </w:rPr>
        <w:t>dart</w:t>
      </w:r>
    </w:p>
    <w:tbl>
      <w:tblPr>
        <w:tblStyle w:val="a5"/>
        <w:tblW w:w="10320" w:type="dxa"/>
        <w:tblLayout w:type="fixed"/>
        <w:tblLook w:val="04A0" w:firstRow="1" w:lastRow="0" w:firstColumn="1" w:lastColumn="0" w:noHBand="0" w:noVBand="1"/>
      </w:tblPr>
      <w:tblGrid>
        <w:gridCol w:w="1810"/>
        <w:gridCol w:w="1844"/>
        <w:gridCol w:w="1586"/>
        <w:gridCol w:w="2811"/>
        <w:gridCol w:w="2269"/>
      </w:tblGrid>
      <w:tr w:rsidR="005F07C6" w14:paraId="5EBAF6F1" w14:textId="77777777" w:rsidTr="00711B32">
        <w:tc>
          <w:tcPr>
            <w:tcW w:w="103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CA91C99" w14:textId="77777777" w:rsidR="005F07C6" w:rsidRDefault="005F07C6" w:rsidP="00711B32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Методы</w:t>
            </w:r>
          </w:p>
        </w:tc>
      </w:tr>
      <w:tr w:rsidR="005F07C6" w14:paraId="71C7D50D" w14:textId="77777777" w:rsidTr="00711B32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5A061D4" w14:textId="77777777" w:rsidR="005F07C6" w:rsidRDefault="005F07C6" w:rsidP="00711B32">
            <w:pPr>
              <w:ind w:firstLine="0"/>
            </w:pPr>
            <w:r>
              <w:t>Имя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4D5D988" w14:textId="77777777" w:rsidR="005F07C6" w:rsidRDefault="005F07C6" w:rsidP="00711B32">
            <w:pPr>
              <w:ind w:firstLine="0"/>
            </w:pPr>
            <w:r>
              <w:t>Модификатор доступа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B07163E" w14:textId="77777777" w:rsidR="005F07C6" w:rsidRDefault="005F07C6" w:rsidP="00711B32">
            <w:pPr>
              <w:ind w:firstLine="0"/>
            </w:pPr>
            <w:r>
              <w:t>Тип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9ED0837" w14:textId="77777777" w:rsidR="005F07C6" w:rsidRDefault="005F07C6" w:rsidP="00711B32">
            <w:pPr>
              <w:ind w:firstLine="0"/>
            </w:pPr>
            <w:r>
              <w:t>Аргументы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560E898" w14:textId="77777777" w:rsidR="005F07C6" w:rsidRDefault="005F07C6" w:rsidP="00711B32">
            <w:pPr>
              <w:ind w:firstLine="0"/>
            </w:pPr>
            <w:r>
              <w:t>Назначение</w:t>
            </w:r>
          </w:p>
        </w:tc>
      </w:tr>
      <w:tr w:rsidR="005F07C6" w14:paraId="43093C9F" w14:textId="77777777" w:rsidTr="00711B32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4538A7" w14:textId="77777777" w:rsidR="005F07C6" w:rsidRPr="007F5112" w:rsidRDefault="005F07C6" w:rsidP="00711B32">
            <w:pPr>
              <w:ind w:firstLine="0"/>
              <w:rPr>
                <w:lang w:val="en-US"/>
              </w:rPr>
            </w:pPr>
            <w:r w:rsidRPr="003B5D7E">
              <w:rPr>
                <w:lang w:val="en-US"/>
              </w:rPr>
              <w:t>build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B2BEB" w14:textId="77777777" w:rsidR="005F07C6" w:rsidRDefault="005F07C6" w:rsidP="00711B3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F0BAA1" w14:textId="77777777" w:rsidR="005F07C6" w:rsidRDefault="005F07C6" w:rsidP="00711B32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46777" w14:textId="77777777" w:rsidR="005F07C6" w:rsidRPr="007F5112" w:rsidRDefault="005F07C6" w:rsidP="00711B32">
            <w:pPr>
              <w:ind w:firstLine="0"/>
              <w:rPr>
                <w:lang w:val="en-US"/>
              </w:rPr>
            </w:pPr>
            <w:proofErr w:type="spellStart"/>
            <w:r w:rsidRPr="009C152C">
              <w:rPr>
                <w:lang w:val="en-US"/>
              </w:rPr>
              <w:t>BuildContext</w:t>
            </w:r>
            <w:proofErr w:type="spellEnd"/>
            <w:r w:rsidRPr="009C152C">
              <w:rPr>
                <w:lang w:val="en-US"/>
              </w:rPr>
              <w:t xml:space="preserve"> </w:t>
            </w:r>
            <w:r w:rsidRPr="003B5D7E">
              <w:rPr>
                <w:lang w:val="en-US"/>
              </w:rPr>
              <w:t>context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7203D1" w14:textId="77777777" w:rsidR="005F07C6" w:rsidRPr="007F5112" w:rsidRDefault="005F07C6" w:rsidP="00711B32">
            <w:pPr>
              <w:ind w:firstLine="0"/>
              <w:rPr>
                <w:lang w:val="en-US"/>
              </w:rPr>
            </w:pPr>
            <w:r>
              <w:t>Построение виджета.</w:t>
            </w:r>
          </w:p>
        </w:tc>
      </w:tr>
      <w:tr w:rsidR="005F07C6" w14:paraId="312840B9" w14:textId="77777777" w:rsidTr="00711B32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7757B" w14:textId="77777777" w:rsidR="005F07C6" w:rsidRPr="003B5D7E" w:rsidRDefault="005F07C6" w:rsidP="00711B32">
            <w:pPr>
              <w:ind w:firstLine="0"/>
              <w:rPr>
                <w:lang w:val="en-US"/>
              </w:rPr>
            </w:pPr>
            <w:proofErr w:type="spellStart"/>
            <w:r w:rsidRPr="003B5D7E">
              <w:t>initState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12C1BB" w14:textId="77777777" w:rsidR="005F07C6" w:rsidRDefault="005F07C6" w:rsidP="00711B3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EF8CE" w14:textId="77777777" w:rsidR="005F07C6" w:rsidRDefault="005F07C6" w:rsidP="00711B32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BB076" w14:textId="77777777" w:rsidR="005F07C6" w:rsidRPr="003B5D7E" w:rsidRDefault="005F07C6" w:rsidP="00711B32">
            <w:pPr>
              <w:ind w:firstLine="0"/>
              <w:rPr>
                <w:lang w:val="en-US"/>
              </w:rPr>
            </w:pPr>
            <w:r>
              <w:t>-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6D4622" w14:textId="77777777" w:rsidR="005F07C6" w:rsidRPr="00493B05" w:rsidRDefault="005F07C6" w:rsidP="00711B32">
            <w:pPr>
              <w:ind w:firstLine="0"/>
            </w:pPr>
            <w:r>
              <w:t>Инициализация состояния.</w:t>
            </w:r>
          </w:p>
        </w:tc>
      </w:tr>
    </w:tbl>
    <w:p w14:paraId="1CD2AD90" w14:textId="77D6F077" w:rsidR="005F07C6" w:rsidRPr="000F0F95" w:rsidRDefault="005F07C6" w:rsidP="005F07C6">
      <w:pPr>
        <w:ind w:firstLine="0"/>
        <w:jc w:val="right"/>
      </w:pPr>
      <w:r>
        <w:t>Таблица 4.42</w:t>
      </w:r>
    </w:p>
    <w:p w14:paraId="59592B80" w14:textId="3448BC33" w:rsidR="005F07C6" w:rsidRPr="00415FFB" w:rsidRDefault="005F07C6" w:rsidP="005F07C6">
      <w:pPr>
        <w:ind w:firstLine="0"/>
        <w:jc w:val="center"/>
        <w:rPr>
          <w:szCs w:val="24"/>
        </w:rPr>
      </w:pPr>
      <w:r>
        <w:rPr>
          <w:szCs w:val="24"/>
        </w:rPr>
        <w:t xml:space="preserve">Описание методов и свойств класса </w:t>
      </w:r>
      <w:proofErr w:type="spellStart"/>
      <w:r w:rsidRPr="005F07C6">
        <w:rPr>
          <w:szCs w:val="24"/>
          <w:lang w:val="en-US"/>
        </w:rPr>
        <w:t>SplashScreen</w:t>
      </w:r>
      <w:proofErr w:type="spellEnd"/>
      <w:r>
        <w:rPr>
          <w:szCs w:val="24"/>
        </w:rPr>
        <w:t>.</w:t>
      </w:r>
      <w:r>
        <w:rPr>
          <w:szCs w:val="24"/>
          <w:lang w:val="en-US"/>
        </w:rPr>
        <w:t>dart</w:t>
      </w:r>
    </w:p>
    <w:tbl>
      <w:tblPr>
        <w:tblStyle w:val="a5"/>
        <w:tblW w:w="10320" w:type="dxa"/>
        <w:tblLayout w:type="fixed"/>
        <w:tblLook w:val="04A0" w:firstRow="1" w:lastRow="0" w:firstColumn="1" w:lastColumn="0" w:noHBand="0" w:noVBand="1"/>
      </w:tblPr>
      <w:tblGrid>
        <w:gridCol w:w="1810"/>
        <w:gridCol w:w="1844"/>
        <w:gridCol w:w="1586"/>
        <w:gridCol w:w="2811"/>
        <w:gridCol w:w="2269"/>
      </w:tblGrid>
      <w:tr w:rsidR="005F07C6" w14:paraId="4C0F93D7" w14:textId="77777777" w:rsidTr="00711B32">
        <w:tc>
          <w:tcPr>
            <w:tcW w:w="103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CE6C490" w14:textId="77777777" w:rsidR="005F07C6" w:rsidRDefault="005F07C6" w:rsidP="00711B32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Методы</w:t>
            </w:r>
          </w:p>
        </w:tc>
      </w:tr>
      <w:tr w:rsidR="005F07C6" w14:paraId="4AE1308D" w14:textId="77777777" w:rsidTr="00711B32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CA77C8B" w14:textId="77777777" w:rsidR="005F07C6" w:rsidRDefault="005F07C6" w:rsidP="00711B32">
            <w:pPr>
              <w:ind w:firstLine="0"/>
            </w:pPr>
            <w:r>
              <w:t>Имя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061A762" w14:textId="77777777" w:rsidR="005F07C6" w:rsidRDefault="005F07C6" w:rsidP="00711B32">
            <w:pPr>
              <w:ind w:firstLine="0"/>
            </w:pPr>
            <w:r>
              <w:t>Модификатор доступа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D5F07A3" w14:textId="77777777" w:rsidR="005F07C6" w:rsidRDefault="005F07C6" w:rsidP="00711B32">
            <w:pPr>
              <w:ind w:firstLine="0"/>
            </w:pPr>
            <w:r>
              <w:t>Тип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1B4B210" w14:textId="77777777" w:rsidR="005F07C6" w:rsidRDefault="005F07C6" w:rsidP="00711B32">
            <w:pPr>
              <w:ind w:firstLine="0"/>
            </w:pPr>
            <w:r>
              <w:t>Аргументы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C1FCBFB" w14:textId="77777777" w:rsidR="005F07C6" w:rsidRDefault="005F07C6" w:rsidP="00711B32">
            <w:pPr>
              <w:ind w:firstLine="0"/>
            </w:pPr>
            <w:r>
              <w:t>Назначение</w:t>
            </w:r>
          </w:p>
        </w:tc>
      </w:tr>
      <w:tr w:rsidR="005F07C6" w14:paraId="37E9638F" w14:textId="77777777" w:rsidTr="00711B32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107F4B" w14:textId="77777777" w:rsidR="005F07C6" w:rsidRPr="007F5112" w:rsidRDefault="005F07C6" w:rsidP="00711B32">
            <w:pPr>
              <w:ind w:firstLine="0"/>
              <w:rPr>
                <w:lang w:val="en-US"/>
              </w:rPr>
            </w:pPr>
            <w:r w:rsidRPr="003B5D7E">
              <w:rPr>
                <w:lang w:val="en-US"/>
              </w:rPr>
              <w:t>build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F03391" w14:textId="77777777" w:rsidR="005F07C6" w:rsidRDefault="005F07C6" w:rsidP="00711B3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71AEB" w14:textId="77777777" w:rsidR="005F07C6" w:rsidRDefault="005F07C6" w:rsidP="00711B32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069A9" w14:textId="77777777" w:rsidR="005F07C6" w:rsidRPr="007F5112" w:rsidRDefault="005F07C6" w:rsidP="00711B32">
            <w:pPr>
              <w:ind w:firstLine="0"/>
              <w:rPr>
                <w:lang w:val="en-US"/>
              </w:rPr>
            </w:pPr>
            <w:proofErr w:type="spellStart"/>
            <w:r w:rsidRPr="009C152C">
              <w:rPr>
                <w:lang w:val="en-US"/>
              </w:rPr>
              <w:t>BuildContext</w:t>
            </w:r>
            <w:proofErr w:type="spellEnd"/>
            <w:r w:rsidRPr="009C152C">
              <w:rPr>
                <w:lang w:val="en-US"/>
              </w:rPr>
              <w:t xml:space="preserve"> </w:t>
            </w:r>
            <w:r w:rsidRPr="003B5D7E">
              <w:rPr>
                <w:lang w:val="en-US"/>
              </w:rPr>
              <w:t>context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724C64" w14:textId="77777777" w:rsidR="005F07C6" w:rsidRPr="007F5112" w:rsidRDefault="005F07C6" w:rsidP="00711B32">
            <w:pPr>
              <w:ind w:firstLine="0"/>
              <w:rPr>
                <w:lang w:val="en-US"/>
              </w:rPr>
            </w:pPr>
            <w:r>
              <w:t>Построение виджета.</w:t>
            </w:r>
          </w:p>
        </w:tc>
      </w:tr>
      <w:tr w:rsidR="005F07C6" w14:paraId="21EAC054" w14:textId="77777777" w:rsidTr="00711B32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D2684" w14:textId="77777777" w:rsidR="005F07C6" w:rsidRPr="003B5D7E" w:rsidRDefault="005F07C6" w:rsidP="00711B32">
            <w:pPr>
              <w:ind w:firstLine="0"/>
              <w:rPr>
                <w:lang w:val="en-US"/>
              </w:rPr>
            </w:pPr>
            <w:proofErr w:type="spellStart"/>
            <w:r w:rsidRPr="003B5D7E">
              <w:t>initState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DB46F5" w14:textId="77777777" w:rsidR="005F07C6" w:rsidRDefault="005F07C6" w:rsidP="00711B3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3DF6E6" w14:textId="77777777" w:rsidR="005F07C6" w:rsidRDefault="005F07C6" w:rsidP="00711B32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5C3DA" w14:textId="77777777" w:rsidR="005F07C6" w:rsidRPr="003B5D7E" w:rsidRDefault="005F07C6" w:rsidP="00711B32">
            <w:pPr>
              <w:ind w:firstLine="0"/>
              <w:rPr>
                <w:lang w:val="en-US"/>
              </w:rPr>
            </w:pPr>
            <w:r>
              <w:t>-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A7440E" w14:textId="77777777" w:rsidR="005F07C6" w:rsidRPr="00493B05" w:rsidRDefault="005F07C6" w:rsidP="00711B32">
            <w:pPr>
              <w:ind w:firstLine="0"/>
            </w:pPr>
            <w:r>
              <w:t>Инициализация состояния.</w:t>
            </w:r>
          </w:p>
        </w:tc>
      </w:tr>
    </w:tbl>
    <w:p w14:paraId="3F6A4F05" w14:textId="35F53FFC" w:rsidR="005F07C6" w:rsidRPr="000F0F95" w:rsidRDefault="005F07C6" w:rsidP="005F07C6">
      <w:pPr>
        <w:ind w:firstLine="0"/>
        <w:jc w:val="right"/>
      </w:pPr>
      <w:r>
        <w:t>Таблица 4.43</w:t>
      </w:r>
    </w:p>
    <w:p w14:paraId="6C665725" w14:textId="1F77A876" w:rsidR="005F07C6" w:rsidRPr="00415FFB" w:rsidRDefault="005F07C6" w:rsidP="005F07C6">
      <w:pPr>
        <w:ind w:firstLine="0"/>
        <w:jc w:val="center"/>
        <w:rPr>
          <w:szCs w:val="24"/>
        </w:rPr>
      </w:pPr>
      <w:r>
        <w:rPr>
          <w:szCs w:val="24"/>
        </w:rPr>
        <w:t xml:space="preserve">Описание методов и свойств класса </w:t>
      </w:r>
      <w:proofErr w:type="spellStart"/>
      <w:r w:rsidRPr="005F07C6">
        <w:rPr>
          <w:szCs w:val="24"/>
          <w:lang w:val="en-US"/>
        </w:rPr>
        <w:t>SplashPainter</w:t>
      </w:r>
      <w:proofErr w:type="spellEnd"/>
      <w:r>
        <w:rPr>
          <w:szCs w:val="24"/>
        </w:rPr>
        <w:t>.</w:t>
      </w:r>
      <w:r>
        <w:rPr>
          <w:szCs w:val="24"/>
          <w:lang w:val="en-US"/>
        </w:rPr>
        <w:t>dart</w:t>
      </w:r>
    </w:p>
    <w:tbl>
      <w:tblPr>
        <w:tblStyle w:val="a5"/>
        <w:tblW w:w="10320" w:type="dxa"/>
        <w:tblLayout w:type="fixed"/>
        <w:tblLook w:val="04A0" w:firstRow="1" w:lastRow="0" w:firstColumn="1" w:lastColumn="0" w:noHBand="0" w:noVBand="1"/>
      </w:tblPr>
      <w:tblGrid>
        <w:gridCol w:w="1810"/>
        <w:gridCol w:w="1844"/>
        <w:gridCol w:w="1586"/>
        <w:gridCol w:w="2811"/>
        <w:gridCol w:w="2269"/>
      </w:tblGrid>
      <w:tr w:rsidR="005F07C6" w14:paraId="4098ADA0" w14:textId="77777777" w:rsidTr="00711B32">
        <w:tc>
          <w:tcPr>
            <w:tcW w:w="103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D2A0899" w14:textId="77777777" w:rsidR="005F07C6" w:rsidRDefault="005F07C6" w:rsidP="00711B32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Методы</w:t>
            </w:r>
          </w:p>
        </w:tc>
      </w:tr>
      <w:tr w:rsidR="005F07C6" w14:paraId="326DE63D" w14:textId="77777777" w:rsidTr="00711B32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C499703" w14:textId="77777777" w:rsidR="005F07C6" w:rsidRDefault="005F07C6" w:rsidP="00711B32">
            <w:pPr>
              <w:ind w:firstLine="0"/>
            </w:pPr>
            <w:r>
              <w:t>Имя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E33174B" w14:textId="77777777" w:rsidR="005F07C6" w:rsidRDefault="005F07C6" w:rsidP="00711B32">
            <w:pPr>
              <w:ind w:firstLine="0"/>
            </w:pPr>
            <w:r>
              <w:t>Модификатор доступа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91183D8" w14:textId="77777777" w:rsidR="005F07C6" w:rsidRDefault="005F07C6" w:rsidP="00711B32">
            <w:pPr>
              <w:ind w:firstLine="0"/>
            </w:pPr>
            <w:r>
              <w:t>Тип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FFBC903" w14:textId="77777777" w:rsidR="005F07C6" w:rsidRDefault="005F07C6" w:rsidP="00711B32">
            <w:pPr>
              <w:ind w:firstLine="0"/>
            </w:pPr>
            <w:r>
              <w:t>Аргументы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95B663C" w14:textId="77777777" w:rsidR="005F07C6" w:rsidRDefault="005F07C6" w:rsidP="00711B32">
            <w:pPr>
              <w:ind w:firstLine="0"/>
            </w:pPr>
            <w:r>
              <w:t>Назначение</w:t>
            </w:r>
          </w:p>
        </w:tc>
      </w:tr>
      <w:tr w:rsidR="005F07C6" w14:paraId="6D77E666" w14:textId="77777777" w:rsidTr="00711B32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266EDA" w14:textId="699D98EA" w:rsidR="005F07C6" w:rsidRPr="007F5112" w:rsidRDefault="005F07C6" w:rsidP="00711B32">
            <w:pPr>
              <w:ind w:firstLine="0"/>
              <w:rPr>
                <w:lang w:val="en-US"/>
              </w:rPr>
            </w:pPr>
            <w:r w:rsidRPr="005F07C6">
              <w:rPr>
                <w:lang w:val="en-US"/>
              </w:rPr>
              <w:t>paint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77FFC" w14:textId="77777777" w:rsidR="005F07C6" w:rsidRDefault="005F07C6" w:rsidP="00711B3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759168" w14:textId="77777777" w:rsidR="005F07C6" w:rsidRDefault="005F07C6" w:rsidP="00711B32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5818BA" w14:textId="503B5316" w:rsidR="005F07C6" w:rsidRPr="007F5112" w:rsidRDefault="005F07C6" w:rsidP="00711B32">
            <w:pPr>
              <w:ind w:firstLine="0"/>
              <w:rPr>
                <w:lang w:val="en-US"/>
              </w:rPr>
            </w:pPr>
            <w:r w:rsidRPr="005F07C6">
              <w:rPr>
                <w:lang w:val="en-US"/>
              </w:rPr>
              <w:t xml:space="preserve">Canvas </w:t>
            </w:r>
            <w:proofErr w:type="spellStart"/>
            <w:r w:rsidRPr="005F07C6">
              <w:rPr>
                <w:lang w:val="en-US"/>
              </w:rPr>
              <w:t>canvas</w:t>
            </w:r>
            <w:proofErr w:type="spellEnd"/>
            <w:r w:rsidRPr="005F07C6">
              <w:rPr>
                <w:lang w:val="en-US"/>
              </w:rPr>
              <w:t xml:space="preserve">, Size </w:t>
            </w:r>
            <w:proofErr w:type="spellStart"/>
            <w:r w:rsidRPr="005F07C6">
              <w:rPr>
                <w:lang w:val="en-US"/>
              </w:rPr>
              <w:t>size</w:t>
            </w:r>
            <w:proofErr w:type="spellEnd"/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B95828" w14:textId="6C72B85B" w:rsidR="005F07C6" w:rsidRPr="007F5112" w:rsidRDefault="005F07C6" w:rsidP="00711B32">
            <w:pPr>
              <w:ind w:firstLine="0"/>
              <w:rPr>
                <w:lang w:val="en-US"/>
              </w:rPr>
            </w:pPr>
            <w:r>
              <w:t>Отрисовка на холсте фигур.</w:t>
            </w:r>
          </w:p>
        </w:tc>
      </w:tr>
      <w:tr w:rsidR="005F07C6" w14:paraId="540D3914" w14:textId="77777777" w:rsidTr="00711B32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CEB83D" w14:textId="199B6BE9" w:rsidR="005F07C6" w:rsidRPr="003B5D7E" w:rsidRDefault="005F07C6" w:rsidP="00711B32">
            <w:pPr>
              <w:ind w:firstLine="0"/>
              <w:rPr>
                <w:lang w:val="en-US"/>
              </w:rPr>
            </w:pPr>
            <w:proofErr w:type="spellStart"/>
            <w:r w:rsidRPr="005F07C6">
              <w:t>drawRandomOvals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EC644" w14:textId="77777777" w:rsidR="005F07C6" w:rsidRDefault="005F07C6" w:rsidP="00711B3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88EAD4" w14:textId="77777777" w:rsidR="005F07C6" w:rsidRDefault="005F07C6" w:rsidP="00711B32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5B5D5" w14:textId="3A7682AD" w:rsidR="005F07C6" w:rsidRPr="005F07C6" w:rsidRDefault="005F07C6" w:rsidP="00711B32">
            <w:pPr>
              <w:ind w:firstLine="0"/>
              <w:rPr>
                <w:lang w:val="en-US"/>
              </w:rPr>
            </w:pPr>
            <w:r w:rsidRPr="005F07C6">
              <w:rPr>
                <w:lang w:val="en-US"/>
              </w:rPr>
              <w:t xml:space="preserve">Canvas </w:t>
            </w:r>
            <w:proofErr w:type="spellStart"/>
            <w:r w:rsidRPr="005F07C6">
              <w:rPr>
                <w:lang w:val="en-US"/>
              </w:rPr>
              <w:t>canvas</w:t>
            </w:r>
            <w:proofErr w:type="spellEnd"/>
            <w:r w:rsidRPr="005F07C6">
              <w:rPr>
                <w:lang w:val="en-US"/>
              </w:rPr>
              <w:t xml:space="preserve">, Paint </w:t>
            </w:r>
            <w:proofErr w:type="spellStart"/>
            <w:r w:rsidRPr="005F07C6">
              <w:rPr>
                <w:lang w:val="en-US"/>
              </w:rPr>
              <w:t>paint</w:t>
            </w:r>
            <w:proofErr w:type="spellEnd"/>
            <w:r w:rsidRPr="005F07C6">
              <w:rPr>
                <w:lang w:val="en-US"/>
              </w:rPr>
              <w:t>, int n, double width, double height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D9F19" w14:textId="37E255A5" w:rsidR="005F07C6" w:rsidRPr="00493B05" w:rsidRDefault="005F07C6" w:rsidP="00711B32">
            <w:pPr>
              <w:ind w:firstLine="0"/>
            </w:pPr>
            <w:r>
              <w:t>Отрисовка случайного овала.</w:t>
            </w:r>
          </w:p>
        </w:tc>
      </w:tr>
      <w:tr w:rsidR="005F07C6" w14:paraId="223E4BB0" w14:textId="77777777" w:rsidTr="00711B32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03C7F1" w14:textId="58F4DAE7" w:rsidR="005F07C6" w:rsidRPr="005F07C6" w:rsidRDefault="005F07C6" w:rsidP="00711B32">
            <w:pPr>
              <w:ind w:firstLine="0"/>
            </w:pPr>
            <w:proofErr w:type="spellStart"/>
            <w:r w:rsidRPr="005F07C6">
              <w:t>shouldRepaint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1A319C" w14:textId="1AE763B1" w:rsidR="005F07C6" w:rsidRDefault="005F07C6" w:rsidP="00711B3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EDE4F8" w14:textId="50718827" w:rsidR="005F07C6" w:rsidRDefault="005F07C6" w:rsidP="00711B32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75D9E1" w14:textId="2352AE02" w:rsidR="005F07C6" w:rsidRDefault="005F07C6" w:rsidP="00711B32">
            <w:pPr>
              <w:ind w:firstLine="0"/>
            </w:pPr>
            <w:proofErr w:type="spellStart"/>
            <w:r w:rsidRPr="005F07C6">
              <w:t>CustomPainter</w:t>
            </w:r>
            <w:proofErr w:type="spellEnd"/>
            <w:r w:rsidRPr="005F07C6">
              <w:t xml:space="preserve"> </w:t>
            </w:r>
            <w:proofErr w:type="spellStart"/>
            <w:r w:rsidRPr="005F07C6">
              <w:t>oldDelegate</w:t>
            </w:r>
            <w:proofErr w:type="spellEnd"/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347A22" w14:textId="7FA57B53" w:rsidR="005F07C6" w:rsidRPr="005F07C6" w:rsidRDefault="005F07C6" w:rsidP="00711B32">
            <w:pPr>
              <w:ind w:firstLine="0"/>
            </w:pPr>
            <w:r>
              <w:t>Метод, возвращающий</w:t>
            </w:r>
            <w:r w:rsidRPr="005F07C6">
              <w:t xml:space="preserve"> </w:t>
            </w:r>
            <w:r>
              <w:rPr>
                <w:lang w:val="en-US"/>
              </w:rPr>
              <w:t>true</w:t>
            </w:r>
            <w:r>
              <w:t>, если нужна перерисовка.</w:t>
            </w:r>
          </w:p>
        </w:tc>
      </w:tr>
    </w:tbl>
    <w:p w14:paraId="7BAF9628" w14:textId="77FB3B93" w:rsidR="005F07C6" w:rsidRPr="000F0F95" w:rsidRDefault="005F07C6" w:rsidP="005F07C6">
      <w:pPr>
        <w:ind w:firstLine="0"/>
        <w:jc w:val="right"/>
      </w:pPr>
      <w:r>
        <w:t>Таблица 4.44</w:t>
      </w:r>
    </w:p>
    <w:p w14:paraId="1A2074A5" w14:textId="18970224" w:rsidR="005F07C6" w:rsidRPr="00415FFB" w:rsidRDefault="005F07C6" w:rsidP="005F07C6">
      <w:pPr>
        <w:ind w:firstLine="0"/>
        <w:jc w:val="center"/>
        <w:rPr>
          <w:szCs w:val="24"/>
        </w:rPr>
      </w:pPr>
      <w:r>
        <w:rPr>
          <w:szCs w:val="24"/>
        </w:rPr>
        <w:t xml:space="preserve">Описание методов и свойств класса </w:t>
      </w:r>
      <w:proofErr w:type="spellStart"/>
      <w:r>
        <w:rPr>
          <w:szCs w:val="24"/>
          <w:lang w:val="en-US"/>
        </w:rPr>
        <w:t>ButtonContinue</w:t>
      </w:r>
      <w:proofErr w:type="spellEnd"/>
      <w:r>
        <w:rPr>
          <w:szCs w:val="24"/>
        </w:rPr>
        <w:t>.</w:t>
      </w:r>
      <w:r>
        <w:rPr>
          <w:szCs w:val="24"/>
          <w:lang w:val="en-US"/>
        </w:rPr>
        <w:t>dart</w:t>
      </w:r>
    </w:p>
    <w:tbl>
      <w:tblPr>
        <w:tblStyle w:val="a5"/>
        <w:tblW w:w="10320" w:type="dxa"/>
        <w:tblLayout w:type="fixed"/>
        <w:tblLook w:val="04A0" w:firstRow="1" w:lastRow="0" w:firstColumn="1" w:lastColumn="0" w:noHBand="0" w:noVBand="1"/>
      </w:tblPr>
      <w:tblGrid>
        <w:gridCol w:w="1810"/>
        <w:gridCol w:w="1844"/>
        <w:gridCol w:w="1586"/>
        <w:gridCol w:w="2811"/>
        <w:gridCol w:w="2269"/>
      </w:tblGrid>
      <w:tr w:rsidR="005F07C6" w14:paraId="0BFF7C2A" w14:textId="77777777" w:rsidTr="00711B32">
        <w:tc>
          <w:tcPr>
            <w:tcW w:w="103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A279802" w14:textId="77777777" w:rsidR="005F07C6" w:rsidRDefault="005F07C6" w:rsidP="00711B32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Методы</w:t>
            </w:r>
          </w:p>
        </w:tc>
      </w:tr>
      <w:tr w:rsidR="005F07C6" w14:paraId="6AF2916A" w14:textId="77777777" w:rsidTr="00711B32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34B1F43" w14:textId="77777777" w:rsidR="005F07C6" w:rsidRDefault="005F07C6" w:rsidP="00711B32">
            <w:pPr>
              <w:ind w:firstLine="0"/>
            </w:pPr>
            <w:r>
              <w:t>Имя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3FB3C88" w14:textId="77777777" w:rsidR="005F07C6" w:rsidRDefault="005F07C6" w:rsidP="00711B32">
            <w:pPr>
              <w:ind w:firstLine="0"/>
            </w:pPr>
            <w:r>
              <w:t>Модификатор доступа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84E1C86" w14:textId="77777777" w:rsidR="005F07C6" w:rsidRDefault="005F07C6" w:rsidP="00711B32">
            <w:pPr>
              <w:ind w:firstLine="0"/>
            </w:pPr>
            <w:r>
              <w:t>Тип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7A928D5" w14:textId="77777777" w:rsidR="005F07C6" w:rsidRDefault="005F07C6" w:rsidP="00711B32">
            <w:pPr>
              <w:ind w:firstLine="0"/>
            </w:pPr>
            <w:r>
              <w:t>Аргументы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F903949" w14:textId="77777777" w:rsidR="005F07C6" w:rsidRDefault="005F07C6" w:rsidP="00711B32">
            <w:pPr>
              <w:ind w:firstLine="0"/>
            </w:pPr>
            <w:r>
              <w:t>Назначение</w:t>
            </w:r>
          </w:p>
        </w:tc>
      </w:tr>
      <w:tr w:rsidR="005F07C6" w14:paraId="7684AEEA" w14:textId="77777777" w:rsidTr="00711B32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C17EEC" w14:textId="77777777" w:rsidR="005F07C6" w:rsidRPr="007F5112" w:rsidRDefault="005F07C6" w:rsidP="00711B32">
            <w:pPr>
              <w:ind w:firstLine="0"/>
              <w:rPr>
                <w:lang w:val="en-US"/>
              </w:rPr>
            </w:pPr>
            <w:r w:rsidRPr="003B5D7E">
              <w:rPr>
                <w:lang w:val="en-US"/>
              </w:rPr>
              <w:t>build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2F27D4" w14:textId="77777777" w:rsidR="005F07C6" w:rsidRDefault="005F07C6" w:rsidP="00711B3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17F936" w14:textId="77777777" w:rsidR="005F07C6" w:rsidRDefault="005F07C6" w:rsidP="00711B32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C05692" w14:textId="77777777" w:rsidR="005F07C6" w:rsidRPr="007F5112" w:rsidRDefault="005F07C6" w:rsidP="00711B32">
            <w:pPr>
              <w:ind w:firstLine="0"/>
              <w:rPr>
                <w:lang w:val="en-US"/>
              </w:rPr>
            </w:pPr>
            <w:proofErr w:type="spellStart"/>
            <w:r w:rsidRPr="009C152C">
              <w:rPr>
                <w:lang w:val="en-US"/>
              </w:rPr>
              <w:t>BuildContext</w:t>
            </w:r>
            <w:proofErr w:type="spellEnd"/>
            <w:r w:rsidRPr="009C152C">
              <w:rPr>
                <w:lang w:val="en-US"/>
              </w:rPr>
              <w:t xml:space="preserve"> </w:t>
            </w:r>
            <w:r w:rsidRPr="003B5D7E">
              <w:rPr>
                <w:lang w:val="en-US"/>
              </w:rPr>
              <w:t>context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C60397" w14:textId="77777777" w:rsidR="005F07C6" w:rsidRPr="007F5112" w:rsidRDefault="005F07C6" w:rsidP="00711B32">
            <w:pPr>
              <w:ind w:firstLine="0"/>
              <w:rPr>
                <w:lang w:val="en-US"/>
              </w:rPr>
            </w:pPr>
            <w:r>
              <w:t>Построение виджета.</w:t>
            </w:r>
          </w:p>
        </w:tc>
      </w:tr>
    </w:tbl>
    <w:p w14:paraId="351BBE52" w14:textId="77777777" w:rsidR="005F07C6" w:rsidRDefault="005F07C6" w:rsidP="005F07C6">
      <w:pPr>
        <w:ind w:firstLine="0"/>
        <w:jc w:val="right"/>
      </w:pPr>
    </w:p>
    <w:p w14:paraId="1AE38110" w14:textId="77777777" w:rsidR="005F07C6" w:rsidRDefault="005F07C6" w:rsidP="005F07C6">
      <w:pPr>
        <w:ind w:firstLine="0"/>
        <w:jc w:val="right"/>
      </w:pPr>
    </w:p>
    <w:p w14:paraId="03B6520D" w14:textId="77777777" w:rsidR="005F07C6" w:rsidRDefault="005F07C6" w:rsidP="005F07C6">
      <w:pPr>
        <w:ind w:firstLine="0"/>
        <w:jc w:val="right"/>
      </w:pPr>
    </w:p>
    <w:p w14:paraId="2D708932" w14:textId="1775F524" w:rsidR="005F07C6" w:rsidRPr="005F07C6" w:rsidRDefault="005F07C6" w:rsidP="005F07C6">
      <w:pPr>
        <w:ind w:firstLine="0"/>
        <w:jc w:val="right"/>
      </w:pPr>
      <w:r>
        <w:lastRenderedPageBreak/>
        <w:t>Таблица 4.4</w:t>
      </w:r>
      <w:r w:rsidRPr="005F07C6">
        <w:t>5</w:t>
      </w:r>
    </w:p>
    <w:p w14:paraId="514C0AB8" w14:textId="01285FAA" w:rsidR="005F07C6" w:rsidRPr="00415FFB" w:rsidRDefault="005F07C6" w:rsidP="005F07C6">
      <w:pPr>
        <w:ind w:firstLine="0"/>
        <w:jc w:val="center"/>
        <w:rPr>
          <w:szCs w:val="24"/>
        </w:rPr>
      </w:pPr>
      <w:r>
        <w:rPr>
          <w:szCs w:val="24"/>
        </w:rPr>
        <w:t xml:space="preserve">Описание методов и свойств класса </w:t>
      </w:r>
      <w:r>
        <w:rPr>
          <w:szCs w:val="24"/>
          <w:lang w:val="en-US"/>
        </w:rPr>
        <w:t>capsule</w:t>
      </w:r>
      <w:r w:rsidRPr="005F07C6">
        <w:rPr>
          <w:szCs w:val="24"/>
        </w:rPr>
        <w:t>_</w:t>
      </w:r>
      <w:proofErr w:type="gramStart"/>
      <w:r>
        <w:rPr>
          <w:szCs w:val="24"/>
          <w:lang w:val="en-US"/>
        </w:rPr>
        <w:t>wid</w:t>
      </w:r>
      <w:r w:rsidR="00893380">
        <w:rPr>
          <w:szCs w:val="24"/>
          <w:lang w:val="en-US"/>
        </w:rPr>
        <w:t>g</w:t>
      </w:r>
      <w:r>
        <w:rPr>
          <w:szCs w:val="24"/>
          <w:lang w:val="en-US"/>
        </w:rPr>
        <w:t>et</w:t>
      </w:r>
      <w:r>
        <w:rPr>
          <w:szCs w:val="24"/>
        </w:rPr>
        <w:t>.</w:t>
      </w:r>
      <w:r>
        <w:rPr>
          <w:szCs w:val="24"/>
          <w:lang w:val="en-US"/>
        </w:rPr>
        <w:t>dart</w:t>
      </w:r>
      <w:proofErr w:type="gramEnd"/>
    </w:p>
    <w:tbl>
      <w:tblPr>
        <w:tblStyle w:val="a5"/>
        <w:tblW w:w="10320" w:type="dxa"/>
        <w:tblLayout w:type="fixed"/>
        <w:tblLook w:val="04A0" w:firstRow="1" w:lastRow="0" w:firstColumn="1" w:lastColumn="0" w:noHBand="0" w:noVBand="1"/>
      </w:tblPr>
      <w:tblGrid>
        <w:gridCol w:w="1810"/>
        <w:gridCol w:w="1844"/>
        <w:gridCol w:w="1586"/>
        <w:gridCol w:w="2811"/>
        <w:gridCol w:w="2269"/>
      </w:tblGrid>
      <w:tr w:rsidR="005F07C6" w14:paraId="69A32256" w14:textId="77777777" w:rsidTr="00711B32">
        <w:tc>
          <w:tcPr>
            <w:tcW w:w="103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D442097" w14:textId="77777777" w:rsidR="005F07C6" w:rsidRDefault="005F07C6" w:rsidP="00711B32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Методы</w:t>
            </w:r>
          </w:p>
        </w:tc>
      </w:tr>
      <w:tr w:rsidR="005F07C6" w14:paraId="0B96164B" w14:textId="77777777" w:rsidTr="00711B32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2692339" w14:textId="77777777" w:rsidR="005F07C6" w:rsidRDefault="005F07C6" w:rsidP="00711B32">
            <w:pPr>
              <w:ind w:firstLine="0"/>
            </w:pPr>
            <w:r>
              <w:t>Имя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678FD5B" w14:textId="77777777" w:rsidR="005F07C6" w:rsidRDefault="005F07C6" w:rsidP="00711B32">
            <w:pPr>
              <w:ind w:firstLine="0"/>
            </w:pPr>
            <w:r>
              <w:t>Модификатор доступа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A9C2FA6" w14:textId="77777777" w:rsidR="005F07C6" w:rsidRDefault="005F07C6" w:rsidP="00711B32">
            <w:pPr>
              <w:ind w:firstLine="0"/>
            </w:pPr>
            <w:r>
              <w:t>Тип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4DCD7DD" w14:textId="77777777" w:rsidR="005F07C6" w:rsidRDefault="005F07C6" w:rsidP="00711B32">
            <w:pPr>
              <w:ind w:firstLine="0"/>
            </w:pPr>
            <w:r>
              <w:t>Аргументы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751E39F" w14:textId="77777777" w:rsidR="005F07C6" w:rsidRDefault="005F07C6" w:rsidP="00711B32">
            <w:pPr>
              <w:ind w:firstLine="0"/>
            </w:pPr>
            <w:r>
              <w:t>Назначение</w:t>
            </w:r>
          </w:p>
        </w:tc>
      </w:tr>
      <w:tr w:rsidR="005F07C6" w14:paraId="32C05DC9" w14:textId="77777777" w:rsidTr="00711B32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E1F252" w14:textId="77777777" w:rsidR="005F07C6" w:rsidRPr="007F5112" w:rsidRDefault="005F07C6" w:rsidP="00711B32">
            <w:pPr>
              <w:ind w:firstLine="0"/>
              <w:rPr>
                <w:lang w:val="en-US"/>
              </w:rPr>
            </w:pPr>
            <w:r w:rsidRPr="003B5D7E">
              <w:rPr>
                <w:lang w:val="en-US"/>
              </w:rPr>
              <w:t>build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19FAAC" w14:textId="77777777" w:rsidR="005F07C6" w:rsidRDefault="005F07C6" w:rsidP="00711B3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B26BE1" w14:textId="77777777" w:rsidR="005F07C6" w:rsidRDefault="005F07C6" w:rsidP="00711B32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E176F2" w14:textId="77777777" w:rsidR="005F07C6" w:rsidRPr="007F5112" w:rsidRDefault="005F07C6" w:rsidP="00711B32">
            <w:pPr>
              <w:ind w:firstLine="0"/>
              <w:rPr>
                <w:lang w:val="en-US"/>
              </w:rPr>
            </w:pPr>
            <w:proofErr w:type="spellStart"/>
            <w:r w:rsidRPr="009C152C">
              <w:rPr>
                <w:lang w:val="en-US"/>
              </w:rPr>
              <w:t>BuildContext</w:t>
            </w:r>
            <w:proofErr w:type="spellEnd"/>
            <w:r w:rsidRPr="009C152C">
              <w:rPr>
                <w:lang w:val="en-US"/>
              </w:rPr>
              <w:t xml:space="preserve"> </w:t>
            </w:r>
            <w:r w:rsidRPr="003B5D7E">
              <w:rPr>
                <w:lang w:val="en-US"/>
              </w:rPr>
              <w:t>context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9D0472" w14:textId="77777777" w:rsidR="005F07C6" w:rsidRPr="007F5112" w:rsidRDefault="005F07C6" w:rsidP="00711B32">
            <w:pPr>
              <w:ind w:firstLine="0"/>
              <w:rPr>
                <w:lang w:val="en-US"/>
              </w:rPr>
            </w:pPr>
            <w:r>
              <w:t>Построение виджета.</w:t>
            </w:r>
          </w:p>
        </w:tc>
      </w:tr>
    </w:tbl>
    <w:p w14:paraId="74B78F90" w14:textId="6ECD4C61" w:rsidR="005F07C6" w:rsidRPr="005F07C6" w:rsidRDefault="005F07C6" w:rsidP="005F07C6">
      <w:pPr>
        <w:ind w:firstLine="0"/>
        <w:jc w:val="right"/>
      </w:pPr>
      <w:r>
        <w:t>Таблица 4.4</w:t>
      </w:r>
      <w:r>
        <w:rPr>
          <w:lang w:val="en-US"/>
        </w:rPr>
        <w:t>6</w:t>
      </w:r>
    </w:p>
    <w:p w14:paraId="410B7C20" w14:textId="2A99D055" w:rsidR="005F07C6" w:rsidRPr="00415FFB" w:rsidRDefault="005F07C6" w:rsidP="005F07C6">
      <w:pPr>
        <w:ind w:firstLine="0"/>
        <w:jc w:val="center"/>
        <w:rPr>
          <w:szCs w:val="24"/>
        </w:rPr>
      </w:pPr>
      <w:r>
        <w:rPr>
          <w:szCs w:val="24"/>
        </w:rPr>
        <w:t xml:space="preserve">Описание методов и свойств класса </w:t>
      </w:r>
      <w:r>
        <w:rPr>
          <w:szCs w:val="24"/>
          <w:lang w:val="en-US"/>
        </w:rPr>
        <w:t>dialog</w:t>
      </w:r>
      <w:r w:rsidRPr="005F07C6">
        <w:rPr>
          <w:szCs w:val="24"/>
        </w:rPr>
        <w:t>_</w:t>
      </w:r>
      <w:proofErr w:type="gramStart"/>
      <w:r>
        <w:rPr>
          <w:szCs w:val="24"/>
          <w:lang w:val="en-US"/>
        </w:rPr>
        <w:t>loading</w:t>
      </w:r>
      <w:r>
        <w:rPr>
          <w:szCs w:val="24"/>
        </w:rPr>
        <w:t>.</w:t>
      </w:r>
      <w:r>
        <w:rPr>
          <w:szCs w:val="24"/>
          <w:lang w:val="en-US"/>
        </w:rPr>
        <w:t>dart</w:t>
      </w:r>
      <w:proofErr w:type="gramEnd"/>
    </w:p>
    <w:tbl>
      <w:tblPr>
        <w:tblStyle w:val="a5"/>
        <w:tblW w:w="10320" w:type="dxa"/>
        <w:tblLayout w:type="fixed"/>
        <w:tblLook w:val="04A0" w:firstRow="1" w:lastRow="0" w:firstColumn="1" w:lastColumn="0" w:noHBand="0" w:noVBand="1"/>
      </w:tblPr>
      <w:tblGrid>
        <w:gridCol w:w="1810"/>
        <w:gridCol w:w="1844"/>
        <w:gridCol w:w="1586"/>
        <w:gridCol w:w="2811"/>
        <w:gridCol w:w="2269"/>
      </w:tblGrid>
      <w:tr w:rsidR="005F07C6" w14:paraId="209E6802" w14:textId="77777777" w:rsidTr="00711B32">
        <w:tc>
          <w:tcPr>
            <w:tcW w:w="103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0A5B85B" w14:textId="77777777" w:rsidR="005F07C6" w:rsidRDefault="005F07C6" w:rsidP="00711B32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Методы</w:t>
            </w:r>
          </w:p>
        </w:tc>
      </w:tr>
      <w:tr w:rsidR="005F07C6" w14:paraId="14D2C050" w14:textId="77777777" w:rsidTr="00711B32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808CC65" w14:textId="77777777" w:rsidR="005F07C6" w:rsidRDefault="005F07C6" w:rsidP="00711B32">
            <w:pPr>
              <w:ind w:firstLine="0"/>
            </w:pPr>
            <w:r>
              <w:t>Имя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4963D53" w14:textId="77777777" w:rsidR="005F07C6" w:rsidRDefault="005F07C6" w:rsidP="00711B32">
            <w:pPr>
              <w:ind w:firstLine="0"/>
            </w:pPr>
            <w:r>
              <w:t>Модификатор доступа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2BB4BBB" w14:textId="77777777" w:rsidR="005F07C6" w:rsidRDefault="005F07C6" w:rsidP="00711B32">
            <w:pPr>
              <w:ind w:firstLine="0"/>
            </w:pPr>
            <w:r>
              <w:t>Тип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6550FB7" w14:textId="77777777" w:rsidR="005F07C6" w:rsidRDefault="005F07C6" w:rsidP="00711B32">
            <w:pPr>
              <w:ind w:firstLine="0"/>
            </w:pPr>
            <w:r>
              <w:t>Аргументы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8489D98" w14:textId="77777777" w:rsidR="005F07C6" w:rsidRDefault="005F07C6" w:rsidP="00711B32">
            <w:pPr>
              <w:ind w:firstLine="0"/>
            </w:pPr>
            <w:r>
              <w:t>Назначение</w:t>
            </w:r>
          </w:p>
        </w:tc>
      </w:tr>
      <w:tr w:rsidR="005F07C6" w14:paraId="7E0861FC" w14:textId="77777777" w:rsidTr="00711B32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288CB5" w14:textId="77777777" w:rsidR="005F07C6" w:rsidRPr="007F5112" w:rsidRDefault="005F07C6" w:rsidP="00711B32">
            <w:pPr>
              <w:ind w:firstLine="0"/>
              <w:rPr>
                <w:lang w:val="en-US"/>
              </w:rPr>
            </w:pPr>
            <w:r w:rsidRPr="003B5D7E">
              <w:rPr>
                <w:lang w:val="en-US"/>
              </w:rPr>
              <w:t>build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AAFF2D" w14:textId="77777777" w:rsidR="005F07C6" w:rsidRDefault="005F07C6" w:rsidP="00711B3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0C5245" w14:textId="77777777" w:rsidR="005F07C6" w:rsidRDefault="005F07C6" w:rsidP="00711B32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CCA47" w14:textId="77777777" w:rsidR="005F07C6" w:rsidRPr="007F5112" w:rsidRDefault="005F07C6" w:rsidP="00711B32">
            <w:pPr>
              <w:ind w:firstLine="0"/>
              <w:rPr>
                <w:lang w:val="en-US"/>
              </w:rPr>
            </w:pPr>
            <w:proofErr w:type="spellStart"/>
            <w:r w:rsidRPr="009C152C">
              <w:rPr>
                <w:lang w:val="en-US"/>
              </w:rPr>
              <w:t>BuildContext</w:t>
            </w:r>
            <w:proofErr w:type="spellEnd"/>
            <w:r w:rsidRPr="009C152C">
              <w:rPr>
                <w:lang w:val="en-US"/>
              </w:rPr>
              <w:t xml:space="preserve"> </w:t>
            </w:r>
            <w:r w:rsidRPr="003B5D7E">
              <w:rPr>
                <w:lang w:val="en-US"/>
              </w:rPr>
              <w:t>context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8DBE3" w14:textId="77777777" w:rsidR="005F07C6" w:rsidRPr="007F5112" w:rsidRDefault="005F07C6" w:rsidP="00711B32">
            <w:pPr>
              <w:ind w:firstLine="0"/>
              <w:rPr>
                <w:lang w:val="en-US"/>
              </w:rPr>
            </w:pPr>
            <w:r>
              <w:t>Построение виджета.</w:t>
            </w:r>
          </w:p>
        </w:tc>
      </w:tr>
    </w:tbl>
    <w:p w14:paraId="40D243AB" w14:textId="2FE5FB13" w:rsidR="00893380" w:rsidRPr="005F07C6" w:rsidRDefault="00893380" w:rsidP="00893380">
      <w:pPr>
        <w:ind w:firstLine="0"/>
        <w:jc w:val="right"/>
      </w:pPr>
      <w:r>
        <w:t>Таблица 4.4</w:t>
      </w:r>
      <w:r>
        <w:rPr>
          <w:lang w:val="en-US"/>
        </w:rPr>
        <w:t>7</w:t>
      </w:r>
    </w:p>
    <w:p w14:paraId="5D7ACD4A" w14:textId="5514C0C5" w:rsidR="00893380" w:rsidRPr="00415FFB" w:rsidRDefault="00893380" w:rsidP="00893380">
      <w:pPr>
        <w:ind w:firstLine="0"/>
        <w:jc w:val="center"/>
        <w:rPr>
          <w:szCs w:val="24"/>
        </w:rPr>
      </w:pPr>
      <w:r>
        <w:rPr>
          <w:szCs w:val="24"/>
        </w:rPr>
        <w:t xml:space="preserve">Описание методов и свойств класса </w:t>
      </w:r>
      <w:proofErr w:type="spellStart"/>
      <w:r>
        <w:rPr>
          <w:szCs w:val="24"/>
          <w:lang w:val="en-US"/>
        </w:rPr>
        <w:t>edu</w:t>
      </w:r>
      <w:proofErr w:type="spellEnd"/>
      <w:r w:rsidRPr="00893380">
        <w:rPr>
          <w:szCs w:val="24"/>
        </w:rPr>
        <w:t>_</w:t>
      </w:r>
      <w:proofErr w:type="gramStart"/>
      <w:r>
        <w:rPr>
          <w:szCs w:val="24"/>
          <w:lang w:val="en-US"/>
        </w:rPr>
        <w:t>fields</w:t>
      </w:r>
      <w:r>
        <w:rPr>
          <w:szCs w:val="24"/>
        </w:rPr>
        <w:t>.</w:t>
      </w:r>
      <w:r>
        <w:rPr>
          <w:szCs w:val="24"/>
          <w:lang w:val="en-US"/>
        </w:rPr>
        <w:t>dart</w:t>
      </w:r>
      <w:proofErr w:type="gramEnd"/>
    </w:p>
    <w:tbl>
      <w:tblPr>
        <w:tblStyle w:val="a5"/>
        <w:tblW w:w="10320" w:type="dxa"/>
        <w:tblLayout w:type="fixed"/>
        <w:tblLook w:val="04A0" w:firstRow="1" w:lastRow="0" w:firstColumn="1" w:lastColumn="0" w:noHBand="0" w:noVBand="1"/>
      </w:tblPr>
      <w:tblGrid>
        <w:gridCol w:w="1810"/>
        <w:gridCol w:w="1844"/>
        <w:gridCol w:w="1586"/>
        <w:gridCol w:w="2811"/>
        <w:gridCol w:w="2269"/>
      </w:tblGrid>
      <w:tr w:rsidR="00893380" w14:paraId="0197F762" w14:textId="77777777" w:rsidTr="00711B32">
        <w:tc>
          <w:tcPr>
            <w:tcW w:w="103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B226560" w14:textId="77777777" w:rsidR="00893380" w:rsidRDefault="00893380" w:rsidP="00711B32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Методы</w:t>
            </w:r>
          </w:p>
        </w:tc>
      </w:tr>
      <w:tr w:rsidR="00893380" w14:paraId="16F1B211" w14:textId="77777777" w:rsidTr="00711B32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DFA2678" w14:textId="77777777" w:rsidR="00893380" w:rsidRDefault="00893380" w:rsidP="00711B32">
            <w:pPr>
              <w:ind w:firstLine="0"/>
            </w:pPr>
            <w:r>
              <w:t>Имя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0A2A874" w14:textId="77777777" w:rsidR="00893380" w:rsidRDefault="00893380" w:rsidP="00711B32">
            <w:pPr>
              <w:ind w:firstLine="0"/>
            </w:pPr>
            <w:r>
              <w:t>Модификатор доступа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B254DCC" w14:textId="77777777" w:rsidR="00893380" w:rsidRDefault="00893380" w:rsidP="00711B32">
            <w:pPr>
              <w:ind w:firstLine="0"/>
            </w:pPr>
            <w:r>
              <w:t>Тип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12654EA" w14:textId="77777777" w:rsidR="00893380" w:rsidRDefault="00893380" w:rsidP="00711B32">
            <w:pPr>
              <w:ind w:firstLine="0"/>
            </w:pPr>
            <w:r>
              <w:t>Аргументы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6946BA0" w14:textId="77777777" w:rsidR="00893380" w:rsidRDefault="00893380" w:rsidP="00711B32">
            <w:pPr>
              <w:ind w:firstLine="0"/>
            </w:pPr>
            <w:r>
              <w:t>Назначение</w:t>
            </w:r>
          </w:p>
        </w:tc>
      </w:tr>
      <w:tr w:rsidR="00893380" w14:paraId="54303083" w14:textId="77777777" w:rsidTr="00711B32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4900F4" w14:textId="77777777" w:rsidR="00893380" w:rsidRPr="007F5112" w:rsidRDefault="00893380" w:rsidP="00711B32">
            <w:pPr>
              <w:ind w:firstLine="0"/>
              <w:rPr>
                <w:lang w:val="en-US"/>
              </w:rPr>
            </w:pPr>
            <w:r w:rsidRPr="003B5D7E">
              <w:rPr>
                <w:lang w:val="en-US"/>
              </w:rPr>
              <w:t>build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6751E" w14:textId="77777777" w:rsidR="00893380" w:rsidRDefault="00893380" w:rsidP="00711B3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B7EFFF" w14:textId="77777777" w:rsidR="00893380" w:rsidRDefault="00893380" w:rsidP="00711B32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7EB2EC" w14:textId="77777777" w:rsidR="00893380" w:rsidRPr="007F5112" w:rsidRDefault="00893380" w:rsidP="00711B32">
            <w:pPr>
              <w:ind w:firstLine="0"/>
              <w:rPr>
                <w:lang w:val="en-US"/>
              </w:rPr>
            </w:pPr>
            <w:proofErr w:type="spellStart"/>
            <w:r w:rsidRPr="009C152C">
              <w:rPr>
                <w:lang w:val="en-US"/>
              </w:rPr>
              <w:t>BuildContext</w:t>
            </w:r>
            <w:proofErr w:type="spellEnd"/>
            <w:r w:rsidRPr="009C152C">
              <w:rPr>
                <w:lang w:val="en-US"/>
              </w:rPr>
              <w:t xml:space="preserve"> </w:t>
            </w:r>
            <w:r w:rsidRPr="003B5D7E">
              <w:rPr>
                <w:lang w:val="en-US"/>
              </w:rPr>
              <w:t>context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2E4CC" w14:textId="77777777" w:rsidR="00893380" w:rsidRPr="007F5112" w:rsidRDefault="00893380" w:rsidP="00711B32">
            <w:pPr>
              <w:ind w:firstLine="0"/>
              <w:rPr>
                <w:lang w:val="en-US"/>
              </w:rPr>
            </w:pPr>
            <w:r>
              <w:t>Построение виджета.</w:t>
            </w:r>
          </w:p>
        </w:tc>
      </w:tr>
    </w:tbl>
    <w:p w14:paraId="7A98305E" w14:textId="476BAA93" w:rsidR="00893380" w:rsidRPr="005F07C6" w:rsidRDefault="00893380" w:rsidP="00893380">
      <w:pPr>
        <w:ind w:firstLine="0"/>
        <w:jc w:val="right"/>
      </w:pPr>
      <w:r>
        <w:t>Таблица 4.4</w:t>
      </w:r>
      <w:r>
        <w:rPr>
          <w:lang w:val="en-US"/>
        </w:rPr>
        <w:t>8</w:t>
      </w:r>
    </w:p>
    <w:p w14:paraId="3B848E85" w14:textId="79FAC888" w:rsidR="00893380" w:rsidRPr="00415FFB" w:rsidRDefault="00893380" w:rsidP="00893380">
      <w:pPr>
        <w:ind w:firstLine="0"/>
        <w:jc w:val="center"/>
        <w:rPr>
          <w:szCs w:val="24"/>
        </w:rPr>
      </w:pPr>
      <w:r>
        <w:rPr>
          <w:szCs w:val="24"/>
        </w:rPr>
        <w:t xml:space="preserve">Описание методов и свойств класса </w:t>
      </w:r>
      <w:r>
        <w:rPr>
          <w:szCs w:val="24"/>
          <w:lang w:val="en-US"/>
        </w:rPr>
        <w:t>toggle</w:t>
      </w:r>
      <w:r w:rsidRPr="00893380">
        <w:rPr>
          <w:szCs w:val="24"/>
        </w:rPr>
        <w:t>_</w:t>
      </w:r>
      <w:r>
        <w:rPr>
          <w:szCs w:val="24"/>
          <w:lang w:val="en-US"/>
        </w:rPr>
        <w:t>button</w:t>
      </w:r>
      <w:r w:rsidRPr="00893380">
        <w:rPr>
          <w:szCs w:val="24"/>
        </w:rPr>
        <w:t>_</w:t>
      </w:r>
      <w:proofErr w:type="gramStart"/>
      <w:r>
        <w:rPr>
          <w:szCs w:val="24"/>
          <w:lang w:val="en-US"/>
        </w:rPr>
        <w:t>gender</w:t>
      </w:r>
      <w:r>
        <w:rPr>
          <w:szCs w:val="24"/>
        </w:rPr>
        <w:t>.</w:t>
      </w:r>
      <w:r>
        <w:rPr>
          <w:szCs w:val="24"/>
          <w:lang w:val="en-US"/>
        </w:rPr>
        <w:t>dart</w:t>
      </w:r>
      <w:proofErr w:type="gramEnd"/>
    </w:p>
    <w:tbl>
      <w:tblPr>
        <w:tblStyle w:val="a5"/>
        <w:tblW w:w="10320" w:type="dxa"/>
        <w:tblLayout w:type="fixed"/>
        <w:tblLook w:val="04A0" w:firstRow="1" w:lastRow="0" w:firstColumn="1" w:lastColumn="0" w:noHBand="0" w:noVBand="1"/>
      </w:tblPr>
      <w:tblGrid>
        <w:gridCol w:w="1810"/>
        <w:gridCol w:w="1844"/>
        <w:gridCol w:w="1586"/>
        <w:gridCol w:w="2811"/>
        <w:gridCol w:w="2269"/>
      </w:tblGrid>
      <w:tr w:rsidR="00893380" w14:paraId="5B33919E" w14:textId="77777777" w:rsidTr="00711B32">
        <w:tc>
          <w:tcPr>
            <w:tcW w:w="103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75C4E45" w14:textId="77777777" w:rsidR="00893380" w:rsidRDefault="00893380" w:rsidP="00711B32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Методы</w:t>
            </w:r>
          </w:p>
        </w:tc>
      </w:tr>
      <w:tr w:rsidR="00893380" w14:paraId="28970AFE" w14:textId="77777777" w:rsidTr="00711B32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4665175" w14:textId="77777777" w:rsidR="00893380" w:rsidRDefault="00893380" w:rsidP="00711B32">
            <w:pPr>
              <w:ind w:firstLine="0"/>
            </w:pPr>
            <w:r>
              <w:t>Имя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44FE765" w14:textId="77777777" w:rsidR="00893380" w:rsidRDefault="00893380" w:rsidP="00711B32">
            <w:pPr>
              <w:ind w:firstLine="0"/>
            </w:pPr>
            <w:r>
              <w:t>Модификатор доступа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86CEB20" w14:textId="77777777" w:rsidR="00893380" w:rsidRDefault="00893380" w:rsidP="00711B32">
            <w:pPr>
              <w:ind w:firstLine="0"/>
            </w:pPr>
            <w:r>
              <w:t>Тип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58517E0" w14:textId="77777777" w:rsidR="00893380" w:rsidRDefault="00893380" w:rsidP="00711B32">
            <w:pPr>
              <w:ind w:firstLine="0"/>
            </w:pPr>
            <w:r>
              <w:t>Аргументы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DF19969" w14:textId="77777777" w:rsidR="00893380" w:rsidRDefault="00893380" w:rsidP="00711B32">
            <w:pPr>
              <w:ind w:firstLine="0"/>
            </w:pPr>
            <w:r>
              <w:t>Назначение</w:t>
            </w:r>
          </w:p>
        </w:tc>
      </w:tr>
      <w:tr w:rsidR="00893380" w14:paraId="4ED278E7" w14:textId="77777777" w:rsidTr="00711B32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8D6E71" w14:textId="77777777" w:rsidR="00893380" w:rsidRPr="007F5112" w:rsidRDefault="00893380" w:rsidP="00711B32">
            <w:pPr>
              <w:ind w:firstLine="0"/>
              <w:rPr>
                <w:lang w:val="en-US"/>
              </w:rPr>
            </w:pPr>
            <w:r w:rsidRPr="003B5D7E">
              <w:rPr>
                <w:lang w:val="en-US"/>
              </w:rPr>
              <w:t>build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2B96B" w14:textId="77777777" w:rsidR="00893380" w:rsidRDefault="00893380" w:rsidP="00711B3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202BF0" w14:textId="77777777" w:rsidR="00893380" w:rsidRDefault="00893380" w:rsidP="00711B32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428FE0" w14:textId="77777777" w:rsidR="00893380" w:rsidRPr="007F5112" w:rsidRDefault="00893380" w:rsidP="00711B32">
            <w:pPr>
              <w:ind w:firstLine="0"/>
              <w:rPr>
                <w:lang w:val="en-US"/>
              </w:rPr>
            </w:pPr>
            <w:proofErr w:type="spellStart"/>
            <w:r w:rsidRPr="009C152C">
              <w:rPr>
                <w:lang w:val="en-US"/>
              </w:rPr>
              <w:t>BuildContext</w:t>
            </w:r>
            <w:proofErr w:type="spellEnd"/>
            <w:r w:rsidRPr="009C152C">
              <w:rPr>
                <w:lang w:val="en-US"/>
              </w:rPr>
              <w:t xml:space="preserve"> </w:t>
            </w:r>
            <w:r w:rsidRPr="003B5D7E">
              <w:rPr>
                <w:lang w:val="en-US"/>
              </w:rPr>
              <w:t>context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63740" w14:textId="77777777" w:rsidR="00893380" w:rsidRPr="007F5112" w:rsidRDefault="00893380" w:rsidP="00711B32">
            <w:pPr>
              <w:ind w:firstLine="0"/>
              <w:rPr>
                <w:lang w:val="en-US"/>
              </w:rPr>
            </w:pPr>
            <w:r>
              <w:t>Построение виджета.</w:t>
            </w:r>
          </w:p>
        </w:tc>
      </w:tr>
      <w:tr w:rsidR="00893380" w14:paraId="42C8E8A4" w14:textId="77777777" w:rsidTr="00711B32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E655F" w14:textId="302E7284" w:rsidR="00893380" w:rsidRPr="003B5D7E" w:rsidRDefault="00893380" w:rsidP="00711B32">
            <w:pPr>
              <w:ind w:firstLine="0"/>
              <w:rPr>
                <w:lang w:val="en-US"/>
              </w:rPr>
            </w:pPr>
            <w:proofErr w:type="spellStart"/>
            <w:r w:rsidRPr="00893380">
              <w:rPr>
                <w:lang w:val="en-US"/>
              </w:rPr>
              <w:t>getGenders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B3D476" w14:textId="622D491C" w:rsidR="00893380" w:rsidRDefault="00893380" w:rsidP="00711B3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AA2BD" w14:textId="17670848" w:rsidR="00893380" w:rsidRDefault="00893380" w:rsidP="00711B32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1E77A" w14:textId="40B4C6DA" w:rsidR="00893380" w:rsidRPr="009C152C" w:rsidRDefault="00893380" w:rsidP="00711B3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CA23B8" w14:textId="7AC8E343" w:rsidR="00893380" w:rsidRPr="00893380" w:rsidRDefault="00893380" w:rsidP="00711B32">
            <w:pPr>
              <w:ind w:firstLine="0"/>
            </w:pPr>
            <w:r>
              <w:t>Получить список гендеров.</w:t>
            </w:r>
          </w:p>
        </w:tc>
      </w:tr>
      <w:tr w:rsidR="00893380" w14:paraId="3C15FC15" w14:textId="77777777" w:rsidTr="00711B32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8342A1" w14:textId="2443013C" w:rsidR="00893380" w:rsidRPr="00893380" w:rsidRDefault="00893380" w:rsidP="00711B32">
            <w:pPr>
              <w:ind w:firstLine="0"/>
              <w:rPr>
                <w:lang w:val="en-US"/>
              </w:rPr>
            </w:pPr>
            <w:proofErr w:type="spellStart"/>
            <w:r w:rsidRPr="00893380">
              <w:rPr>
                <w:lang w:val="en-US"/>
              </w:rPr>
              <w:t>onClicked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9FDCB9" w14:textId="5E9D43B3" w:rsidR="00893380" w:rsidRPr="00893380" w:rsidRDefault="00893380" w:rsidP="00711B3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E394ED" w14:textId="208FC9AF" w:rsidR="00893380" w:rsidRDefault="00893380" w:rsidP="00711B32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D51B57" w14:textId="41F776E4" w:rsidR="00893380" w:rsidRDefault="00893380" w:rsidP="00711B3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 index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86D13D" w14:textId="1036D137" w:rsidR="00893380" w:rsidRDefault="00893380" w:rsidP="00711B32">
            <w:pPr>
              <w:ind w:firstLine="0"/>
            </w:pPr>
            <w:r>
              <w:t>Обработчик нажатия при клике.</w:t>
            </w:r>
          </w:p>
        </w:tc>
      </w:tr>
    </w:tbl>
    <w:p w14:paraId="75D7A803" w14:textId="7E9495F9" w:rsidR="00893380" w:rsidRPr="005F07C6" w:rsidRDefault="00893380" w:rsidP="00893380">
      <w:pPr>
        <w:ind w:firstLine="0"/>
        <w:jc w:val="right"/>
      </w:pPr>
      <w:r>
        <w:t>Таблица 4.49</w:t>
      </w:r>
    </w:p>
    <w:p w14:paraId="6D557E83" w14:textId="0387C826" w:rsidR="00893380" w:rsidRPr="00415FFB" w:rsidRDefault="00893380" w:rsidP="00893380">
      <w:pPr>
        <w:ind w:firstLine="0"/>
        <w:jc w:val="center"/>
        <w:rPr>
          <w:szCs w:val="24"/>
        </w:rPr>
      </w:pPr>
      <w:r>
        <w:rPr>
          <w:szCs w:val="24"/>
        </w:rPr>
        <w:t xml:space="preserve">Описание методов и свойств класса </w:t>
      </w:r>
      <w:proofErr w:type="gramStart"/>
      <w:r>
        <w:rPr>
          <w:szCs w:val="24"/>
          <w:lang w:val="en-US"/>
        </w:rPr>
        <w:t>main</w:t>
      </w:r>
      <w:r>
        <w:rPr>
          <w:szCs w:val="24"/>
        </w:rPr>
        <w:t>.</w:t>
      </w:r>
      <w:r>
        <w:rPr>
          <w:szCs w:val="24"/>
          <w:lang w:val="en-US"/>
        </w:rPr>
        <w:t>dart</w:t>
      </w:r>
      <w:proofErr w:type="gramEnd"/>
    </w:p>
    <w:tbl>
      <w:tblPr>
        <w:tblStyle w:val="a5"/>
        <w:tblW w:w="10320" w:type="dxa"/>
        <w:tblLayout w:type="fixed"/>
        <w:tblLook w:val="04A0" w:firstRow="1" w:lastRow="0" w:firstColumn="1" w:lastColumn="0" w:noHBand="0" w:noVBand="1"/>
      </w:tblPr>
      <w:tblGrid>
        <w:gridCol w:w="1810"/>
        <w:gridCol w:w="1844"/>
        <w:gridCol w:w="1586"/>
        <w:gridCol w:w="2811"/>
        <w:gridCol w:w="2269"/>
      </w:tblGrid>
      <w:tr w:rsidR="00893380" w14:paraId="43C742E0" w14:textId="77777777" w:rsidTr="00711B32">
        <w:tc>
          <w:tcPr>
            <w:tcW w:w="103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3E35883" w14:textId="77777777" w:rsidR="00893380" w:rsidRDefault="00893380" w:rsidP="00711B32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Методы</w:t>
            </w:r>
          </w:p>
        </w:tc>
      </w:tr>
      <w:tr w:rsidR="00893380" w14:paraId="6BB929C5" w14:textId="77777777" w:rsidTr="00711B32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E5D686F" w14:textId="77777777" w:rsidR="00893380" w:rsidRDefault="00893380" w:rsidP="00711B32">
            <w:pPr>
              <w:ind w:firstLine="0"/>
            </w:pPr>
            <w:r>
              <w:t>Имя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07C5B17" w14:textId="77777777" w:rsidR="00893380" w:rsidRDefault="00893380" w:rsidP="00711B32">
            <w:pPr>
              <w:ind w:firstLine="0"/>
            </w:pPr>
            <w:r>
              <w:t>Модификатор доступа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DBF695A" w14:textId="77777777" w:rsidR="00893380" w:rsidRDefault="00893380" w:rsidP="00711B32">
            <w:pPr>
              <w:ind w:firstLine="0"/>
            </w:pPr>
            <w:r>
              <w:t>Тип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339A664" w14:textId="77777777" w:rsidR="00893380" w:rsidRDefault="00893380" w:rsidP="00711B32">
            <w:pPr>
              <w:ind w:firstLine="0"/>
            </w:pPr>
            <w:r>
              <w:t>Аргументы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5B13E8B" w14:textId="77777777" w:rsidR="00893380" w:rsidRDefault="00893380" w:rsidP="00711B32">
            <w:pPr>
              <w:ind w:firstLine="0"/>
            </w:pPr>
            <w:r>
              <w:t>Назначение</w:t>
            </w:r>
          </w:p>
        </w:tc>
      </w:tr>
      <w:tr w:rsidR="00893380" w14:paraId="2052E61C" w14:textId="77777777" w:rsidTr="00711B32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844B26" w14:textId="77777777" w:rsidR="00893380" w:rsidRPr="007F5112" w:rsidRDefault="00893380" w:rsidP="00711B32">
            <w:pPr>
              <w:ind w:firstLine="0"/>
              <w:rPr>
                <w:lang w:val="en-US"/>
              </w:rPr>
            </w:pPr>
            <w:r w:rsidRPr="003B5D7E">
              <w:rPr>
                <w:lang w:val="en-US"/>
              </w:rPr>
              <w:t>build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3CFE4" w14:textId="77777777" w:rsidR="00893380" w:rsidRDefault="00893380" w:rsidP="00711B3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8B248F" w14:textId="77777777" w:rsidR="00893380" w:rsidRDefault="00893380" w:rsidP="00711B32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066DC6" w14:textId="77777777" w:rsidR="00893380" w:rsidRPr="007F5112" w:rsidRDefault="00893380" w:rsidP="00711B32">
            <w:pPr>
              <w:ind w:firstLine="0"/>
              <w:rPr>
                <w:lang w:val="en-US"/>
              </w:rPr>
            </w:pPr>
            <w:proofErr w:type="spellStart"/>
            <w:r w:rsidRPr="009C152C">
              <w:rPr>
                <w:lang w:val="en-US"/>
              </w:rPr>
              <w:t>BuildContext</w:t>
            </w:r>
            <w:proofErr w:type="spellEnd"/>
            <w:r w:rsidRPr="009C152C">
              <w:rPr>
                <w:lang w:val="en-US"/>
              </w:rPr>
              <w:t xml:space="preserve"> </w:t>
            </w:r>
            <w:r w:rsidRPr="003B5D7E">
              <w:rPr>
                <w:lang w:val="en-US"/>
              </w:rPr>
              <w:t>context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E0718" w14:textId="77777777" w:rsidR="00893380" w:rsidRPr="007F5112" w:rsidRDefault="00893380" w:rsidP="00711B32">
            <w:pPr>
              <w:ind w:firstLine="0"/>
              <w:rPr>
                <w:lang w:val="en-US"/>
              </w:rPr>
            </w:pPr>
            <w:r>
              <w:t>Построение виджета.</w:t>
            </w:r>
          </w:p>
        </w:tc>
      </w:tr>
    </w:tbl>
    <w:p w14:paraId="1211F367" w14:textId="7E576E5C" w:rsidR="00893380" w:rsidRPr="00893380" w:rsidRDefault="00893380" w:rsidP="00893380">
      <w:pPr>
        <w:ind w:firstLine="0"/>
        <w:jc w:val="right"/>
        <w:rPr>
          <w:lang w:val="en-US"/>
        </w:rPr>
      </w:pPr>
      <w:r>
        <w:t>Таблица 4.</w:t>
      </w:r>
      <w:r>
        <w:rPr>
          <w:lang w:val="en-US"/>
        </w:rPr>
        <w:t>50</w:t>
      </w:r>
    </w:p>
    <w:p w14:paraId="55B37009" w14:textId="66749536" w:rsidR="00893380" w:rsidRPr="00415FFB" w:rsidRDefault="00893380" w:rsidP="00893380">
      <w:pPr>
        <w:ind w:firstLine="0"/>
        <w:jc w:val="center"/>
        <w:rPr>
          <w:szCs w:val="24"/>
        </w:rPr>
      </w:pPr>
      <w:r>
        <w:rPr>
          <w:szCs w:val="24"/>
        </w:rPr>
        <w:t xml:space="preserve">Описание методов и свойств класса </w:t>
      </w:r>
      <w:r>
        <w:rPr>
          <w:szCs w:val="24"/>
          <w:lang w:val="en-US"/>
        </w:rPr>
        <w:t>router</w:t>
      </w:r>
      <w:r w:rsidRPr="00893380">
        <w:rPr>
          <w:szCs w:val="24"/>
        </w:rPr>
        <w:t>_</w:t>
      </w:r>
      <w:proofErr w:type="gramStart"/>
      <w:r>
        <w:rPr>
          <w:szCs w:val="24"/>
          <w:lang w:val="en-US"/>
        </w:rPr>
        <w:t>auth</w:t>
      </w:r>
      <w:r>
        <w:rPr>
          <w:szCs w:val="24"/>
        </w:rPr>
        <w:t>.</w:t>
      </w:r>
      <w:r>
        <w:rPr>
          <w:szCs w:val="24"/>
          <w:lang w:val="en-US"/>
        </w:rPr>
        <w:t>dart</w:t>
      </w:r>
      <w:proofErr w:type="gramEnd"/>
    </w:p>
    <w:tbl>
      <w:tblPr>
        <w:tblStyle w:val="a5"/>
        <w:tblW w:w="10320" w:type="dxa"/>
        <w:tblLayout w:type="fixed"/>
        <w:tblLook w:val="04A0" w:firstRow="1" w:lastRow="0" w:firstColumn="1" w:lastColumn="0" w:noHBand="0" w:noVBand="1"/>
      </w:tblPr>
      <w:tblGrid>
        <w:gridCol w:w="1810"/>
        <w:gridCol w:w="1844"/>
        <w:gridCol w:w="1586"/>
        <w:gridCol w:w="2811"/>
        <w:gridCol w:w="2269"/>
      </w:tblGrid>
      <w:tr w:rsidR="00893380" w14:paraId="6249ADB5" w14:textId="77777777" w:rsidTr="00711B32">
        <w:tc>
          <w:tcPr>
            <w:tcW w:w="103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FDDFD42" w14:textId="77777777" w:rsidR="00893380" w:rsidRDefault="00893380" w:rsidP="00711B32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Методы</w:t>
            </w:r>
          </w:p>
        </w:tc>
      </w:tr>
      <w:tr w:rsidR="00893380" w14:paraId="0E9830DE" w14:textId="77777777" w:rsidTr="00711B32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F99E5B3" w14:textId="77777777" w:rsidR="00893380" w:rsidRDefault="00893380" w:rsidP="00711B32">
            <w:pPr>
              <w:ind w:firstLine="0"/>
            </w:pPr>
            <w:r>
              <w:t>Имя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E0DE1EA" w14:textId="77777777" w:rsidR="00893380" w:rsidRDefault="00893380" w:rsidP="00711B32">
            <w:pPr>
              <w:ind w:firstLine="0"/>
            </w:pPr>
            <w:r>
              <w:t>Модификатор доступа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5A09856" w14:textId="77777777" w:rsidR="00893380" w:rsidRDefault="00893380" w:rsidP="00711B32">
            <w:pPr>
              <w:ind w:firstLine="0"/>
            </w:pPr>
            <w:r>
              <w:t>Тип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D00FC46" w14:textId="77777777" w:rsidR="00893380" w:rsidRDefault="00893380" w:rsidP="00711B32">
            <w:pPr>
              <w:ind w:firstLine="0"/>
            </w:pPr>
            <w:r>
              <w:t>Аргументы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9DAEBE2" w14:textId="77777777" w:rsidR="00893380" w:rsidRDefault="00893380" w:rsidP="00711B32">
            <w:pPr>
              <w:ind w:firstLine="0"/>
            </w:pPr>
            <w:r>
              <w:t>Назначение</w:t>
            </w:r>
          </w:p>
        </w:tc>
      </w:tr>
      <w:tr w:rsidR="00893380" w14:paraId="6E248550" w14:textId="77777777" w:rsidTr="00711B32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78079" w14:textId="5A0C3940" w:rsidR="00893380" w:rsidRPr="007F5112" w:rsidRDefault="00893380" w:rsidP="00711B32">
            <w:pPr>
              <w:ind w:firstLine="0"/>
              <w:rPr>
                <w:lang w:val="en-US"/>
              </w:rPr>
            </w:pPr>
            <w:proofErr w:type="spellStart"/>
            <w:r w:rsidRPr="00893380">
              <w:rPr>
                <w:lang w:val="en-US"/>
              </w:rPr>
              <w:lastRenderedPageBreak/>
              <w:t>routeByUser</w:t>
            </w:r>
            <w:proofErr w:type="spellEnd"/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89B43" w14:textId="77777777" w:rsidR="00893380" w:rsidRDefault="00893380" w:rsidP="00711B3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D95C8B" w14:textId="77777777" w:rsidR="00893380" w:rsidRDefault="00893380" w:rsidP="00711B32">
            <w:pPr>
              <w:ind w:firstLine="0"/>
            </w:pPr>
            <w:r>
              <w:t>Метод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BFF612" w14:textId="3328B15A" w:rsidR="00893380" w:rsidRPr="00893380" w:rsidRDefault="00893380" w:rsidP="00711B32">
            <w:pPr>
              <w:ind w:firstLine="0"/>
            </w:pPr>
            <w:proofErr w:type="spellStart"/>
            <w:r>
              <w:rPr>
                <w:lang w:val="en-US"/>
              </w:rPr>
              <w:t>B</w:t>
            </w:r>
            <w:r w:rsidRPr="00893380">
              <w:rPr>
                <w:lang w:val="en-US"/>
              </w:rPr>
              <w:t>uildContext</w:t>
            </w:r>
            <w:proofErr w:type="spellEnd"/>
            <w:r w:rsidRPr="00893380">
              <w:rPr>
                <w:lang w:val="en-US"/>
              </w:rPr>
              <w:t xml:space="preserve"> context, User </w:t>
            </w:r>
            <w:proofErr w:type="spellStart"/>
            <w:r w:rsidRPr="00893380">
              <w:rPr>
                <w:lang w:val="en-US"/>
              </w:rPr>
              <w:t>user</w:t>
            </w:r>
            <w:proofErr w:type="spellEnd"/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4FE583" w14:textId="0B6D9CB6" w:rsidR="00893380" w:rsidRPr="007F5112" w:rsidRDefault="00893380" w:rsidP="00711B32">
            <w:pPr>
              <w:ind w:firstLine="0"/>
              <w:rPr>
                <w:lang w:val="en-US"/>
              </w:rPr>
            </w:pPr>
            <w:r>
              <w:t>Маршрутизация относительно пользователя.</w:t>
            </w:r>
          </w:p>
        </w:tc>
      </w:tr>
    </w:tbl>
    <w:p w14:paraId="03B04D45" w14:textId="77777777" w:rsidR="00893380" w:rsidRDefault="00893380" w:rsidP="00893380">
      <w:pPr>
        <w:ind w:firstLine="0"/>
        <w:rPr>
          <w:b/>
        </w:rPr>
      </w:pPr>
    </w:p>
    <w:p w14:paraId="18DAAFBB" w14:textId="77777777" w:rsidR="005F07C6" w:rsidRDefault="005F07C6" w:rsidP="005F07C6">
      <w:pPr>
        <w:ind w:firstLine="0"/>
        <w:rPr>
          <w:b/>
        </w:rPr>
      </w:pPr>
    </w:p>
    <w:p w14:paraId="189445E5" w14:textId="77777777" w:rsidR="005F07C6" w:rsidRDefault="005F07C6" w:rsidP="005F07C6">
      <w:pPr>
        <w:ind w:firstLine="0"/>
        <w:rPr>
          <w:b/>
        </w:rPr>
      </w:pPr>
    </w:p>
    <w:p w14:paraId="45E11814" w14:textId="77777777" w:rsidR="005F07C6" w:rsidRDefault="005F07C6" w:rsidP="005F07C6">
      <w:pPr>
        <w:ind w:firstLine="0"/>
        <w:rPr>
          <w:b/>
        </w:rPr>
      </w:pPr>
    </w:p>
    <w:p w14:paraId="2DCACC77" w14:textId="77777777" w:rsidR="005F07C6" w:rsidRDefault="005F07C6" w:rsidP="005F07C6">
      <w:pPr>
        <w:ind w:firstLine="0"/>
        <w:rPr>
          <w:b/>
        </w:rPr>
      </w:pPr>
    </w:p>
    <w:p w14:paraId="7FEB57C8" w14:textId="77777777" w:rsidR="005A745A" w:rsidRDefault="005A745A" w:rsidP="005A745A">
      <w:pPr>
        <w:ind w:firstLine="0"/>
        <w:rPr>
          <w:b/>
        </w:rPr>
      </w:pPr>
    </w:p>
    <w:p w14:paraId="1EAB1919" w14:textId="77777777" w:rsidR="005A745A" w:rsidRDefault="005A745A" w:rsidP="005A745A">
      <w:pPr>
        <w:ind w:firstLine="0"/>
        <w:rPr>
          <w:b/>
        </w:rPr>
      </w:pPr>
    </w:p>
    <w:p w14:paraId="24EE8816" w14:textId="77777777" w:rsidR="005A745A" w:rsidRDefault="005A745A" w:rsidP="005A745A">
      <w:pPr>
        <w:ind w:firstLine="0"/>
        <w:rPr>
          <w:b/>
        </w:rPr>
      </w:pPr>
    </w:p>
    <w:p w14:paraId="32EDDF45" w14:textId="77777777" w:rsidR="009C152C" w:rsidRDefault="009C152C" w:rsidP="009C152C">
      <w:pPr>
        <w:ind w:firstLine="0"/>
        <w:rPr>
          <w:b/>
        </w:rPr>
      </w:pPr>
    </w:p>
    <w:p w14:paraId="18E740DA" w14:textId="77777777" w:rsidR="009C152C" w:rsidRDefault="009C152C" w:rsidP="009C152C">
      <w:pPr>
        <w:ind w:firstLine="0"/>
        <w:rPr>
          <w:b/>
        </w:rPr>
      </w:pPr>
    </w:p>
    <w:p w14:paraId="7AAF996C" w14:textId="77777777" w:rsidR="009C152C" w:rsidRDefault="009C152C" w:rsidP="009C152C">
      <w:pPr>
        <w:ind w:firstLine="0"/>
        <w:rPr>
          <w:b/>
        </w:rPr>
      </w:pPr>
    </w:p>
    <w:p w14:paraId="3D9DC736" w14:textId="77777777" w:rsidR="009C152C" w:rsidRDefault="009C152C" w:rsidP="009C152C">
      <w:pPr>
        <w:ind w:firstLine="0"/>
        <w:rPr>
          <w:b/>
        </w:rPr>
      </w:pPr>
    </w:p>
    <w:p w14:paraId="4AE8DCD1" w14:textId="77777777" w:rsidR="009C152C" w:rsidRDefault="009C152C" w:rsidP="009C152C">
      <w:pPr>
        <w:ind w:firstLine="0"/>
        <w:rPr>
          <w:b/>
        </w:rPr>
      </w:pPr>
    </w:p>
    <w:p w14:paraId="04E451C6" w14:textId="77777777" w:rsidR="003B5D7E" w:rsidRDefault="003B5D7E" w:rsidP="003B5D7E">
      <w:pPr>
        <w:ind w:firstLine="0"/>
        <w:rPr>
          <w:b/>
        </w:rPr>
      </w:pPr>
    </w:p>
    <w:p w14:paraId="60D4F388" w14:textId="77777777" w:rsidR="007F5112" w:rsidRDefault="007F5112" w:rsidP="007F5112">
      <w:pPr>
        <w:ind w:firstLine="0"/>
        <w:rPr>
          <w:b/>
        </w:rPr>
      </w:pPr>
    </w:p>
    <w:p w14:paraId="648F9A25" w14:textId="77777777" w:rsidR="007F5112" w:rsidRPr="000E695E" w:rsidRDefault="007F5112" w:rsidP="007F5112">
      <w:pPr>
        <w:ind w:firstLine="0"/>
        <w:jc w:val="center"/>
        <w:rPr>
          <w:b/>
        </w:rPr>
      </w:pPr>
    </w:p>
    <w:p w14:paraId="1B114058" w14:textId="77777777" w:rsidR="00415FFB" w:rsidRDefault="00415FFB" w:rsidP="00415FFB">
      <w:pPr>
        <w:ind w:firstLine="0"/>
        <w:rPr>
          <w:b/>
        </w:rPr>
      </w:pPr>
    </w:p>
    <w:p w14:paraId="0E476756" w14:textId="77777777" w:rsidR="00254FFF" w:rsidRPr="000E695E" w:rsidRDefault="00254FFF" w:rsidP="00254FFF">
      <w:pPr>
        <w:ind w:firstLine="0"/>
        <w:jc w:val="center"/>
        <w:rPr>
          <w:b/>
        </w:rPr>
      </w:pPr>
    </w:p>
    <w:p w14:paraId="3155569D" w14:textId="4CF0CB8C" w:rsidR="00FF3B5B" w:rsidRPr="00415FFB" w:rsidRDefault="00FF3B5B" w:rsidP="00FF3B5B">
      <w:pPr>
        <w:ind w:firstLine="0"/>
        <w:jc w:val="center"/>
        <w:rPr>
          <w:b/>
        </w:rPr>
      </w:pPr>
    </w:p>
    <w:p w14:paraId="1B60DF27" w14:textId="77777777" w:rsidR="00A05C72" w:rsidRPr="000E695E" w:rsidRDefault="00A05C72" w:rsidP="00A05C72">
      <w:pPr>
        <w:ind w:firstLine="0"/>
        <w:jc w:val="center"/>
        <w:rPr>
          <w:b/>
        </w:rPr>
      </w:pPr>
    </w:p>
    <w:p w14:paraId="2E26923B" w14:textId="77777777" w:rsidR="00A05C72" w:rsidRPr="000E695E" w:rsidRDefault="00A05C72" w:rsidP="00A05C72">
      <w:pPr>
        <w:ind w:firstLine="0"/>
        <w:jc w:val="center"/>
        <w:rPr>
          <w:b/>
        </w:rPr>
      </w:pPr>
    </w:p>
    <w:p w14:paraId="18C4BA00" w14:textId="77777777" w:rsidR="00A05C72" w:rsidRPr="000E695E" w:rsidRDefault="00A05C72" w:rsidP="00A05C72">
      <w:pPr>
        <w:ind w:firstLine="0"/>
        <w:jc w:val="center"/>
        <w:rPr>
          <w:b/>
        </w:rPr>
      </w:pPr>
    </w:p>
    <w:p w14:paraId="30881DE0" w14:textId="77777777" w:rsidR="00A05C72" w:rsidRPr="000E695E" w:rsidRDefault="00A05C72" w:rsidP="00A05C72">
      <w:pPr>
        <w:ind w:firstLine="0"/>
        <w:jc w:val="center"/>
        <w:rPr>
          <w:b/>
        </w:rPr>
      </w:pPr>
    </w:p>
    <w:p w14:paraId="7325496B" w14:textId="77777777" w:rsidR="00A05C72" w:rsidRPr="000E695E" w:rsidRDefault="00A05C72" w:rsidP="00A05C72">
      <w:pPr>
        <w:ind w:firstLine="0"/>
        <w:jc w:val="center"/>
        <w:rPr>
          <w:b/>
        </w:rPr>
      </w:pPr>
    </w:p>
    <w:p w14:paraId="787E7B7D" w14:textId="77777777" w:rsidR="00A05C72" w:rsidRPr="000E695E" w:rsidRDefault="00A05C72" w:rsidP="00A05C72">
      <w:pPr>
        <w:ind w:firstLine="0"/>
        <w:jc w:val="center"/>
        <w:rPr>
          <w:b/>
        </w:rPr>
      </w:pPr>
    </w:p>
    <w:p w14:paraId="00A7C79C" w14:textId="77777777" w:rsidR="00E84707" w:rsidRPr="000E695E" w:rsidRDefault="00E84707" w:rsidP="00E84707">
      <w:pPr>
        <w:ind w:firstLine="0"/>
        <w:jc w:val="center"/>
        <w:rPr>
          <w:b/>
        </w:rPr>
      </w:pPr>
    </w:p>
    <w:p w14:paraId="32BA7EB7" w14:textId="77777777" w:rsidR="00E84707" w:rsidRPr="000E695E" w:rsidRDefault="00E84707" w:rsidP="00E84707">
      <w:pPr>
        <w:ind w:firstLine="0"/>
        <w:jc w:val="center"/>
        <w:rPr>
          <w:b/>
        </w:rPr>
      </w:pPr>
    </w:p>
    <w:p w14:paraId="379BF1F2" w14:textId="77777777" w:rsidR="00E84707" w:rsidRPr="000E695E" w:rsidRDefault="00E84707" w:rsidP="00E84707">
      <w:pPr>
        <w:ind w:firstLine="0"/>
        <w:jc w:val="center"/>
        <w:rPr>
          <w:b/>
        </w:rPr>
      </w:pPr>
    </w:p>
    <w:p w14:paraId="749DA4FB" w14:textId="77777777" w:rsidR="00E84707" w:rsidRPr="000E695E" w:rsidRDefault="00E84707" w:rsidP="00E84707">
      <w:pPr>
        <w:ind w:firstLine="0"/>
        <w:jc w:val="center"/>
        <w:rPr>
          <w:b/>
        </w:rPr>
      </w:pPr>
    </w:p>
    <w:p w14:paraId="5ECF29BE" w14:textId="77777777" w:rsidR="00E84707" w:rsidRPr="000E695E" w:rsidRDefault="00E84707" w:rsidP="00E84707">
      <w:pPr>
        <w:ind w:firstLine="0"/>
        <w:jc w:val="center"/>
        <w:rPr>
          <w:b/>
        </w:rPr>
      </w:pPr>
    </w:p>
    <w:p w14:paraId="656C5211" w14:textId="77777777" w:rsidR="004700B0" w:rsidRPr="000E695E" w:rsidRDefault="004700B0" w:rsidP="004700B0">
      <w:pPr>
        <w:ind w:firstLine="0"/>
        <w:jc w:val="center"/>
        <w:rPr>
          <w:b/>
        </w:rPr>
      </w:pPr>
    </w:p>
    <w:p w14:paraId="4E9AA830" w14:textId="77777777" w:rsidR="003850D3" w:rsidRPr="000E695E" w:rsidRDefault="003850D3" w:rsidP="009A7920">
      <w:pPr>
        <w:ind w:firstLine="0"/>
        <w:jc w:val="center"/>
        <w:rPr>
          <w:b/>
        </w:rPr>
      </w:pPr>
    </w:p>
    <w:p w14:paraId="2920F4D6" w14:textId="77777777" w:rsidR="003850D3" w:rsidRPr="000E695E" w:rsidRDefault="003850D3" w:rsidP="009A7920">
      <w:pPr>
        <w:ind w:firstLine="0"/>
        <w:jc w:val="center"/>
        <w:rPr>
          <w:b/>
        </w:rPr>
      </w:pPr>
    </w:p>
    <w:p w14:paraId="4E578FF3" w14:textId="77777777" w:rsidR="003850D3" w:rsidRPr="000E695E" w:rsidRDefault="003850D3" w:rsidP="009A7920">
      <w:pPr>
        <w:ind w:firstLine="0"/>
        <w:jc w:val="center"/>
        <w:rPr>
          <w:b/>
        </w:rPr>
      </w:pPr>
    </w:p>
    <w:p w14:paraId="25A33D16" w14:textId="77777777" w:rsidR="003850D3" w:rsidRPr="000E695E" w:rsidRDefault="003850D3" w:rsidP="009A7920">
      <w:pPr>
        <w:ind w:firstLine="0"/>
        <w:jc w:val="center"/>
        <w:rPr>
          <w:b/>
        </w:rPr>
      </w:pPr>
    </w:p>
    <w:p w14:paraId="697CD5E5" w14:textId="77777777" w:rsidR="003850D3" w:rsidRPr="000E695E" w:rsidRDefault="003850D3" w:rsidP="009A7920">
      <w:pPr>
        <w:ind w:firstLine="0"/>
        <w:jc w:val="center"/>
        <w:rPr>
          <w:b/>
        </w:rPr>
      </w:pPr>
    </w:p>
    <w:p w14:paraId="64DC604D" w14:textId="77777777" w:rsidR="003850D3" w:rsidRPr="000E695E" w:rsidRDefault="003850D3" w:rsidP="001856AF">
      <w:pPr>
        <w:ind w:firstLine="0"/>
        <w:jc w:val="center"/>
        <w:rPr>
          <w:b/>
        </w:rPr>
      </w:pPr>
    </w:p>
    <w:p w14:paraId="18087890" w14:textId="77777777" w:rsidR="003850D3" w:rsidRPr="000E695E" w:rsidRDefault="003850D3" w:rsidP="001856AF">
      <w:pPr>
        <w:ind w:firstLine="0"/>
        <w:jc w:val="center"/>
        <w:rPr>
          <w:b/>
        </w:rPr>
      </w:pPr>
    </w:p>
    <w:p w14:paraId="34671A0E" w14:textId="77777777" w:rsidR="003850D3" w:rsidRPr="000E695E" w:rsidRDefault="003850D3" w:rsidP="001856AF">
      <w:pPr>
        <w:ind w:firstLine="0"/>
        <w:jc w:val="center"/>
        <w:rPr>
          <w:b/>
        </w:rPr>
      </w:pPr>
    </w:p>
    <w:p w14:paraId="509E6A8B" w14:textId="77777777" w:rsidR="003850D3" w:rsidRPr="000E695E" w:rsidRDefault="003850D3" w:rsidP="001856AF">
      <w:pPr>
        <w:ind w:firstLine="0"/>
        <w:jc w:val="center"/>
        <w:rPr>
          <w:b/>
        </w:rPr>
      </w:pPr>
    </w:p>
    <w:p w14:paraId="578E13C3" w14:textId="071D6A71" w:rsidR="003850D3" w:rsidRPr="000E695E" w:rsidRDefault="003850D3" w:rsidP="003850D3">
      <w:pPr>
        <w:ind w:firstLine="0"/>
        <w:rPr>
          <w:b/>
        </w:rPr>
      </w:pPr>
    </w:p>
    <w:p w14:paraId="0E891B63" w14:textId="3CEC707E" w:rsidR="007C09BB" w:rsidRPr="000E695E" w:rsidRDefault="007C09BB" w:rsidP="003850D3">
      <w:pPr>
        <w:ind w:firstLine="0"/>
        <w:rPr>
          <w:b/>
        </w:rPr>
      </w:pPr>
    </w:p>
    <w:p w14:paraId="55A46F35" w14:textId="204B3180" w:rsidR="007C09BB" w:rsidRPr="000E695E" w:rsidRDefault="007C09BB" w:rsidP="003850D3">
      <w:pPr>
        <w:ind w:firstLine="0"/>
        <w:rPr>
          <w:b/>
        </w:rPr>
      </w:pPr>
    </w:p>
    <w:p w14:paraId="3E090ED5" w14:textId="77777777" w:rsidR="007C09BB" w:rsidRPr="000E695E" w:rsidRDefault="007C09BB" w:rsidP="003850D3">
      <w:pPr>
        <w:ind w:firstLine="0"/>
        <w:rPr>
          <w:b/>
        </w:rPr>
      </w:pPr>
    </w:p>
    <w:p w14:paraId="44E78714" w14:textId="1417290A" w:rsidR="001856AF" w:rsidRPr="001D57DF" w:rsidRDefault="001856AF" w:rsidP="001856AF">
      <w:pPr>
        <w:ind w:firstLine="0"/>
        <w:jc w:val="center"/>
        <w:rPr>
          <w:b/>
        </w:rPr>
      </w:pPr>
      <w:r w:rsidRPr="001D57DF">
        <w:rPr>
          <w:b/>
        </w:rPr>
        <w:lastRenderedPageBreak/>
        <w:t>ЛИСТ РЕГИСТРАЦИИ ИЗМЕНЕНИЙ</w:t>
      </w:r>
    </w:p>
    <w:p w14:paraId="0135DFFD" w14:textId="77777777" w:rsidR="001856AF" w:rsidRPr="00BB51AB" w:rsidRDefault="001856AF" w:rsidP="001856AF">
      <w:pPr>
        <w:tabs>
          <w:tab w:val="left" w:pos="0"/>
        </w:tabs>
        <w:ind w:left="709" w:firstLine="0"/>
        <w:outlineLvl w:val="1"/>
        <w:rPr>
          <w:b/>
        </w:rPr>
      </w:pPr>
    </w:p>
    <w:tbl>
      <w:tblPr>
        <w:tblW w:w="10630" w:type="dxa"/>
        <w:tblInd w:w="-4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2"/>
        <w:gridCol w:w="1133"/>
        <w:gridCol w:w="1134"/>
        <w:gridCol w:w="1134"/>
        <w:gridCol w:w="1134"/>
        <w:gridCol w:w="1134"/>
        <w:gridCol w:w="1418"/>
        <w:gridCol w:w="1417"/>
        <w:gridCol w:w="851"/>
        <w:gridCol w:w="823"/>
      </w:tblGrid>
      <w:tr w:rsidR="001856AF" w:rsidRPr="004441B9" w14:paraId="1890D517" w14:textId="77777777" w:rsidTr="001856AF">
        <w:trPr>
          <w:trHeight w:val="567"/>
        </w:trPr>
        <w:tc>
          <w:tcPr>
            <w:tcW w:w="10630" w:type="dxa"/>
            <w:gridSpan w:val="10"/>
            <w:vAlign w:val="center"/>
          </w:tcPr>
          <w:p w14:paraId="0ADE9899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Лист регистрации изменений</w:t>
            </w:r>
          </w:p>
        </w:tc>
      </w:tr>
      <w:tr w:rsidR="001856AF" w:rsidRPr="004441B9" w14:paraId="06F27FBB" w14:textId="77777777" w:rsidTr="001856AF">
        <w:trPr>
          <w:cantSplit/>
          <w:trHeight w:val="1134"/>
        </w:trPr>
        <w:tc>
          <w:tcPr>
            <w:tcW w:w="4987" w:type="dxa"/>
            <w:gridSpan w:val="5"/>
            <w:vAlign w:val="center"/>
          </w:tcPr>
          <w:p w14:paraId="074B987B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Номера листов (страниц)</w:t>
            </w:r>
          </w:p>
        </w:tc>
        <w:tc>
          <w:tcPr>
            <w:tcW w:w="1134" w:type="dxa"/>
            <w:vAlign w:val="center"/>
          </w:tcPr>
          <w:p w14:paraId="7A255C97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Всего листов (страниц в докум.)</w:t>
            </w:r>
          </w:p>
        </w:tc>
        <w:tc>
          <w:tcPr>
            <w:tcW w:w="1418" w:type="dxa"/>
            <w:vAlign w:val="center"/>
          </w:tcPr>
          <w:p w14:paraId="065E145E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№ документа</w:t>
            </w:r>
          </w:p>
        </w:tc>
        <w:tc>
          <w:tcPr>
            <w:tcW w:w="1417" w:type="dxa"/>
            <w:vAlign w:val="center"/>
          </w:tcPr>
          <w:p w14:paraId="62400D9F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Входящий № сопроводительного докум. и дата</w:t>
            </w:r>
          </w:p>
        </w:tc>
        <w:tc>
          <w:tcPr>
            <w:tcW w:w="851" w:type="dxa"/>
            <w:vAlign w:val="center"/>
          </w:tcPr>
          <w:p w14:paraId="4E5784CC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Под</w:t>
            </w:r>
            <w:r>
              <w:rPr>
                <w:rFonts w:eastAsia="Calibri" w:cs="Times New Roman"/>
                <w:szCs w:val="24"/>
                <w:lang w:eastAsia="ru-RU"/>
              </w:rPr>
              <w:t>п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.</w:t>
            </w:r>
          </w:p>
        </w:tc>
        <w:tc>
          <w:tcPr>
            <w:tcW w:w="823" w:type="dxa"/>
            <w:vAlign w:val="center"/>
          </w:tcPr>
          <w:p w14:paraId="0E8E5F81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  <w:t>Дат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а</w:t>
            </w:r>
          </w:p>
        </w:tc>
      </w:tr>
      <w:tr w:rsidR="001856AF" w:rsidRPr="004441B9" w14:paraId="2A81FFC0" w14:textId="77777777" w:rsidTr="001856AF">
        <w:trPr>
          <w:cantSplit/>
          <w:trHeight w:val="1136"/>
        </w:trPr>
        <w:tc>
          <w:tcPr>
            <w:tcW w:w="452" w:type="dxa"/>
            <w:textDirection w:val="btLr"/>
            <w:vAlign w:val="center"/>
          </w:tcPr>
          <w:p w14:paraId="201ACE53" w14:textId="77777777" w:rsidR="001856AF" w:rsidRPr="004441B9" w:rsidRDefault="001856AF" w:rsidP="003850D3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Изм.</w:t>
            </w:r>
          </w:p>
        </w:tc>
        <w:tc>
          <w:tcPr>
            <w:tcW w:w="1133" w:type="dxa"/>
            <w:textDirection w:val="btLr"/>
            <w:vAlign w:val="center"/>
          </w:tcPr>
          <w:p w14:paraId="3F6A1221" w14:textId="77777777" w:rsidR="001856AF" w:rsidRPr="004441B9" w:rsidRDefault="001856AF" w:rsidP="003850D3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  <w:t>Изменен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ных</w:t>
            </w:r>
          </w:p>
        </w:tc>
        <w:tc>
          <w:tcPr>
            <w:tcW w:w="1134" w:type="dxa"/>
            <w:textDirection w:val="btLr"/>
            <w:vAlign w:val="center"/>
          </w:tcPr>
          <w:p w14:paraId="63465CDE" w14:textId="77777777" w:rsidR="001856AF" w:rsidRPr="004441B9" w:rsidRDefault="001856AF" w:rsidP="003850D3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Замененных</w:t>
            </w:r>
          </w:p>
        </w:tc>
        <w:tc>
          <w:tcPr>
            <w:tcW w:w="1134" w:type="dxa"/>
            <w:textDirection w:val="btLr"/>
            <w:vAlign w:val="center"/>
          </w:tcPr>
          <w:p w14:paraId="1D65AB89" w14:textId="77777777" w:rsidR="001856AF" w:rsidRPr="004441B9" w:rsidRDefault="001856AF" w:rsidP="003850D3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  <w:t>Н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овых</w:t>
            </w:r>
          </w:p>
        </w:tc>
        <w:tc>
          <w:tcPr>
            <w:tcW w:w="1134" w:type="dxa"/>
            <w:textDirection w:val="btLr"/>
          </w:tcPr>
          <w:p w14:paraId="6072560C" w14:textId="3FEEECCF" w:rsidR="001856AF" w:rsidRPr="001856AF" w:rsidRDefault="001856AF" w:rsidP="003850D3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val="en-US"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  <w:t>Аннулирован</w:t>
            </w:r>
          </w:p>
        </w:tc>
        <w:tc>
          <w:tcPr>
            <w:tcW w:w="1134" w:type="dxa"/>
            <w:vAlign w:val="center"/>
          </w:tcPr>
          <w:p w14:paraId="1D5BFBCE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6CD7C176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C25AB7A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3C303878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3" w:type="dxa"/>
            <w:vAlign w:val="center"/>
          </w:tcPr>
          <w:p w14:paraId="20F32292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1856AF" w:rsidRPr="004441B9" w14:paraId="7BC8ADAE" w14:textId="77777777" w:rsidTr="001856AF">
        <w:trPr>
          <w:trHeight w:val="454"/>
        </w:trPr>
        <w:tc>
          <w:tcPr>
            <w:tcW w:w="452" w:type="dxa"/>
            <w:vAlign w:val="center"/>
          </w:tcPr>
          <w:p w14:paraId="583D31E1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3EAF695E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A6A12D0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260A356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066D1B0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38736AB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4548ED8D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9CE133D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11C4DCE9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3" w:type="dxa"/>
            <w:vAlign w:val="center"/>
          </w:tcPr>
          <w:p w14:paraId="485B90A4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1856AF" w:rsidRPr="004441B9" w14:paraId="665B4043" w14:textId="77777777" w:rsidTr="001856AF">
        <w:trPr>
          <w:trHeight w:val="454"/>
        </w:trPr>
        <w:tc>
          <w:tcPr>
            <w:tcW w:w="452" w:type="dxa"/>
            <w:vAlign w:val="center"/>
          </w:tcPr>
          <w:p w14:paraId="5CBBDEB3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E5B67D9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3ABBC1D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E5C5490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72502B5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1E5D743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97FE255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A1AAB2C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6C259E15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3" w:type="dxa"/>
            <w:vAlign w:val="center"/>
          </w:tcPr>
          <w:p w14:paraId="7A2E896E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1856AF" w:rsidRPr="004441B9" w14:paraId="3473459F" w14:textId="77777777" w:rsidTr="001856AF">
        <w:trPr>
          <w:trHeight w:val="454"/>
        </w:trPr>
        <w:tc>
          <w:tcPr>
            <w:tcW w:w="452" w:type="dxa"/>
            <w:vAlign w:val="center"/>
          </w:tcPr>
          <w:p w14:paraId="55BD3B8E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57A2A208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52EF8E1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60E9FC3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A13D561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5EDC667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DE120EE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30B91730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47BB6647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3" w:type="dxa"/>
            <w:vAlign w:val="center"/>
          </w:tcPr>
          <w:p w14:paraId="7B4F8376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1856AF" w:rsidRPr="004441B9" w14:paraId="4C7EFAED" w14:textId="77777777" w:rsidTr="001856AF">
        <w:trPr>
          <w:trHeight w:val="454"/>
        </w:trPr>
        <w:tc>
          <w:tcPr>
            <w:tcW w:w="452" w:type="dxa"/>
            <w:vAlign w:val="center"/>
          </w:tcPr>
          <w:p w14:paraId="4542B310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ADC3F89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E7E32A0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A690562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A00519A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94741FC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DBB2D7F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0CD4FE1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0F7E566A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3" w:type="dxa"/>
            <w:vAlign w:val="center"/>
          </w:tcPr>
          <w:p w14:paraId="7CC5D4BB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1856AF" w:rsidRPr="004441B9" w14:paraId="084AB8DE" w14:textId="77777777" w:rsidTr="001856AF">
        <w:trPr>
          <w:trHeight w:val="454"/>
        </w:trPr>
        <w:tc>
          <w:tcPr>
            <w:tcW w:w="452" w:type="dxa"/>
            <w:vAlign w:val="center"/>
          </w:tcPr>
          <w:p w14:paraId="3E6D2CA4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7D56618C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5E92D1F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D74E272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81FDD58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97B6012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6D2169FA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35EB9B0D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2AA805AF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3" w:type="dxa"/>
            <w:vAlign w:val="center"/>
          </w:tcPr>
          <w:p w14:paraId="0AEEDAC0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1856AF" w:rsidRPr="004441B9" w14:paraId="48C167D8" w14:textId="77777777" w:rsidTr="001856AF">
        <w:trPr>
          <w:trHeight w:val="454"/>
        </w:trPr>
        <w:tc>
          <w:tcPr>
            <w:tcW w:w="452" w:type="dxa"/>
            <w:vAlign w:val="center"/>
          </w:tcPr>
          <w:p w14:paraId="35A2CA35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41341784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676E8A4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AC78C36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45AA2AB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41F7D05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70C0F3E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04B1A2FB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2DC6286A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3" w:type="dxa"/>
            <w:vAlign w:val="center"/>
          </w:tcPr>
          <w:p w14:paraId="26092AF3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1856AF" w:rsidRPr="004441B9" w14:paraId="5D7EA566" w14:textId="77777777" w:rsidTr="001856AF">
        <w:trPr>
          <w:trHeight w:val="454"/>
        </w:trPr>
        <w:tc>
          <w:tcPr>
            <w:tcW w:w="452" w:type="dxa"/>
            <w:vAlign w:val="center"/>
          </w:tcPr>
          <w:p w14:paraId="3EB9B2D1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750DE499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107B845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034FE1E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C059093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C8842C6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2768AEE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8BCC6F8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0D29F156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3" w:type="dxa"/>
            <w:vAlign w:val="center"/>
          </w:tcPr>
          <w:p w14:paraId="1D1C3088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1856AF" w:rsidRPr="004441B9" w14:paraId="4D5D7399" w14:textId="77777777" w:rsidTr="001856AF">
        <w:trPr>
          <w:trHeight w:val="454"/>
        </w:trPr>
        <w:tc>
          <w:tcPr>
            <w:tcW w:w="452" w:type="dxa"/>
            <w:vAlign w:val="center"/>
          </w:tcPr>
          <w:p w14:paraId="5E9C2BA5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84340DE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71C5C04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602D759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60C5FA0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3BD6559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3E5FA92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58CA9AD0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6FA20D6E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3" w:type="dxa"/>
            <w:vAlign w:val="center"/>
          </w:tcPr>
          <w:p w14:paraId="36EA1612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1856AF" w:rsidRPr="004441B9" w14:paraId="5CFA25A9" w14:textId="77777777" w:rsidTr="001856AF">
        <w:trPr>
          <w:trHeight w:val="454"/>
        </w:trPr>
        <w:tc>
          <w:tcPr>
            <w:tcW w:w="452" w:type="dxa"/>
            <w:vAlign w:val="center"/>
          </w:tcPr>
          <w:p w14:paraId="1528A43A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53311146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C7079DB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1FF8EB7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412D93F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2252CC3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7331DBE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6F08C0E3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3DDCAD84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3" w:type="dxa"/>
            <w:vAlign w:val="center"/>
          </w:tcPr>
          <w:p w14:paraId="55F96DE7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1856AF" w:rsidRPr="004441B9" w14:paraId="513E91D4" w14:textId="77777777" w:rsidTr="001856AF">
        <w:trPr>
          <w:trHeight w:val="454"/>
        </w:trPr>
        <w:tc>
          <w:tcPr>
            <w:tcW w:w="452" w:type="dxa"/>
            <w:vAlign w:val="center"/>
          </w:tcPr>
          <w:p w14:paraId="0383B012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6E0656B0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43887F7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7C4C31C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27DBB60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C8A202D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6A013111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AC44765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66F3CEF2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3" w:type="dxa"/>
            <w:vAlign w:val="center"/>
          </w:tcPr>
          <w:p w14:paraId="32571147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1856AF" w:rsidRPr="004441B9" w14:paraId="6018C1A7" w14:textId="77777777" w:rsidTr="001856AF">
        <w:trPr>
          <w:trHeight w:val="454"/>
        </w:trPr>
        <w:tc>
          <w:tcPr>
            <w:tcW w:w="452" w:type="dxa"/>
            <w:vAlign w:val="center"/>
          </w:tcPr>
          <w:p w14:paraId="686D6554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47D53642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98F6DA6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E6E53D1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99262F4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FEADF05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107A7506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4E80F1E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1598C49F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3" w:type="dxa"/>
            <w:vAlign w:val="center"/>
          </w:tcPr>
          <w:p w14:paraId="20BBCF9F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1856AF" w:rsidRPr="004441B9" w14:paraId="6355A793" w14:textId="77777777" w:rsidTr="001856AF">
        <w:trPr>
          <w:trHeight w:val="454"/>
        </w:trPr>
        <w:tc>
          <w:tcPr>
            <w:tcW w:w="452" w:type="dxa"/>
            <w:vAlign w:val="center"/>
          </w:tcPr>
          <w:p w14:paraId="30CA1B08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547BC2F1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AF28ADE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5C62F08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F070B38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C46177F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480026CC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8DD3AC6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6A248F86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3" w:type="dxa"/>
            <w:vAlign w:val="center"/>
          </w:tcPr>
          <w:p w14:paraId="17A30078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1856AF" w:rsidRPr="004441B9" w14:paraId="7BE19339" w14:textId="77777777" w:rsidTr="001856AF">
        <w:trPr>
          <w:trHeight w:val="454"/>
        </w:trPr>
        <w:tc>
          <w:tcPr>
            <w:tcW w:w="452" w:type="dxa"/>
            <w:vAlign w:val="center"/>
          </w:tcPr>
          <w:p w14:paraId="680AA424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7B47EEF0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1A662AE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724597F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88A1E07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5AEB18F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9DE8B93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399D4AF6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6251A0EC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3" w:type="dxa"/>
            <w:vAlign w:val="center"/>
          </w:tcPr>
          <w:p w14:paraId="70976A9A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1856AF" w:rsidRPr="004441B9" w14:paraId="145EA206" w14:textId="77777777" w:rsidTr="001856AF">
        <w:trPr>
          <w:trHeight w:val="454"/>
        </w:trPr>
        <w:tc>
          <w:tcPr>
            <w:tcW w:w="452" w:type="dxa"/>
            <w:vAlign w:val="center"/>
          </w:tcPr>
          <w:p w14:paraId="17D9E686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1D6D5D0D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797824F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A6EC838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703FD09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F0F234E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2CA236E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3FBE005D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7720BB9C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3" w:type="dxa"/>
            <w:vAlign w:val="center"/>
          </w:tcPr>
          <w:p w14:paraId="3DCA48FB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1856AF" w:rsidRPr="004441B9" w14:paraId="7415FFCC" w14:textId="77777777" w:rsidTr="001856AF">
        <w:trPr>
          <w:trHeight w:val="454"/>
        </w:trPr>
        <w:tc>
          <w:tcPr>
            <w:tcW w:w="452" w:type="dxa"/>
            <w:vAlign w:val="center"/>
          </w:tcPr>
          <w:p w14:paraId="0D7A75AF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E016236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6218ED5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071335B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1CC09D2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BA17603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6C3917D2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6553BF1C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58D77DB2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3" w:type="dxa"/>
            <w:vAlign w:val="center"/>
          </w:tcPr>
          <w:p w14:paraId="5DFDFE6A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1856AF" w:rsidRPr="004441B9" w14:paraId="4639A895" w14:textId="77777777" w:rsidTr="001856AF">
        <w:trPr>
          <w:trHeight w:val="454"/>
        </w:trPr>
        <w:tc>
          <w:tcPr>
            <w:tcW w:w="452" w:type="dxa"/>
            <w:vAlign w:val="center"/>
          </w:tcPr>
          <w:p w14:paraId="0B032668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12E50979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7A92871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F816DD0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35E9AA8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F5FED8F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E294837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60C42179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5F450156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3" w:type="dxa"/>
            <w:vAlign w:val="center"/>
          </w:tcPr>
          <w:p w14:paraId="75512D09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1856AF" w:rsidRPr="004441B9" w14:paraId="734123B3" w14:textId="77777777" w:rsidTr="001856AF">
        <w:trPr>
          <w:trHeight w:val="454"/>
        </w:trPr>
        <w:tc>
          <w:tcPr>
            <w:tcW w:w="452" w:type="dxa"/>
            <w:vAlign w:val="center"/>
          </w:tcPr>
          <w:p w14:paraId="2D052EC7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3AE0492E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9644F17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83AF5FB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8FB62BD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F07F494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4F3EBEC9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352A09E0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28C99C96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3" w:type="dxa"/>
            <w:vAlign w:val="center"/>
          </w:tcPr>
          <w:p w14:paraId="5988E189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1856AF" w:rsidRPr="004441B9" w14:paraId="4E4A466C" w14:textId="77777777" w:rsidTr="001856AF">
        <w:trPr>
          <w:trHeight w:val="454"/>
        </w:trPr>
        <w:tc>
          <w:tcPr>
            <w:tcW w:w="452" w:type="dxa"/>
            <w:vAlign w:val="center"/>
          </w:tcPr>
          <w:p w14:paraId="25038F8D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14A6E213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13BC22D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C9518EE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EEA4179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BDE7EB8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1B048CA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52E52F18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3D4C9106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3" w:type="dxa"/>
            <w:vAlign w:val="center"/>
          </w:tcPr>
          <w:p w14:paraId="3D645CD6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1856AF" w:rsidRPr="004441B9" w14:paraId="60A73D3B" w14:textId="77777777" w:rsidTr="001856AF">
        <w:trPr>
          <w:trHeight w:val="454"/>
        </w:trPr>
        <w:tc>
          <w:tcPr>
            <w:tcW w:w="452" w:type="dxa"/>
            <w:vAlign w:val="center"/>
          </w:tcPr>
          <w:p w14:paraId="127C7E6B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4D0A98E6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A989B14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B821AD8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94C9C60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B17C26D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98AA83D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765016E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18F4A790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3" w:type="dxa"/>
            <w:vAlign w:val="center"/>
          </w:tcPr>
          <w:p w14:paraId="7CCD078A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</w:tbl>
    <w:p w14:paraId="1832B6C0" w14:textId="34C29E97" w:rsidR="001856AF" w:rsidRPr="001856AF" w:rsidRDefault="001856AF" w:rsidP="001856AF">
      <w:pPr>
        <w:ind w:firstLine="0"/>
      </w:pPr>
    </w:p>
    <w:sectPr w:rsidR="001856AF" w:rsidRPr="001856AF" w:rsidSect="00CE097D">
      <w:headerReference w:type="default" r:id="rId53"/>
      <w:footerReference w:type="default" r:id="rId54"/>
      <w:pgSz w:w="11906" w:h="16838"/>
      <w:pgMar w:top="1418" w:right="566" w:bottom="1418" w:left="1134" w:header="709" w:footer="0" w:gutter="0"/>
      <w:pgNumType w:start="3" w:chapStyle="3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Горденко Мария Константиновна" w:date="2021-04-17T21:31:00Z" w:initials="ГМК">
    <w:p w14:paraId="65A55DC5" w14:textId="7A6F8CDB" w:rsidR="00163CE6" w:rsidRDefault="00163CE6">
      <w:pPr>
        <w:pStyle w:val="afe"/>
      </w:pPr>
      <w:r>
        <w:rPr>
          <w:rStyle w:val="afd"/>
        </w:rPr>
        <w:annotationRef/>
      </w:r>
      <w:proofErr w:type="gramStart"/>
      <w:r>
        <w:t>Кажется</w:t>
      </w:r>
      <w:proofErr w:type="gramEnd"/>
      <w:r>
        <w:t xml:space="preserve"> не совпадают с цифрами на листе утверждения</w:t>
      </w:r>
    </w:p>
  </w:comment>
  <w:comment w:id="1" w:author="Горденко Мария Константиновна" w:date="2021-04-17T21:31:00Z" w:initials="ГМК">
    <w:p w14:paraId="7D0A6F95" w14:textId="0B9841A0" w:rsidR="00163CE6" w:rsidRDefault="00163CE6">
      <w:pPr>
        <w:pStyle w:val="afe"/>
      </w:pPr>
      <w:r>
        <w:rPr>
          <w:rStyle w:val="afd"/>
        </w:rPr>
        <w:annotationRef/>
      </w:r>
      <w:r>
        <w:t xml:space="preserve">Либо все оглавление </w:t>
      </w:r>
      <w:proofErr w:type="spellStart"/>
      <w:proofErr w:type="gramStart"/>
      <w:r>
        <w:t>жирным,либо</w:t>
      </w:r>
      <w:proofErr w:type="spellEnd"/>
      <w:proofErr w:type="gramEnd"/>
      <w:r>
        <w:t xml:space="preserve"> нет</w:t>
      </w:r>
    </w:p>
  </w:comment>
  <w:comment w:id="2" w:author="Andrew Romanyuk" w:date="2021-04-22T23:02:00Z" w:initials="AR">
    <w:p w14:paraId="67C379C8" w14:textId="5123E83D" w:rsidR="00163CE6" w:rsidRDefault="00163CE6">
      <w:pPr>
        <w:pStyle w:val="afe"/>
      </w:pPr>
      <w:r>
        <w:rPr>
          <w:rStyle w:val="afd"/>
        </w:rPr>
        <w:annotationRef/>
      </w:r>
    </w:p>
  </w:comment>
  <w:comment w:id="41" w:author="Горденко Мария Константиновна" w:date="2021-04-17T21:34:00Z" w:initials="ГМК">
    <w:p w14:paraId="113716D9" w14:textId="6CD73CC9" w:rsidR="00163CE6" w:rsidRDefault="00163CE6">
      <w:pPr>
        <w:pStyle w:val="afe"/>
      </w:pPr>
      <w:r>
        <w:rPr>
          <w:rStyle w:val="afd"/>
        </w:rPr>
        <w:annotationRef/>
      </w:r>
      <w:r>
        <w:t>Кажется должно быть название Рисунок 1 – Стартовая страница. Для остальных сделать так же</w:t>
      </w:r>
    </w:p>
  </w:comment>
  <w:comment w:id="49" w:author="Andrew Romanyuk" w:date="2021-04-11T00:54:00Z" w:initials="AR">
    <w:p w14:paraId="2C8A55F0" w14:textId="216EBAB4" w:rsidR="00163CE6" w:rsidRPr="00163CE6" w:rsidRDefault="00163CE6">
      <w:pPr>
        <w:pStyle w:val="afe"/>
      </w:pPr>
      <w:r>
        <w:rPr>
          <w:rStyle w:val="afd"/>
        </w:rPr>
        <w:annotationRef/>
      </w:r>
      <w:r>
        <w:rPr>
          <w:lang w:val="en-US"/>
        </w:rPr>
        <w:t>JSON</w:t>
      </w:r>
      <w:r w:rsidRPr="00163CE6">
        <w:t xml:space="preserve">, </w:t>
      </w:r>
      <w:r>
        <w:rPr>
          <w:lang w:val="en-US"/>
        </w:rPr>
        <w:t>refresh</w:t>
      </w:r>
      <w:r w:rsidRPr="00163CE6">
        <w:t xml:space="preserve">, </w:t>
      </w:r>
      <w:r>
        <w:rPr>
          <w:lang w:val="en-US"/>
        </w:rPr>
        <w:t>access</w:t>
      </w:r>
      <w:r w:rsidRPr="00163CE6">
        <w:t xml:space="preserve">, </w:t>
      </w:r>
      <w:r>
        <w:rPr>
          <w:lang w:val="en-US"/>
        </w:rPr>
        <w:t>fingerprint</w:t>
      </w:r>
      <w:r w:rsidRPr="00163CE6">
        <w:t xml:space="preserve"> – </w:t>
      </w:r>
      <w:r>
        <w:t>всё</w:t>
      </w:r>
      <w:r w:rsidRPr="00163CE6">
        <w:t xml:space="preserve"> </w:t>
      </w:r>
      <w:r>
        <w:t>в</w:t>
      </w:r>
      <w:r w:rsidRPr="00163CE6">
        <w:t xml:space="preserve"> </w:t>
      </w:r>
      <w:r>
        <w:t>термины</w:t>
      </w:r>
    </w:p>
  </w:comment>
  <w:comment w:id="65" w:author="Andrew Romanyuk" w:date="2021-04-11T00:59:00Z" w:initials="AR">
    <w:p w14:paraId="707BA350" w14:textId="55CF8505" w:rsidR="00163CE6" w:rsidRPr="001154D5" w:rsidRDefault="00163CE6">
      <w:pPr>
        <w:pStyle w:val="afe"/>
      </w:pPr>
      <w:r>
        <w:rPr>
          <w:rStyle w:val="afd"/>
        </w:rPr>
        <w:annotationRef/>
      </w:r>
      <w:r>
        <w:t>В термины</w:t>
      </w:r>
    </w:p>
  </w:comment>
  <w:comment w:id="70" w:author="Горденко Мария Константиновна" w:date="2021-04-17T21:38:00Z" w:initials="ГМК">
    <w:p w14:paraId="70F643ED" w14:textId="2E43E6EA" w:rsidR="00163CE6" w:rsidRDefault="00163CE6">
      <w:pPr>
        <w:pStyle w:val="afe"/>
      </w:pPr>
      <w:r>
        <w:rPr>
          <w:rStyle w:val="afd"/>
        </w:rPr>
        <w:annotationRef/>
      </w:r>
      <w:r>
        <w:t>Ссылку вставить</w:t>
      </w:r>
    </w:p>
  </w:comment>
  <w:comment w:id="71" w:author="Горденко Мария Константиновна" w:date="2021-04-17T21:38:00Z" w:initials="ГМК">
    <w:p w14:paraId="27F3FA6E" w14:textId="1962A1CE" w:rsidR="00163CE6" w:rsidRDefault="00163CE6">
      <w:pPr>
        <w:pStyle w:val="afe"/>
      </w:pPr>
      <w:r>
        <w:rPr>
          <w:rStyle w:val="afd"/>
        </w:rPr>
        <w:annotationRef/>
      </w:r>
      <w:r>
        <w:t>Ссылку на описание формата</w:t>
      </w:r>
    </w:p>
  </w:comment>
  <w:comment w:id="77" w:author="Горденко Мария Константиновна" w:date="2021-04-17T21:38:00Z" w:initials="ГМК">
    <w:p w14:paraId="594F084E" w14:textId="6F62BF96" w:rsidR="00163CE6" w:rsidRDefault="00163CE6">
      <w:pPr>
        <w:pStyle w:val="afe"/>
      </w:pPr>
      <w:r>
        <w:rPr>
          <w:rStyle w:val="afd"/>
        </w:rPr>
        <w:annotationRef/>
      </w:r>
      <w:r>
        <w:t>Ссылку</w:t>
      </w:r>
    </w:p>
  </w:comment>
  <w:comment w:id="91" w:author="Горденко Мария Константиновна" w:date="2021-04-17T21:40:00Z" w:initials="ГМК">
    <w:p w14:paraId="1B8F965D" w14:textId="06D3A220" w:rsidR="00163CE6" w:rsidRDefault="00163CE6">
      <w:pPr>
        <w:pStyle w:val="afe"/>
      </w:pPr>
      <w:r>
        <w:rPr>
          <w:rStyle w:val="afd"/>
        </w:rPr>
        <w:annotationRef/>
      </w:r>
      <w:r>
        <w:t>Ссылку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5A55DC5" w15:done="1"/>
  <w15:commentEx w15:paraId="7D0A6F95" w15:done="1"/>
  <w15:commentEx w15:paraId="67C379C8" w15:paraIdParent="7D0A6F95" w15:done="1"/>
  <w15:commentEx w15:paraId="113716D9" w15:done="0"/>
  <w15:commentEx w15:paraId="2C8A55F0" w15:done="1"/>
  <w15:commentEx w15:paraId="707BA350" w15:done="1"/>
  <w15:commentEx w15:paraId="70F643ED" w15:done="0"/>
  <w15:commentEx w15:paraId="27F3FA6E" w15:done="0"/>
  <w15:commentEx w15:paraId="594F084E" w15:done="0"/>
  <w15:commentEx w15:paraId="1B8F965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25D224" w16cex:dateUtc="2021-04-17T18:31:00Z"/>
  <w16cex:commentExtensible w16cex:durableId="2425D247" w16cex:dateUtc="2021-04-17T18:31:00Z"/>
  <w16cex:commentExtensible w16cex:durableId="242C7F16" w16cex:dateUtc="2021-04-22T20:02:00Z"/>
  <w16cex:commentExtensible w16cex:durableId="2425D2EF" w16cex:dateUtc="2021-04-17T18:34:00Z"/>
  <w16cex:commentExtensible w16cex:durableId="241CC751" w16cex:dateUtc="2021-04-10T21:54:00Z"/>
  <w16cex:commentExtensible w16cex:durableId="241CC855" w16cex:dateUtc="2021-04-10T21:59:00Z"/>
  <w16cex:commentExtensible w16cex:durableId="2425D3C6" w16cex:dateUtc="2021-04-17T18:38:00Z"/>
  <w16cex:commentExtensible w16cex:durableId="2425D3D1" w16cex:dateUtc="2021-04-17T18:38:00Z"/>
  <w16cex:commentExtensible w16cex:durableId="2425D3E9" w16cex:dateUtc="2021-04-17T18:38:00Z"/>
  <w16cex:commentExtensible w16cex:durableId="2425D430" w16cex:dateUtc="2021-04-17T18:4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5A55DC5" w16cid:durableId="2425D224"/>
  <w16cid:commentId w16cid:paraId="7D0A6F95" w16cid:durableId="2425D247"/>
  <w16cid:commentId w16cid:paraId="67C379C8" w16cid:durableId="242C7F16"/>
  <w16cid:commentId w16cid:paraId="113716D9" w16cid:durableId="2425D2EF"/>
  <w16cid:commentId w16cid:paraId="2C8A55F0" w16cid:durableId="241CC751"/>
  <w16cid:commentId w16cid:paraId="707BA350" w16cid:durableId="241CC855"/>
  <w16cid:commentId w16cid:paraId="70F643ED" w16cid:durableId="2425D3C6"/>
  <w16cid:commentId w16cid:paraId="27F3FA6E" w16cid:durableId="2425D3D1"/>
  <w16cid:commentId w16cid:paraId="594F084E" w16cid:durableId="2425D3E9"/>
  <w16cid:commentId w16cid:paraId="1B8F965D" w16cid:durableId="2425D43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72CABC" w14:textId="77777777" w:rsidR="0021117E" w:rsidRDefault="0021117E" w:rsidP="00D71264">
      <w:r>
        <w:separator/>
      </w:r>
    </w:p>
  </w:endnote>
  <w:endnote w:type="continuationSeparator" w:id="0">
    <w:p w14:paraId="35E9665B" w14:textId="77777777" w:rsidR="0021117E" w:rsidRDefault="0021117E" w:rsidP="00D712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D151A0" w14:textId="77777777" w:rsidR="00163CE6" w:rsidRDefault="00163CE6" w:rsidP="008168B1">
    <w:pPr>
      <w:ind w:firstLine="0"/>
    </w:pPr>
  </w:p>
  <w:p w14:paraId="14B79691" w14:textId="77777777" w:rsidR="00163CE6" w:rsidRDefault="00163CE6" w:rsidP="006B4694">
    <w:pPr>
      <w:ind w:firstLine="0"/>
    </w:pPr>
  </w:p>
  <w:p w14:paraId="048E6B3D" w14:textId="77777777" w:rsidR="00163CE6" w:rsidRDefault="00163CE6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920FE9" w14:textId="77777777" w:rsidR="00163CE6" w:rsidRPr="008168B1" w:rsidRDefault="00163CE6" w:rsidP="008168B1">
    <w:pPr>
      <w:pStyle w:val="a8"/>
      <w:ind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2519"/>
      <w:gridCol w:w="1681"/>
      <w:gridCol w:w="2016"/>
      <w:gridCol w:w="2012"/>
      <w:gridCol w:w="1910"/>
    </w:tblGrid>
    <w:tr w:rsidR="00163CE6" w:rsidRPr="00AA03D1" w14:paraId="3AE3592D" w14:textId="77777777" w:rsidTr="00321F13">
      <w:trPr>
        <w:trHeight w:hRule="exact" w:val="284"/>
        <w:jc w:val="center"/>
      </w:trPr>
      <w:tc>
        <w:tcPr>
          <w:tcW w:w="2519" w:type="dxa"/>
        </w:tcPr>
        <w:p w14:paraId="41E2AC3A" w14:textId="77777777" w:rsidR="00163CE6" w:rsidRPr="00AA03D1" w:rsidRDefault="00163CE6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681" w:type="dxa"/>
        </w:tcPr>
        <w:p w14:paraId="2FF61359" w14:textId="77777777" w:rsidR="00163CE6" w:rsidRPr="00AA03D1" w:rsidRDefault="00163CE6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14:paraId="0E5114DA" w14:textId="77777777" w:rsidR="00163CE6" w:rsidRPr="00AA03D1" w:rsidRDefault="00163CE6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14:paraId="5799A8AA" w14:textId="77777777" w:rsidR="00163CE6" w:rsidRPr="00AA03D1" w:rsidRDefault="00163CE6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14:paraId="3CE867D0" w14:textId="77777777" w:rsidR="00163CE6" w:rsidRPr="00AA03D1" w:rsidRDefault="00163CE6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163CE6" w:rsidRPr="00AA03D1" w14:paraId="25BF026D" w14:textId="77777777" w:rsidTr="00321F13">
      <w:trPr>
        <w:trHeight w:hRule="exact" w:val="284"/>
        <w:jc w:val="center"/>
      </w:trPr>
      <w:tc>
        <w:tcPr>
          <w:tcW w:w="2519" w:type="dxa"/>
        </w:tcPr>
        <w:p w14:paraId="3EE0D92E" w14:textId="77777777" w:rsidR="00163CE6" w:rsidRPr="00AA03D1" w:rsidRDefault="00163CE6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Изм.</w:t>
          </w:r>
        </w:p>
      </w:tc>
      <w:tc>
        <w:tcPr>
          <w:tcW w:w="1681" w:type="dxa"/>
        </w:tcPr>
        <w:p w14:paraId="52F89EA3" w14:textId="77777777" w:rsidR="00163CE6" w:rsidRPr="00AA03D1" w:rsidRDefault="00163CE6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Лист</w:t>
          </w:r>
        </w:p>
      </w:tc>
      <w:tc>
        <w:tcPr>
          <w:tcW w:w="2016" w:type="dxa"/>
        </w:tcPr>
        <w:p w14:paraId="26EAC6C2" w14:textId="77777777" w:rsidR="00163CE6" w:rsidRPr="00AA03D1" w:rsidRDefault="00163CE6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№ докум.</w:t>
          </w:r>
        </w:p>
      </w:tc>
      <w:tc>
        <w:tcPr>
          <w:tcW w:w="2012" w:type="dxa"/>
        </w:tcPr>
        <w:p w14:paraId="17D7B767" w14:textId="77777777" w:rsidR="00163CE6" w:rsidRPr="00AA03D1" w:rsidRDefault="00163CE6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</w:t>
          </w:r>
        </w:p>
      </w:tc>
      <w:tc>
        <w:tcPr>
          <w:tcW w:w="1910" w:type="dxa"/>
        </w:tcPr>
        <w:p w14:paraId="49A3A35D" w14:textId="77777777" w:rsidR="00163CE6" w:rsidRPr="00AA03D1" w:rsidRDefault="00163CE6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Дата</w:t>
          </w:r>
        </w:p>
      </w:tc>
    </w:tr>
    <w:tr w:rsidR="00163CE6" w:rsidRPr="00AA03D1" w14:paraId="690E1B93" w14:textId="77777777" w:rsidTr="00321F13">
      <w:trPr>
        <w:trHeight w:hRule="exact" w:val="284"/>
        <w:jc w:val="center"/>
      </w:trPr>
      <w:tc>
        <w:tcPr>
          <w:tcW w:w="2519" w:type="dxa"/>
          <w:vAlign w:val="center"/>
        </w:tcPr>
        <w:p w14:paraId="2BCCC8B2" w14:textId="77777777" w:rsidR="00163CE6" w:rsidRPr="00BB6827" w:rsidRDefault="00163CE6" w:rsidP="00BB6827">
          <w:pPr>
            <w:tabs>
              <w:tab w:val="center" w:pos="4677"/>
              <w:tab w:val="right" w:pos="9355"/>
            </w:tabs>
            <w:ind w:firstLine="0"/>
            <w:jc w:val="center"/>
            <w:rPr>
              <w:rFonts w:eastAsia="Times New Roman" w:cs="Times New Roman"/>
              <w:sz w:val="18"/>
              <w:szCs w:val="18"/>
            </w:rPr>
          </w:pPr>
          <w:r w:rsidRPr="00AA03D1">
            <w:rPr>
              <w:rFonts w:eastAsia="Times New Roman" w:cs="Times New Roman"/>
              <w:sz w:val="18"/>
              <w:szCs w:val="18"/>
            </w:rPr>
            <w:t>RU.17701729.</w:t>
          </w:r>
          <w:r>
            <w:rPr>
              <w:rFonts w:eastAsia="Times New Roman" w:cs="Times New Roman"/>
              <w:caps/>
              <w:sz w:val="18"/>
              <w:szCs w:val="18"/>
            </w:rPr>
            <w:t>04.05</w:t>
          </w:r>
          <w:r>
            <w:rPr>
              <w:rFonts w:eastAsia="Times New Roman" w:cs="Times New Roman"/>
              <w:sz w:val="18"/>
              <w:szCs w:val="18"/>
            </w:rPr>
            <w:t xml:space="preserve"> —01 81</w:t>
          </w:r>
        </w:p>
      </w:tc>
      <w:tc>
        <w:tcPr>
          <w:tcW w:w="1681" w:type="dxa"/>
        </w:tcPr>
        <w:p w14:paraId="6A3C17DF" w14:textId="77777777" w:rsidR="00163CE6" w:rsidRPr="00AA03D1" w:rsidRDefault="00163CE6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14:paraId="1E6CC398" w14:textId="77777777" w:rsidR="00163CE6" w:rsidRPr="00AA03D1" w:rsidRDefault="00163CE6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14:paraId="4D98622E" w14:textId="77777777" w:rsidR="00163CE6" w:rsidRPr="00AA03D1" w:rsidRDefault="00163CE6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14:paraId="69FB4EE2" w14:textId="77777777" w:rsidR="00163CE6" w:rsidRPr="00AA03D1" w:rsidRDefault="00163CE6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163CE6" w:rsidRPr="00AA03D1" w14:paraId="247BDF43" w14:textId="77777777" w:rsidTr="00321F13">
      <w:trPr>
        <w:trHeight w:hRule="exact" w:val="284"/>
        <w:jc w:val="center"/>
      </w:trPr>
      <w:tc>
        <w:tcPr>
          <w:tcW w:w="2519" w:type="dxa"/>
        </w:tcPr>
        <w:p w14:paraId="5D44D0AF" w14:textId="77777777" w:rsidR="00163CE6" w:rsidRPr="00AA03D1" w:rsidRDefault="00163CE6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Инв. № подл.</w:t>
          </w:r>
        </w:p>
      </w:tc>
      <w:tc>
        <w:tcPr>
          <w:tcW w:w="1681" w:type="dxa"/>
        </w:tcPr>
        <w:p w14:paraId="3406B433" w14:textId="77777777" w:rsidR="00163CE6" w:rsidRPr="00AA03D1" w:rsidRDefault="00163CE6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  <w:tc>
        <w:tcPr>
          <w:tcW w:w="2016" w:type="dxa"/>
        </w:tcPr>
        <w:p w14:paraId="003BCE37" w14:textId="77777777" w:rsidR="00163CE6" w:rsidRPr="00AA03D1" w:rsidRDefault="00163CE6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proofErr w:type="spellStart"/>
          <w:r w:rsidRPr="00AA03D1">
            <w:rPr>
              <w:rFonts w:eastAsia="Times New Roman" w:cs="Times New Roman"/>
              <w:szCs w:val="24"/>
              <w:lang w:eastAsia="ru-RU"/>
            </w:rPr>
            <w:t>Взам</w:t>
          </w:r>
          <w:proofErr w:type="spellEnd"/>
          <w:r w:rsidRPr="00AA03D1">
            <w:rPr>
              <w:rFonts w:eastAsia="Times New Roman" w:cs="Times New Roman"/>
              <w:szCs w:val="24"/>
              <w:lang w:eastAsia="ru-RU"/>
            </w:rPr>
            <w:t>. инв. №</w:t>
          </w:r>
        </w:p>
      </w:tc>
      <w:tc>
        <w:tcPr>
          <w:tcW w:w="2012" w:type="dxa"/>
        </w:tcPr>
        <w:p w14:paraId="1162C49D" w14:textId="77777777" w:rsidR="00163CE6" w:rsidRPr="00AA03D1" w:rsidRDefault="00163CE6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 xml:space="preserve">Инв. № </w:t>
          </w:r>
          <w:proofErr w:type="spellStart"/>
          <w:r w:rsidRPr="00AA03D1">
            <w:rPr>
              <w:rFonts w:eastAsia="Times New Roman" w:cs="Times New Roman"/>
              <w:szCs w:val="24"/>
              <w:lang w:eastAsia="ru-RU"/>
            </w:rPr>
            <w:t>дубл</w:t>
          </w:r>
          <w:proofErr w:type="spellEnd"/>
          <w:r w:rsidRPr="00AA03D1">
            <w:rPr>
              <w:rFonts w:eastAsia="Times New Roman" w:cs="Times New Roman"/>
              <w:szCs w:val="24"/>
              <w:lang w:eastAsia="ru-RU"/>
            </w:rPr>
            <w:t>.</w:t>
          </w:r>
        </w:p>
      </w:tc>
      <w:tc>
        <w:tcPr>
          <w:tcW w:w="1910" w:type="dxa"/>
        </w:tcPr>
        <w:p w14:paraId="151D6A18" w14:textId="77777777" w:rsidR="00163CE6" w:rsidRPr="00AA03D1" w:rsidRDefault="00163CE6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</w:tr>
  </w:tbl>
  <w:p w14:paraId="3F30D062" w14:textId="77777777" w:rsidR="00163CE6" w:rsidRDefault="00163CE6">
    <w:pPr>
      <w:pStyle w:val="a8"/>
    </w:pPr>
  </w:p>
  <w:p w14:paraId="4EB710C0" w14:textId="77777777" w:rsidR="00163CE6" w:rsidRDefault="00163CE6"/>
  <w:p w14:paraId="600A64B9" w14:textId="77777777" w:rsidR="00163CE6" w:rsidRDefault="00163CE6" w:rsidP="006B4694">
    <w:pPr>
      <w:ind w:firstLine="0"/>
    </w:pPr>
  </w:p>
  <w:p w14:paraId="09C6F848" w14:textId="77777777" w:rsidR="00163CE6" w:rsidRDefault="00163CE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D6966F" w14:textId="77777777" w:rsidR="0021117E" w:rsidRDefault="0021117E" w:rsidP="00D71264">
      <w:r>
        <w:separator/>
      </w:r>
    </w:p>
  </w:footnote>
  <w:footnote w:type="continuationSeparator" w:id="0">
    <w:p w14:paraId="247105B1" w14:textId="77777777" w:rsidR="0021117E" w:rsidRDefault="0021117E" w:rsidP="00D712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94108F" w14:textId="2EEB3DF5" w:rsidR="00163CE6" w:rsidRPr="006B4694" w:rsidRDefault="00163CE6" w:rsidP="008168B1">
    <w:pPr>
      <w:pStyle w:val="a6"/>
      <w:ind w:firstLine="0"/>
      <w:rPr>
        <w:b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66580769"/>
      <w:docPartObj>
        <w:docPartGallery w:val="Page Numbers (Top of Page)"/>
        <w:docPartUnique/>
      </w:docPartObj>
    </w:sdtPr>
    <w:sdtEndPr/>
    <w:sdtContent>
      <w:p w14:paraId="3E04ECC4" w14:textId="77777777" w:rsidR="00163CE6" w:rsidRDefault="00163CE6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- 0 -</w:t>
        </w:r>
        <w:r>
          <w:rPr>
            <w:noProof/>
          </w:rPr>
          <w:fldChar w:fldCharType="end"/>
        </w:r>
      </w:p>
    </w:sdtContent>
  </w:sdt>
  <w:p w14:paraId="5DFC03A7" w14:textId="77777777" w:rsidR="00163CE6" w:rsidRDefault="00163CE6">
    <w:pPr>
      <w:pStyle w:val="a6"/>
    </w:pPr>
  </w:p>
  <w:p w14:paraId="148BEA1D" w14:textId="77777777" w:rsidR="00163CE6" w:rsidRDefault="00163CE6"/>
  <w:p w14:paraId="281C1829" w14:textId="77777777" w:rsidR="00163CE6" w:rsidRDefault="00163CE6"/>
  <w:p w14:paraId="00F3D3B9" w14:textId="77777777" w:rsidR="00163CE6" w:rsidRDefault="00163CE6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b/>
      </w:rPr>
      <w:id w:val="1651401239"/>
      <w:docPartObj>
        <w:docPartGallery w:val="Page Numbers (Top of Page)"/>
        <w:docPartUnique/>
      </w:docPartObj>
    </w:sdtPr>
    <w:sdtEndPr/>
    <w:sdtContent>
      <w:p w14:paraId="4E8A4DFE" w14:textId="77777777" w:rsidR="00163CE6" w:rsidRPr="00FA43BF" w:rsidRDefault="00163CE6" w:rsidP="00CE097D">
        <w:pPr>
          <w:pStyle w:val="a6"/>
          <w:ind w:firstLine="0"/>
          <w:jc w:val="center"/>
          <w:rPr>
            <w:b/>
          </w:rPr>
        </w:pPr>
        <w:r w:rsidRPr="00FA43BF">
          <w:rPr>
            <w:b/>
          </w:rPr>
          <w:fldChar w:fldCharType="begin"/>
        </w:r>
        <w:r w:rsidRPr="00FA43BF">
          <w:rPr>
            <w:b/>
          </w:rPr>
          <w:instrText>PAGE   \* MERGEFORMAT</w:instrText>
        </w:r>
        <w:r w:rsidRPr="00FA43BF">
          <w:rPr>
            <w:b/>
          </w:rPr>
          <w:fldChar w:fldCharType="separate"/>
        </w:r>
        <w:r>
          <w:rPr>
            <w:b/>
          </w:rPr>
          <w:t>4</w:t>
        </w:r>
        <w:r w:rsidRPr="00FA43BF">
          <w:rPr>
            <w:b/>
          </w:rPr>
          <w:fldChar w:fldCharType="end"/>
        </w:r>
      </w:p>
    </w:sdtContent>
  </w:sdt>
  <w:p w14:paraId="2ADEF15A" w14:textId="732CA2C1" w:rsidR="00163CE6" w:rsidRPr="00CE097D" w:rsidRDefault="00163CE6" w:rsidP="00CE097D">
    <w:pPr>
      <w:pStyle w:val="a6"/>
      <w:ind w:firstLine="0"/>
      <w:jc w:val="center"/>
      <w:rPr>
        <w:b/>
        <w:sz w:val="22"/>
        <w:szCs w:val="20"/>
      </w:rPr>
    </w:pPr>
    <w:r>
      <w:rPr>
        <w:rFonts w:cs="Times New Roman"/>
        <w:b/>
        <w:color w:val="000000" w:themeColor="text1"/>
        <w:sz w:val="28"/>
      </w:rPr>
      <w:t xml:space="preserve">  </w:t>
    </w:r>
    <w:r w:rsidRPr="00CE097D">
      <w:rPr>
        <w:rFonts w:cs="Times New Roman"/>
        <w:b/>
        <w:color w:val="000000" w:themeColor="text1"/>
        <w:szCs w:val="20"/>
      </w:rPr>
      <w:t>RU.17701729.04.13-01 81 01–1</w:t>
    </w:r>
  </w:p>
  <w:p w14:paraId="6296D242" w14:textId="77777777" w:rsidR="00163CE6" w:rsidRPr="006B4694" w:rsidRDefault="00163CE6" w:rsidP="008168B1">
    <w:pPr>
      <w:pStyle w:val="a6"/>
      <w:ind w:firstLine="0"/>
      <w:rPr>
        <w:b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B32D6"/>
    <w:multiLevelType w:val="hybridMultilevel"/>
    <w:tmpl w:val="4B58073E"/>
    <w:lvl w:ilvl="0" w:tplc="3476092E">
      <w:start w:val="1"/>
      <w:numFmt w:val="decimal"/>
      <w:lvlText w:val="%1)"/>
      <w:lvlJc w:val="left"/>
      <w:pPr>
        <w:ind w:left="2138" w:hanging="360"/>
      </w:pPr>
      <w:rPr>
        <w:rFonts w:hint="default"/>
        <w:b w:val="0"/>
        <w:bCs/>
        <w:sz w:val="24"/>
      </w:r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" w15:restartNumberingAfterBreak="0">
    <w:nsid w:val="066F7BAC"/>
    <w:multiLevelType w:val="hybridMultilevel"/>
    <w:tmpl w:val="6ABC3D0A"/>
    <w:lvl w:ilvl="0" w:tplc="D9F04C2A">
      <w:start w:val="1"/>
      <w:numFmt w:val="decimal"/>
      <w:pStyle w:val="1"/>
      <w:lvlText w:val="%1)"/>
      <w:lvlJc w:val="left"/>
      <w:pPr>
        <w:ind w:left="1778" w:hanging="360"/>
      </w:pPr>
      <w:rPr>
        <w:rFonts w:hint="default"/>
        <w:sz w:val="24"/>
      </w:rPr>
    </w:lvl>
    <w:lvl w:ilvl="1" w:tplc="0012061A">
      <w:start w:val="1"/>
      <w:numFmt w:val="decimal"/>
      <w:lvlText w:val="%2."/>
      <w:lvlJc w:val="right"/>
      <w:pPr>
        <w:ind w:left="2498" w:hanging="360"/>
      </w:pPr>
      <w:rPr>
        <w:rFonts w:hint="default"/>
      </w:rPr>
    </w:lvl>
    <w:lvl w:ilvl="2" w:tplc="0012061A">
      <w:start w:val="1"/>
      <w:numFmt w:val="decimal"/>
      <w:lvlText w:val="%3."/>
      <w:lvlJc w:val="right"/>
      <w:pPr>
        <w:ind w:left="3218" w:hanging="180"/>
      </w:pPr>
      <w:rPr>
        <w:rFonts w:hint="default"/>
      </w:rPr>
    </w:lvl>
    <w:lvl w:ilvl="3" w:tplc="0419000F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" w15:restartNumberingAfterBreak="0">
    <w:nsid w:val="0CBB067B"/>
    <w:multiLevelType w:val="hybridMultilevel"/>
    <w:tmpl w:val="784468F6"/>
    <w:lvl w:ilvl="0" w:tplc="04190011">
      <w:start w:val="1"/>
      <w:numFmt w:val="decimal"/>
      <w:lvlText w:val="%1)"/>
      <w:lvlJc w:val="left"/>
      <w:pPr>
        <w:ind w:left="1854" w:hanging="360"/>
      </w:pPr>
      <w:rPr>
        <w:rFonts w:hint="default"/>
      </w:rPr>
    </w:lvl>
    <w:lvl w:ilvl="1" w:tplc="1C02E56A">
      <w:numFmt w:val="bullet"/>
      <w:lvlText w:val="•"/>
      <w:lvlJc w:val="left"/>
      <w:pPr>
        <w:ind w:left="2844" w:hanging="63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" w15:restartNumberingAfterBreak="0">
    <w:nsid w:val="0FE5688C"/>
    <w:multiLevelType w:val="hybridMultilevel"/>
    <w:tmpl w:val="CF661B5A"/>
    <w:lvl w:ilvl="0" w:tplc="C346D652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94B004E"/>
    <w:multiLevelType w:val="hybridMultilevel"/>
    <w:tmpl w:val="F43C6088"/>
    <w:lvl w:ilvl="0" w:tplc="340615A0">
      <w:start w:val="1"/>
      <w:numFmt w:val="decimal"/>
      <w:lvlText w:val="%1)"/>
      <w:lvlJc w:val="left"/>
      <w:pPr>
        <w:ind w:left="31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15" w:hanging="360"/>
      </w:pPr>
    </w:lvl>
    <w:lvl w:ilvl="2" w:tplc="0409001B" w:tentative="1">
      <w:start w:val="1"/>
      <w:numFmt w:val="lowerRoman"/>
      <w:lvlText w:val="%3."/>
      <w:lvlJc w:val="right"/>
      <w:pPr>
        <w:ind w:left="4635" w:hanging="180"/>
      </w:pPr>
    </w:lvl>
    <w:lvl w:ilvl="3" w:tplc="0409000F" w:tentative="1">
      <w:start w:val="1"/>
      <w:numFmt w:val="decimal"/>
      <w:lvlText w:val="%4."/>
      <w:lvlJc w:val="left"/>
      <w:pPr>
        <w:ind w:left="5355" w:hanging="360"/>
      </w:pPr>
    </w:lvl>
    <w:lvl w:ilvl="4" w:tplc="04090019" w:tentative="1">
      <w:start w:val="1"/>
      <w:numFmt w:val="lowerLetter"/>
      <w:lvlText w:val="%5."/>
      <w:lvlJc w:val="left"/>
      <w:pPr>
        <w:ind w:left="6075" w:hanging="360"/>
      </w:pPr>
    </w:lvl>
    <w:lvl w:ilvl="5" w:tplc="0409001B" w:tentative="1">
      <w:start w:val="1"/>
      <w:numFmt w:val="lowerRoman"/>
      <w:lvlText w:val="%6."/>
      <w:lvlJc w:val="right"/>
      <w:pPr>
        <w:ind w:left="6795" w:hanging="180"/>
      </w:pPr>
    </w:lvl>
    <w:lvl w:ilvl="6" w:tplc="0409000F" w:tentative="1">
      <w:start w:val="1"/>
      <w:numFmt w:val="decimal"/>
      <w:lvlText w:val="%7."/>
      <w:lvlJc w:val="left"/>
      <w:pPr>
        <w:ind w:left="7515" w:hanging="360"/>
      </w:pPr>
    </w:lvl>
    <w:lvl w:ilvl="7" w:tplc="04090019" w:tentative="1">
      <w:start w:val="1"/>
      <w:numFmt w:val="lowerLetter"/>
      <w:lvlText w:val="%8."/>
      <w:lvlJc w:val="left"/>
      <w:pPr>
        <w:ind w:left="8235" w:hanging="360"/>
      </w:pPr>
    </w:lvl>
    <w:lvl w:ilvl="8" w:tplc="0409001B" w:tentative="1">
      <w:start w:val="1"/>
      <w:numFmt w:val="lowerRoman"/>
      <w:lvlText w:val="%9."/>
      <w:lvlJc w:val="right"/>
      <w:pPr>
        <w:ind w:left="8955" w:hanging="180"/>
      </w:pPr>
    </w:lvl>
  </w:abstractNum>
  <w:abstractNum w:abstractNumId="5" w15:restartNumberingAfterBreak="0">
    <w:nsid w:val="25DA6320"/>
    <w:multiLevelType w:val="hybridMultilevel"/>
    <w:tmpl w:val="072469FC"/>
    <w:lvl w:ilvl="0" w:tplc="42AC3F62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6" w15:restartNumberingAfterBreak="0">
    <w:nsid w:val="3C776C8E"/>
    <w:multiLevelType w:val="multilevel"/>
    <w:tmpl w:val="16AE8A2A"/>
    <w:lvl w:ilvl="0">
      <w:start w:val="1"/>
      <w:numFmt w:val="decimal"/>
      <w:pStyle w:val="a"/>
      <w:lvlText w:val="%1)"/>
      <w:lvlJc w:val="left"/>
      <w:pPr>
        <w:ind w:left="1429" w:hanging="360"/>
      </w:pPr>
      <w:rPr>
        <w:rFonts w:hint="default"/>
        <w:sz w:val="24"/>
      </w:rPr>
    </w:lvl>
    <w:lvl w:ilvl="1">
      <w:start w:val="1"/>
      <w:numFmt w:val="decimal"/>
      <w:pStyle w:val="2"/>
      <w:lvlText w:val="%1.%2)"/>
      <w:lvlJc w:val="left"/>
      <w:pPr>
        <w:ind w:left="1861" w:firstLine="51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29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9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0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80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0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81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389" w:hanging="1440"/>
      </w:pPr>
      <w:rPr>
        <w:rFonts w:hint="default"/>
      </w:rPr>
    </w:lvl>
  </w:abstractNum>
  <w:abstractNum w:abstractNumId="7" w15:restartNumberingAfterBreak="0">
    <w:nsid w:val="476D5C55"/>
    <w:multiLevelType w:val="hybridMultilevel"/>
    <w:tmpl w:val="CB88BB4A"/>
    <w:lvl w:ilvl="0" w:tplc="9F14388C">
      <w:start w:val="1"/>
      <w:numFmt w:val="decimal"/>
      <w:lvlText w:val="%1."/>
      <w:lvlJc w:val="left"/>
      <w:pPr>
        <w:ind w:left="24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10" w:hanging="360"/>
      </w:pPr>
    </w:lvl>
    <w:lvl w:ilvl="2" w:tplc="0409001B" w:tentative="1">
      <w:start w:val="1"/>
      <w:numFmt w:val="lowerRoman"/>
      <w:lvlText w:val="%3."/>
      <w:lvlJc w:val="right"/>
      <w:pPr>
        <w:ind w:left="3930" w:hanging="180"/>
      </w:pPr>
    </w:lvl>
    <w:lvl w:ilvl="3" w:tplc="0409000F" w:tentative="1">
      <w:start w:val="1"/>
      <w:numFmt w:val="decimal"/>
      <w:lvlText w:val="%4."/>
      <w:lvlJc w:val="left"/>
      <w:pPr>
        <w:ind w:left="4650" w:hanging="360"/>
      </w:pPr>
    </w:lvl>
    <w:lvl w:ilvl="4" w:tplc="04090019" w:tentative="1">
      <w:start w:val="1"/>
      <w:numFmt w:val="lowerLetter"/>
      <w:lvlText w:val="%5."/>
      <w:lvlJc w:val="left"/>
      <w:pPr>
        <w:ind w:left="5370" w:hanging="360"/>
      </w:pPr>
    </w:lvl>
    <w:lvl w:ilvl="5" w:tplc="0409001B" w:tentative="1">
      <w:start w:val="1"/>
      <w:numFmt w:val="lowerRoman"/>
      <w:lvlText w:val="%6."/>
      <w:lvlJc w:val="right"/>
      <w:pPr>
        <w:ind w:left="6090" w:hanging="180"/>
      </w:pPr>
    </w:lvl>
    <w:lvl w:ilvl="6" w:tplc="0409000F" w:tentative="1">
      <w:start w:val="1"/>
      <w:numFmt w:val="decimal"/>
      <w:lvlText w:val="%7."/>
      <w:lvlJc w:val="left"/>
      <w:pPr>
        <w:ind w:left="6810" w:hanging="360"/>
      </w:pPr>
    </w:lvl>
    <w:lvl w:ilvl="7" w:tplc="04090019" w:tentative="1">
      <w:start w:val="1"/>
      <w:numFmt w:val="lowerLetter"/>
      <w:lvlText w:val="%8."/>
      <w:lvlJc w:val="left"/>
      <w:pPr>
        <w:ind w:left="7530" w:hanging="360"/>
      </w:pPr>
    </w:lvl>
    <w:lvl w:ilvl="8" w:tplc="0409001B" w:tentative="1">
      <w:start w:val="1"/>
      <w:numFmt w:val="lowerRoman"/>
      <w:lvlText w:val="%9."/>
      <w:lvlJc w:val="right"/>
      <w:pPr>
        <w:ind w:left="8250" w:hanging="180"/>
      </w:pPr>
    </w:lvl>
  </w:abstractNum>
  <w:abstractNum w:abstractNumId="8" w15:restartNumberingAfterBreak="0">
    <w:nsid w:val="48A63DCD"/>
    <w:multiLevelType w:val="multilevel"/>
    <w:tmpl w:val="6B4EF3E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pStyle w:val="20"/>
      <w:isLgl/>
      <w:lvlText w:val="%1.%2."/>
      <w:lvlJc w:val="left"/>
      <w:pPr>
        <w:ind w:left="1069" w:hanging="360"/>
      </w:pPr>
      <w:rPr>
        <w:rFonts w:hint="default"/>
        <w:b/>
        <w:color w:val="auto"/>
      </w:rPr>
    </w:lvl>
    <w:lvl w:ilvl="2">
      <w:start w:val="1"/>
      <w:numFmt w:val="decimal"/>
      <w:pStyle w:val="3"/>
      <w:isLgl/>
      <w:lvlText w:val="%1.%2.%3.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2138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9" w15:restartNumberingAfterBreak="0">
    <w:nsid w:val="4F693B3F"/>
    <w:multiLevelType w:val="hybridMultilevel"/>
    <w:tmpl w:val="28A467AC"/>
    <w:lvl w:ilvl="0" w:tplc="A5DEB18E">
      <w:start w:val="1"/>
      <w:numFmt w:val="decimal"/>
      <w:lvlText w:val="%1."/>
      <w:lvlJc w:val="left"/>
      <w:pPr>
        <w:ind w:left="720" w:hanging="360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451C2F"/>
    <w:multiLevelType w:val="hybridMultilevel"/>
    <w:tmpl w:val="7C648CC8"/>
    <w:lvl w:ilvl="0" w:tplc="906CEF86">
      <w:start w:val="1"/>
      <w:numFmt w:val="decimal"/>
      <w:lvlText w:val="%1."/>
      <w:lvlJc w:val="left"/>
      <w:pPr>
        <w:ind w:left="31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15" w:hanging="360"/>
      </w:pPr>
    </w:lvl>
    <w:lvl w:ilvl="2" w:tplc="0409001B" w:tentative="1">
      <w:start w:val="1"/>
      <w:numFmt w:val="lowerRoman"/>
      <w:lvlText w:val="%3."/>
      <w:lvlJc w:val="right"/>
      <w:pPr>
        <w:ind w:left="4635" w:hanging="180"/>
      </w:pPr>
    </w:lvl>
    <w:lvl w:ilvl="3" w:tplc="0409000F" w:tentative="1">
      <w:start w:val="1"/>
      <w:numFmt w:val="decimal"/>
      <w:lvlText w:val="%4."/>
      <w:lvlJc w:val="left"/>
      <w:pPr>
        <w:ind w:left="5355" w:hanging="360"/>
      </w:pPr>
    </w:lvl>
    <w:lvl w:ilvl="4" w:tplc="04090019" w:tentative="1">
      <w:start w:val="1"/>
      <w:numFmt w:val="lowerLetter"/>
      <w:lvlText w:val="%5."/>
      <w:lvlJc w:val="left"/>
      <w:pPr>
        <w:ind w:left="6075" w:hanging="360"/>
      </w:pPr>
    </w:lvl>
    <w:lvl w:ilvl="5" w:tplc="0409001B" w:tentative="1">
      <w:start w:val="1"/>
      <w:numFmt w:val="lowerRoman"/>
      <w:lvlText w:val="%6."/>
      <w:lvlJc w:val="right"/>
      <w:pPr>
        <w:ind w:left="6795" w:hanging="180"/>
      </w:pPr>
    </w:lvl>
    <w:lvl w:ilvl="6" w:tplc="0409000F" w:tentative="1">
      <w:start w:val="1"/>
      <w:numFmt w:val="decimal"/>
      <w:lvlText w:val="%7."/>
      <w:lvlJc w:val="left"/>
      <w:pPr>
        <w:ind w:left="7515" w:hanging="360"/>
      </w:pPr>
    </w:lvl>
    <w:lvl w:ilvl="7" w:tplc="04090019" w:tentative="1">
      <w:start w:val="1"/>
      <w:numFmt w:val="lowerLetter"/>
      <w:lvlText w:val="%8."/>
      <w:lvlJc w:val="left"/>
      <w:pPr>
        <w:ind w:left="8235" w:hanging="360"/>
      </w:pPr>
    </w:lvl>
    <w:lvl w:ilvl="8" w:tplc="0409001B" w:tentative="1">
      <w:start w:val="1"/>
      <w:numFmt w:val="lowerRoman"/>
      <w:lvlText w:val="%9."/>
      <w:lvlJc w:val="right"/>
      <w:pPr>
        <w:ind w:left="8955" w:hanging="180"/>
      </w:pPr>
    </w:lvl>
  </w:abstractNum>
  <w:abstractNum w:abstractNumId="11" w15:restartNumberingAfterBreak="0">
    <w:nsid w:val="5A175B26"/>
    <w:multiLevelType w:val="hybridMultilevel"/>
    <w:tmpl w:val="10EEEBAE"/>
    <w:lvl w:ilvl="0" w:tplc="F0A0D104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2" w15:restartNumberingAfterBreak="0">
    <w:nsid w:val="5CB95F32"/>
    <w:multiLevelType w:val="multilevel"/>
    <w:tmpl w:val="1E26F956"/>
    <w:lvl w:ilvl="0">
      <w:start w:val="1"/>
      <w:numFmt w:val="decimal"/>
      <w:pStyle w:val="10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1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pStyle w:val="30"/>
      <w:isLgl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pStyle w:val="5"/>
      <w:isLgl/>
      <w:lvlText w:val="%1.%2.%3.%4."/>
      <w:lvlJc w:val="left"/>
      <w:pPr>
        <w:ind w:left="2160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3" w15:restartNumberingAfterBreak="0">
    <w:nsid w:val="5DEF6467"/>
    <w:multiLevelType w:val="hybridMultilevel"/>
    <w:tmpl w:val="041C1EB4"/>
    <w:lvl w:ilvl="0" w:tplc="BBCAC90A">
      <w:start w:val="1"/>
      <w:numFmt w:val="decimal"/>
      <w:lvlText w:val="%1."/>
      <w:lvlJc w:val="left"/>
      <w:pPr>
        <w:ind w:left="319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19" w:hanging="360"/>
      </w:pPr>
    </w:lvl>
    <w:lvl w:ilvl="2" w:tplc="0409001B" w:tentative="1">
      <w:start w:val="1"/>
      <w:numFmt w:val="lowerRoman"/>
      <w:lvlText w:val="%3."/>
      <w:lvlJc w:val="right"/>
      <w:pPr>
        <w:ind w:left="4639" w:hanging="180"/>
      </w:pPr>
    </w:lvl>
    <w:lvl w:ilvl="3" w:tplc="0409000F" w:tentative="1">
      <w:start w:val="1"/>
      <w:numFmt w:val="decimal"/>
      <w:lvlText w:val="%4."/>
      <w:lvlJc w:val="left"/>
      <w:pPr>
        <w:ind w:left="5359" w:hanging="360"/>
      </w:pPr>
    </w:lvl>
    <w:lvl w:ilvl="4" w:tplc="04090019" w:tentative="1">
      <w:start w:val="1"/>
      <w:numFmt w:val="lowerLetter"/>
      <w:lvlText w:val="%5."/>
      <w:lvlJc w:val="left"/>
      <w:pPr>
        <w:ind w:left="6079" w:hanging="360"/>
      </w:pPr>
    </w:lvl>
    <w:lvl w:ilvl="5" w:tplc="0409001B" w:tentative="1">
      <w:start w:val="1"/>
      <w:numFmt w:val="lowerRoman"/>
      <w:lvlText w:val="%6."/>
      <w:lvlJc w:val="right"/>
      <w:pPr>
        <w:ind w:left="6799" w:hanging="180"/>
      </w:pPr>
    </w:lvl>
    <w:lvl w:ilvl="6" w:tplc="0409000F" w:tentative="1">
      <w:start w:val="1"/>
      <w:numFmt w:val="decimal"/>
      <w:lvlText w:val="%7."/>
      <w:lvlJc w:val="left"/>
      <w:pPr>
        <w:ind w:left="7519" w:hanging="360"/>
      </w:pPr>
    </w:lvl>
    <w:lvl w:ilvl="7" w:tplc="04090019" w:tentative="1">
      <w:start w:val="1"/>
      <w:numFmt w:val="lowerLetter"/>
      <w:lvlText w:val="%8."/>
      <w:lvlJc w:val="left"/>
      <w:pPr>
        <w:ind w:left="8239" w:hanging="360"/>
      </w:pPr>
    </w:lvl>
    <w:lvl w:ilvl="8" w:tplc="0409001B" w:tentative="1">
      <w:start w:val="1"/>
      <w:numFmt w:val="lowerRoman"/>
      <w:lvlText w:val="%9."/>
      <w:lvlJc w:val="right"/>
      <w:pPr>
        <w:ind w:left="8959" w:hanging="180"/>
      </w:pPr>
    </w:lvl>
  </w:abstractNum>
  <w:abstractNum w:abstractNumId="14" w15:restartNumberingAfterBreak="0">
    <w:nsid w:val="5FFD2E69"/>
    <w:multiLevelType w:val="hybridMultilevel"/>
    <w:tmpl w:val="380A3BAE"/>
    <w:lvl w:ilvl="0" w:tplc="E760CBD2">
      <w:start w:val="1"/>
      <w:numFmt w:val="decimal"/>
      <w:pStyle w:val="11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2"/>
  </w:num>
  <w:num w:numId="3">
    <w:abstractNumId w:val="1"/>
  </w:num>
  <w:num w:numId="4">
    <w:abstractNumId w:val="0"/>
  </w:num>
  <w:num w:numId="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6"/>
  </w:num>
  <w:num w:numId="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4"/>
  </w:num>
  <w:num w:numId="10">
    <w:abstractNumId w:val="1"/>
    <w:lvlOverride w:ilvl="0">
      <w:startOverride w:val="1"/>
    </w:lvlOverride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"/>
    <w:lvlOverride w:ilvl="0">
      <w:startOverride w:val="1"/>
    </w:lvlOverride>
  </w:num>
  <w:num w:numId="15">
    <w:abstractNumId w:val="1"/>
    <w:lvlOverride w:ilvl="0">
      <w:startOverride w:val="1"/>
    </w:lvlOverride>
  </w:num>
  <w:num w:numId="16">
    <w:abstractNumId w:val="1"/>
    <w:lvlOverride w:ilvl="0">
      <w:startOverride w:val="1"/>
    </w:lvlOverride>
  </w:num>
  <w:num w:numId="17">
    <w:abstractNumId w:val="1"/>
    <w:lvlOverride w:ilvl="0">
      <w:startOverride w:val="1"/>
    </w:lvlOverride>
  </w:num>
  <w:num w:numId="18">
    <w:abstractNumId w:val="1"/>
  </w:num>
  <w:num w:numId="19">
    <w:abstractNumId w:val="1"/>
    <w:lvlOverride w:ilvl="0">
      <w:startOverride w:val="1"/>
    </w:lvlOverride>
  </w:num>
  <w:num w:numId="20">
    <w:abstractNumId w:val="1"/>
    <w:lvlOverride w:ilvl="0">
      <w:startOverride w:val="1"/>
    </w:lvlOverride>
  </w:num>
  <w:num w:numId="21">
    <w:abstractNumId w:val="1"/>
    <w:lvlOverride w:ilvl="0">
      <w:startOverride w:val="1"/>
    </w:lvlOverride>
  </w:num>
  <w:num w:numId="22">
    <w:abstractNumId w:val="1"/>
    <w:lvlOverride w:ilvl="0">
      <w:startOverride w:val="1"/>
    </w:lvlOverride>
  </w:num>
  <w:num w:numId="2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9"/>
  </w:num>
  <w:num w:numId="25">
    <w:abstractNumId w:val="8"/>
  </w:num>
  <w:num w:numId="26">
    <w:abstractNumId w:val="1"/>
    <w:lvlOverride w:ilvl="0">
      <w:startOverride w:val="1"/>
    </w:lvlOverride>
  </w:num>
  <w:num w:numId="27">
    <w:abstractNumId w:val="11"/>
  </w:num>
  <w:num w:numId="28">
    <w:abstractNumId w:val="4"/>
  </w:num>
  <w:num w:numId="29">
    <w:abstractNumId w:val="10"/>
  </w:num>
  <w:num w:numId="30">
    <w:abstractNumId w:val="13"/>
  </w:num>
  <w:num w:numId="31">
    <w:abstractNumId w:val="7"/>
  </w:num>
  <w:num w:numId="32">
    <w:abstractNumId w:val="5"/>
  </w:num>
  <w:num w:numId="3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"/>
    <w:lvlOverride w:ilvl="0">
      <w:startOverride w:val="1"/>
    </w:lvlOverride>
  </w:num>
  <w:num w:numId="3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"/>
    <w:lvlOverride w:ilvl="0">
      <w:startOverride w:val="1"/>
    </w:lvlOverride>
  </w:num>
  <w:num w:numId="3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Горденко Мария Константиновна">
    <w15:presenceInfo w15:providerId="AD" w15:userId="S::mgordenko@hse.ru::5d93e3fc-1800-400b-a749-00adb2d12005"/>
  </w15:person>
  <w15:person w15:author="Andrew Romanyuk">
    <w15:presenceInfo w15:providerId="Windows Live" w15:userId="539325725f512cc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526"/>
    <w:rsid w:val="000000E4"/>
    <w:rsid w:val="00001427"/>
    <w:rsid w:val="00020DD6"/>
    <w:rsid w:val="00021606"/>
    <w:rsid w:val="000324D5"/>
    <w:rsid w:val="00033078"/>
    <w:rsid w:val="0003694F"/>
    <w:rsid w:val="000440E9"/>
    <w:rsid w:val="00053B12"/>
    <w:rsid w:val="00054226"/>
    <w:rsid w:val="00054496"/>
    <w:rsid w:val="0006591D"/>
    <w:rsid w:val="00072F86"/>
    <w:rsid w:val="00073062"/>
    <w:rsid w:val="00074049"/>
    <w:rsid w:val="000842C3"/>
    <w:rsid w:val="00094E2F"/>
    <w:rsid w:val="000A10B0"/>
    <w:rsid w:val="000A5FF3"/>
    <w:rsid w:val="000A661B"/>
    <w:rsid w:val="000A6F87"/>
    <w:rsid w:val="000B6111"/>
    <w:rsid w:val="000B7825"/>
    <w:rsid w:val="000C1368"/>
    <w:rsid w:val="000C1D89"/>
    <w:rsid w:val="000C5BD9"/>
    <w:rsid w:val="000D0FDB"/>
    <w:rsid w:val="000D4428"/>
    <w:rsid w:val="000E695E"/>
    <w:rsid w:val="000F0F95"/>
    <w:rsid w:val="00107231"/>
    <w:rsid w:val="001154D5"/>
    <w:rsid w:val="00116351"/>
    <w:rsid w:val="0012260C"/>
    <w:rsid w:val="00131097"/>
    <w:rsid w:val="00132A15"/>
    <w:rsid w:val="00135593"/>
    <w:rsid w:val="001370A7"/>
    <w:rsid w:val="0015309A"/>
    <w:rsid w:val="00154A98"/>
    <w:rsid w:val="001622F1"/>
    <w:rsid w:val="0016334D"/>
    <w:rsid w:val="00163CE6"/>
    <w:rsid w:val="00175001"/>
    <w:rsid w:val="001856AF"/>
    <w:rsid w:val="001870E5"/>
    <w:rsid w:val="001917DA"/>
    <w:rsid w:val="00191AAF"/>
    <w:rsid w:val="00193E67"/>
    <w:rsid w:val="00196B7F"/>
    <w:rsid w:val="001A50A5"/>
    <w:rsid w:val="001A59E8"/>
    <w:rsid w:val="001B108E"/>
    <w:rsid w:val="001B3171"/>
    <w:rsid w:val="001B6893"/>
    <w:rsid w:val="001C3F8E"/>
    <w:rsid w:val="001C5557"/>
    <w:rsid w:val="001C6AE4"/>
    <w:rsid w:val="001D24E2"/>
    <w:rsid w:val="001D57DF"/>
    <w:rsid w:val="001D5ABC"/>
    <w:rsid w:val="001D7246"/>
    <w:rsid w:val="001E3455"/>
    <w:rsid w:val="001E568E"/>
    <w:rsid w:val="001E5E16"/>
    <w:rsid w:val="0020071A"/>
    <w:rsid w:val="00202923"/>
    <w:rsid w:val="00204FCE"/>
    <w:rsid w:val="0021117E"/>
    <w:rsid w:val="0022015B"/>
    <w:rsid w:val="00225FC7"/>
    <w:rsid w:val="0022670E"/>
    <w:rsid w:val="00242432"/>
    <w:rsid w:val="00254FFF"/>
    <w:rsid w:val="002559E1"/>
    <w:rsid w:val="002606D8"/>
    <w:rsid w:val="00261D58"/>
    <w:rsid w:val="00262479"/>
    <w:rsid w:val="00274A37"/>
    <w:rsid w:val="002846EA"/>
    <w:rsid w:val="002860E3"/>
    <w:rsid w:val="002873B0"/>
    <w:rsid w:val="00297DE2"/>
    <w:rsid w:val="002A06DB"/>
    <w:rsid w:val="002A1A8C"/>
    <w:rsid w:val="002A2E45"/>
    <w:rsid w:val="002A4C01"/>
    <w:rsid w:val="002C10F0"/>
    <w:rsid w:val="002C31DB"/>
    <w:rsid w:val="002D1272"/>
    <w:rsid w:val="002D7A97"/>
    <w:rsid w:val="002E43CC"/>
    <w:rsid w:val="002F148C"/>
    <w:rsid w:val="002F5C70"/>
    <w:rsid w:val="002F71B1"/>
    <w:rsid w:val="003024F9"/>
    <w:rsid w:val="00303353"/>
    <w:rsid w:val="0030384D"/>
    <w:rsid w:val="0031360F"/>
    <w:rsid w:val="00314AA7"/>
    <w:rsid w:val="00321F13"/>
    <w:rsid w:val="00332A47"/>
    <w:rsid w:val="003351D1"/>
    <w:rsid w:val="00346BC8"/>
    <w:rsid w:val="0036149B"/>
    <w:rsid w:val="00362053"/>
    <w:rsid w:val="00363A51"/>
    <w:rsid w:val="0036738E"/>
    <w:rsid w:val="00367CB4"/>
    <w:rsid w:val="00381B09"/>
    <w:rsid w:val="003850D3"/>
    <w:rsid w:val="003872B1"/>
    <w:rsid w:val="00393FA7"/>
    <w:rsid w:val="003B35A4"/>
    <w:rsid w:val="003B4C91"/>
    <w:rsid w:val="003B5D7E"/>
    <w:rsid w:val="003C086F"/>
    <w:rsid w:val="003D0323"/>
    <w:rsid w:val="003D0C21"/>
    <w:rsid w:val="003D104D"/>
    <w:rsid w:val="003D63D5"/>
    <w:rsid w:val="003E2D03"/>
    <w:rsid w:val="003E7685"/>
    <w:rsid w:val="003E7CF5"/>
    <w:rsid w:val="003F1ED3"/>
    <w:rsid w:val="003F5AD4"/>
    <w:rsid w:val="003F6C92"/>
    <w:rsid w:val="00401A37"/>
    <w:rsid w:val="00411990"/>
    <w:rsid w:val="00414923"/>
    <w:rsid w:val="00415FFB"/>
    <w:rsid w:val="004201B1"/>
    <w:rsid w:val="00420D36"/>
    <w:rsid w:val="00423949"/>
    <w:rsid w:val="0042643E"/>
    <w:rsid w:val="00433C7F"/>
    <w:rsid w:val="00436C5C"/>
    <w:rsid w:val="00437E55"/>
    <w:rsid w:val="00441090"/>
    <w:rsid w:val="0044217B"/>
    <w:rsid w:val="004441B9"/>
    <w:rsid w:val="0044666B"/>
    <w:rsid w:val="00447634"/>
    <w:rsid w:val="00451DDA"/>
    <w:rsid w:val="00461E58"/>
    <w:rsid w:val="00467068"/>
    <w:rsid w:val="004700B0"/>
    <w:rsid w:val="0047127F"/>
    <w:rsid w:val="004718B8"/>
    <w:rsid w:val="00472A9B"/>
    <w:rsid w:val="00477D4F"/>
    <w:rsid w:val="0048368B"/>
    <w:rsid w:val="00484A23"/>
    <w:rsid w:val="0048599C"/>
    <w:rsid w:val="00487EBA"/>
    <w:rsid w:val="00490341"/>
    <w:rsid w:val="00493A0A"/>
    <w:rsid w:val="00493B05"/>
    <w:rsid w:val="004945B7"/>
    <w:rsid w:val="00496FA0"/>
    <w:rsid w:val="004A2E63"/>
    <w:rsid w:val="004A4752"/>
    <w:rsid w:val="004B5492"/>
    <w:rsid w:val="004B7DB8"/>
    <w:rsid w:val="004C0DEC"/>
    <w:rsid w:val="004C1B79"/>
    <w:rsid w:val="004D487A"/>
    <w:rsid w:val="004D7974"/>
    <w:rsid w:val="004E0D74"/>
    <w:rsid w:val="004E236B"/>
    <w:rsid w:val="004E5CBE"/>
    <w:rsid w:val="004F0090"/>
    <w:rsid w:val="004F0961"/>
    <w:rsid w:val="004F4F29"/>
    <w:rsid w:val="004F56B7"/>
    <w:rsid w:val="004F795A"/>
    <w:rsid w:val="0051323A"/>
    <w:rsid w:val="00515E18"/>
    <w:rsid w:val="00522274"/>
    <w:rsid w:val="00523A17"/>
    <w:rsid w:val="00544DC6"/>
    <w:rsid w:val="0055632F"/>
    <w:rsid w:val="00556B74"/>
    <w:rsid w:val="00557848"/>
    <w:rsid w:val="00562EB5"/>
    <w:rsid w:val="00564742"/>
    <w:rsid w:val="005721A1"/>
    <w:rsid w:val="00574AC1"/>
    <w:rsid w:val="00576A88"/>
    <w:rsid w:val="00583C97"/>
    <w:rsid w:val="00593E54"/>
    <w:rsid w:val="0059740B"/>
    <w:rsid w:val="005A0286"/>
    <w:rsid w:val="005A0F47"/>
    <w:rsid w:val="005A20E5"/>
    <w:rsid w:val="005A487B"/>
    <w:rsid w:val="005A745A"/>
    <w:rsid w:val="005C016E"/>
    <w:rsid w:val="005C7E4F"/>
    <w:rsid w:val="005D0817"/>
    <w:rsid w:val="005D5CD0"/>
    <w:rsid w:val="005D7D42"/>
    <w:rsid w:val="005E5F95"/>
    <w:rsid w:val="005E77B0"/>
    <w:rsid w:val="005E7B54"/>
    <w:rsid w:val="005F07C6"/>
    <w:rsid w:val="005F0815"/>
    <w:rsid w:val="005F3F97"/>
    <w:rsid w:val="005F7960"/>
    <w:rsid w:val="005F7FF7"/>
    <w:rsid w:val="006011C3"/>
    <w:rsid w:val="00603D5A"/>
    <w:rsid w:val="00614879"/>
    <w:rsid w:val="0062358B"/>
    <w:rsid w:val="00626C1B"/>
    <w:rsid w:val="00627632"/>
    <w:rsid w:val="00632DEB"/>
    <w:rsid w:val="00632E3D"/>
    <w:rsid w:val="00635656"/>
    <w:rsid w:val="00635A93"/>
    <w:rsid w:val="0063645E"/>
    <w:rsid w:val="0063655D"/>
    <w:rsid w:val="00651601"/>
    <w:rsid w:val="006526FA"/>
    <w:rsid w:val="00656512"/>
    <w:rsid w:val="00657ED8"/>
    <w:rsid w:val="00657FF3"/>
    <w:rsid w:val="006651B6"/>
    <w:rsid w:val="00667F75"/>
    <w:rsid w:val="00674E5C"/>
    <w:rsid w:val="00681ECB"/>
    <w:rsid w:val="00685F92"/>
    <w:rsid w:val="006B0205"/>
    <w:rsid w:val="006B4694"/>
    <w:rsid w:val="006C005A"/>
    <w:rsid w:val="006C213B"/>
    <w:rsid w:val="006C255B"/>
    <w:rsid w:val="006C545E"/>
    <w:rsid w:val="006C5D26"/>
    <w:rsid w:val="006D02DC"/>
    <w:rsid w:val="006D1E0A"/>
    <w:rsid w:val="006D2ECA"/>
    <w:rsid w:val="006E07CF"/>
    <w:rsid w:val="006E1522"/>
    <w:rsid w:val="006E20B0"/>
    <w:rsid w:val="006E3526"/>
    <w:rsid w:val="006E38E0"/>
    <w:rsid w:val="006E503C"/>
    <w:rsid w:val="006E6092"/>
    <w:rsid w:val="006F1565"/>
    <w:rsid w:val="006F41FA"/>
    <w:rsid w:val="00701BD8"/>
    <w:rsid w:val="00702A59"/>
    <w:rsid w:val="00703208"/>
    <w:rsid w:val="0070372C"/>
    <w:rsid w:val="00706CB0"/>
    <w:rsid w:val="007119FA"/>
    <w:rsid w:val="00711B32"/>
    <w:rsid w:val="00713047"/>
    <w:rsid w:val="00715A6E"/>
    <w:rsid w:val="007247B7"/>
    <w:rsid w:val="00733AB9"/>
    <w:rsid w:val="00734CD9"/>
    <w:rsid w:val="007453C8"/>
    <w:rsid w:val="00747CB5"/>
    <w:rsid w:val="00757E8A"/>
    <w:rsid w:val="00762710"/>
    <w:rsid w:val="007671B2"/>
    <w:rsid w:val="00770442"/>
    <w:rsid w:val="00772257"/>
    <w:rsid w:val="00777F59"/>
    <w:rsid w:val="00787878"/>
    <w:rsid w:val="0079033C"/>
    <w:rsid w:val="00794C00"/>
    <w:rsid w:val="007A009C"/>
    <w:rsid w:val="007B0091"/>
    <w:rsid w:val="007B0831"/>
    <w:rsid w:val="007B3D2E"/>
    <w:rsid w:val="007B542B"/>
    <w:rsid w:val="007B5681"/>
    <w:rsid w:val="007B614C"/>
    <w:rsid w:val="007B70C8"/>
    <w:rsid w:val="007C09BB"/>
    <w:rsid w:val="007D041A"/>
    <w:rsid w:val="007D0C9A"/>
    <w:rsid w:val="007D13C9"/>
    <w:rsid w:val="007D2E45"/>
    <w:rsid w:val="007D365B"/>
    <w:rsid w:val="007D4887"/>
    <w:rsid w:val="007D53CD"/>
    <w:rsid w:val="007D6B68"/>
    <w:rsid w:val="007E0B7C"/>
    <w:rsid w:val="007E12C9"/>
    <w:rsid w:val="007F09BB"/>
    <w:rsid w:val="007F5112"/>
    <w:rsid w:val="007F6262"/>
    <w:rsid w:val="008018B4"/>
    <w:rsid w:val="008168B1"/>
    <w:rsid w:val="00821E47"/>
    <w:rsid w:val="00821F1E"/>
    <w:rsid w:val="008317B8"/>
    <w:rsid w:val="00831D0E"/>
    <w:rsid w:val="00832524"/>
    <w:rsid w:val="0084702A"/>
    <w:rsid w:val="00860A20"/>
    <w:rsid w:val="00863235"/>
    <w:rsid w:val="00864A98"/>
    <w:rsid w:val="008668F0"/>
    <w:rsid w:val="00867C67"/>
    <w:rsid w:val="008752FC"/>
    <w:rsid w:val="00876236"/>
    <w:rsid w:val="00882057"/>
    <w:rsid w:val="00893380"/>
    <w:rsid w:val="008A5B6B"/>
    <w:rsid w:val="008A68BA"/>
    <w:rsid w:val="008B4EAA"/>
    <w:rsid w:val="008D26A1"/>
    <w:rsid w:val="008D2E26"/>
    <w:rsid w:val="008D489F"/>
    <w:rsid w:val="008E1774"/>
    <w:rsid w:val="008E7C1B"/>
    <w:rsid w:val="008F59F2"/>
    <w:rsid w:val="009032FD"/>
    <w:rsid w:val="00905CAF"/>
    <w:rsid w:val="00906D87"/>
    <w:rsid w:val="0091445B"/>
    <w:rsid w:val="0091643B"/>
    <w:rsid w:val="00924D6D"/>
    <w:rsid w:val="00926672"/>
    <w:rsid w:val="00931226"/>
    <w:rsid w:val="009319FA"/>
    <w:rsid w:val="009321E7"/>
    <w:rsid w:val="00935956"/>
    <w:rsid w:val="009443D3"/>
    <w:rsid w:val="00945565"/>
    <w:rsid w:val="00946E1F"/>
    <w:rsid w:val="0095544D"/>
    <w:rsid w:val="00957CF4"/>
    <w:rsid w:val="00963433"/>
    <w:rsid w:val="0096714C"/>
    <w:rsid w:val="00976FB6"/>
    <w:rsid w:val="0098020B"/>
    <w:rsid w:val="00982CDB"/>
    <w:rsid w:val="00987523"/>
    <w:rsid w:val="00994892"/>
    <w:rsid w:val="009A22E2"/>
    <w:rsid w:val="009A7920"/>
    <w:rsid w:val="009B6431"/>
    <w:rsid w:val="009C11EF"/>
    <w:rsid w:val="009C152C"/>
    <w:rsid w:val="009C2010"/>
    <w:rsid w:val="009C6159"/>
    <w:rsid w:val="009D06B6"/>
    <w:rsid w:val="009E643B"/>
    <w:rsid w:val="009E6D8D"/>
    <w:rsid w:val="009E704A"/>
    <w:rsid w:val="009E714E"/>
    <w:rsid w:val="009F1063"/>
    <w:rsid w:val="009F4C95"/>
    <w:rsid w:val="00A00A15"/>
    <w:rsid w:val="00A011B3"/>
    <w:rsid w:val="00A0315A"/>
    <w:rsid w:val="00A03689"/>
    <w:rsid w:val="00A054C8"/>
    <w:rsid w:val="00A05C72"/>
    <w:rsid w:val="00A11358"/>
    <w:rsid w:val="00A12192"/>
    <w:rsid w:val="00A14146"/>
    <w:rsid w:val="00A17B60"/>
    <w:rsid w:val="00A30A16"/>
    <w:rsid w:val="00A3366D"/>
    <w:rsid w:val="00A337DF"/>
    <w:rsid w:val="00A33A9F"/>
    <w:rsid w:val="00A4066C"/>
    <w:rsid w:val="00A552AB"/>
    <w:rsid w:val="00A621BC"/>
    <w:rsid w:val="00A72D24"/>
    <w:rsid w:val="00A80467"/>
    <w:rsid w:val="00A846E5"/>
    <w:rsid w:val="00A85B3B"/>
    <w:rsid w:val="00A94C49"/>
    <w:rsid w:val="00A96D83"/>
    <w:rsid w:val="00AA03D1"/>
    <w:rsid w:val="00AB1F23"/>
    <w:rsid w:val="00AD0710"/>
    <w:rsid w:val="00AD3116"/>
    <w:rsid w:val="00AE130D"/>
    <w:rsid w:val="00AE4C78"/>
    <w:rsid w:val="00AF0C32"/>
    <w:rsid w:val="00AF45FE"/>
    <w:rsid w:val="00AF57BD"/>
    <w:rsid w:val="00AF6A1F"/>
    <w:rsid w:val="00B01067"/>
    <w:rsid w:val="00B049F2"/>
    <w:rsid w:val="00B059AC"/>
    <w:rsid w:val="00B07233"/>
    <w:rsid w:val="00B12A81"/>
    <w:rsid w:val="00B15916"/>
    <w:rsid w:val="00B30376"/>
    <w:rsid w:val="00B30629"/>
    <w:rsid w:val="00B31863"/>
    <w:rsid w:val="00B3571D"/>
    <w:rsid w:val="00B3580F"/>
    <w:rsid w:val="00B36665"/>
    <w:rsid w:val="00B42D71"/>
    <w:rsid w:val="00B44CA4"/>
    <w:rsid w:val="00B60A44"/>
    <w:rsid w:val="00B60D82"/>
    <w:rsid w:val="00B62434"/>
    <w:rsid w:val="00B65325"/>
    <w:rsid w:val="00B941E0"/>
    <w:rsid w:val="00B95E03"/>
    <w:rsid w:val="00BA4548"/>
    <w:rsid w:val="00BA454E"/>
    <w:rsid w:val="00BB19B4"/>
    <w:rsid w:val="00BB51AB"/>
    <w:rsid w:val="00BB6827"/>
    <w:rsid w:val="00BC31AF"/>
    <w:rsid w:val="00BC6D07"/>
    <w:rsid w:val="00BD139B"/>
    <w:rsid w:val="00BD20E2"/>
    <w:rsid w:val="00BD59D5"/>
    <w:rsid w:val="00BE46CB"/>
    <w:rsid w:val="00BE48A1"/>
    <w:rsid w:val="00BF2946"/>
    <w:rsid w:val="00BF367B"/>
    <w:rsid w:val="00BF5CD0"/>
    <w:rsid w:val="00C009B6"/>
    <w:rsid w:val="00C05254"/>
    <w:rsid w:val="00C24471"/>
    <w:rsid w:val="00C32C2F"/>
    <w:rsid w:val="00C36D01"/>
    <w:rsid w:val="00C400CA"/>
    <w:rsid w:val="00C4182F"/>
    <w:rsid w:val="00C463CF"/>
    <w:rsid w:val="00C46BDA"/>
    <w:rsid w:val="00C5694C"/>
    <w:rsid w:val="00C57031"/>
    <w:rsid w:val="00C61954"/>
    <w:rsid w:val="00C720A5"/>
    <w:rsid w:val="00C7416F"/>
    <w:rsid w:val="00C82B84"/>
    <w:rsid w:val="00C87E9B"/>
    <w:rsid w:val="00C929F1"/>
    <w:rsid w:val="00C92AD0"/>
    <w:rsid w:val="00C93570"/>
    <w:rsid w:val="00CA5BAB"/>
    <w:rsid w:val="00CB4C43"/>
    <w:rsid w:val="00CB77A5"/>
    <w:rsid w:val="00CC03B3"/>
    <w:rsid w:val="00CC4468"/>
    <w:rsid w:val="00CC7EB4"/>
    <w:rsid w:val="00CD6211"/>
    <w:rsid w:val="00CE097D"/>
    <w:rsid w:val="00CE3F7D"/>
    <w:rsid w:val="00CE58A6"/>
    <w:rsid w:val="00CE73C9"/>
    <w:rsid w:val="00CF0167"/>
    <w:rsid w:val="00CF4B66"/>
    <w:rsid w:val="00D00302"/>
    <w:rsid w:val="00D04395"/>
    <w:rsid w:val="00D1611E"/>
    <w:rsid w:val="00D20F27"/>
    <w:rsid w:val="00D2462F"/>
    <w:rsid w:val="00D24E14"/>
    <w:rsid w:val="00D41B72"/>
    <w:rsid w:val="00D500A5"/>
    <w:rsid w:val="00D5368F"/>
    <w:rsid w:val="00D56A56"/>
    <w:rsid w:val="00D57F9A"/>
    <w:rsid w:val="00D606C4"/>
    <w:rsid w:val="00D64BD8"/>
    <w:rsid w:val="00D71264"/>
    <w:rsid w:val="00D71CA1"/>
    <w:rsid w:val="00D756A8"/>
    <w:rsid w:val="00D77814"/>
    <w:rsid w:val="00D85512"/>
    <w:rsid w:val="00D8781D"/>
    <w:rsid w:val="00D95724"/>
    <w:rsid w:val="00DB16A7"/>
    <w:rsid w:val="00DB499B"/>
    <w:rsid w:val="00DB5D0E"/>
    <w:rsid w:val="00DB608B"/>
    <w:rsid w:val="00DD41D6"/>
    <w:rsid w:val="00DD7479"/>
    <w:rsid w:val="00DE3AEE"/>
    <w:rsid w:val="00DE483B"/>
    <w:rsid w:val="00DE7F68"/>
    <w:rsid w:val="00DF7B1E"/>
    <w:rsid w:val="00E01CE5"/>
    <w:rsid w:val="00E1762B"/>
    <w:rsid w:val="00E270E4"/>
    <w:rsid w:val="00E3616A"/>
    <w:rsid w:val="00E45356"/>
    <w:rsid w:val="00E45779"/>
    <w:rsid w:val="00E501F2"/>
    <w:rsid w:val="00E50E15"/>
    <w:rsid w:val="00E55FBC"/>
    <w:rsid w:val="00E572C5"/>
    <w:rsid w:val="00E57F8C"/>
    <w:rsid w:val="00E60DF3"/>
    <w:rsid w:val="00E66BAB"/>
    <w:rsid w:val="00E67BC6"/>
    <w:rsid w:val="00E714DD"/>
    <w:rsid w:val="00E73C93"/>
    <w:rsid w:val="00E809AC"/>
    <w:rsid w:val="00E84707"/>
    <w:rsid w:val="00E90F84"/>
    <w:rsid w:val="00EA47FC"/>
    <w:rsid w:val="00EA5C4C"/>
    <w:rsid w:val="00EA6629"/>
    <w:rsid w:val="00EA6E8D"/>
    <w:rsid w:val="00EB1727"/>
    <w:rsid w:val="00EB33FA"/>
    <w:rsid w:val="00EB5DB2"/>
    <w:rsid w:val="00EB62FD"/>
    <w:rsid w:val="00EC2F03"/>
    <w:rsid w:val="00EC39E5"/>
    <w:rsid w:val="00EC79D2"/>
    <w:rsid w:val="00ED0776"/>
    <w:rsid w:val="00ED446D"/>
    <w:rsid w:val="00EF3586"/>
    <w:rsid w:val="00EF5A3A"/>
    <w:rsid w:val="00F20C5E"/>
    <w:rsid w:val="00F31C65"/>
    <w:rsid w:val="00F408EF"/>
    <w:rsid w:val="00F51DEB"/>
    <w:rsid w:val="00F53D00"/>
    <w:rsid w:val="00F549F4"/>
    <w:rsid w:val="00F55910"/>
    <w:rsid w:val="00F57243"/>
    <w:rsid w:val="00F65051"/>
    <w:rsid w:val="00F6677E"/>
    <w:rsid w:val="00F67DA4"/>
    <w:rsid w:val="00F80447"/>
    <w:rsid w:val="00F80D40"/>
    <w:rsid w:val="00F81989"/>
    <w:rsid w:val="00F83F1F"/>
    <w:rsid w:val="00F87083"/>
    <w:rsid w:val="00F87EA7"/>
    <w:rsid w:val="00F943EA"/>
    <w:rsid w:val="00F9791D"/>
    <w:rsid w:val="00FA43BF"/>
    <w:rsid w:val="00FB32C1"/>
    <w:rsid w:val="00FB60E9"/>
    <w:rsid w:val="00FB6AD1"/>
    <w:rsid w:val="00FC3181"/>
    <w:rsid w:val="00FD05A5"/>
    <w:rsid w:val="00FE0694"/>
    <w:rsid w:val="00FE3A2C"/>
    <w:rsid w:val="00FF3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94D6513"/>
  <w15:docId w15:val="{60C4DC43-5992-401F-B443-7A83FB50E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5F07C6"/>
  </w:style>
  <w:style w:type="paragraph" w:styleId="10">
    <w:name w:val="heading 1"/>
    <w:basedOn w:val="a1"/>
    <w:next w:val="a0"/>
    <w:link w:val="12"/>
    <w:uiPriority w:val="9"/>
    <w:qFormat/>
    <w:rsid w:val="00131097"/>
    <w:pPr>
      <w:numPr>
        <w:numId w:val="2"/>
      </w:numPr>
      <w:jc w:val="center"/>
      <w:outlineLvl w:val="0"/>
    </w:pPr>
    <w:rPr>
      <w:b/>
    </w:rPr>
  </w:style>
  <w:style w:type="paragraph" w:styleId="31">
    <w:name w:val="heading 3"/>
    <w:basedOn w:val="a0"/>
    <w:next w:val="a0"/>
    <w:link w:val="32"/>
    <w:uiPriority w:val="9"/>
    <w:semiHidden/>
    <w:unhideWhenUsed/>
    <w:qFormat/>
    <w:rsid w:val="006D02D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a5">
    <w:name w:val="Table Grid"/>
    <w:basedOn w:val="a3"/>
    <w:uiPriority w:val="59"/>
    <w:rsid w:val="005A20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0"/>
    <w:link w:val="a7"/>
    <w:uiPriority w:val="99"/>
    <w:unhideWhenUsed/>
    <w:rsid w:val="00D71264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2"/>
    <w:link w:val="a6"/>
    <w:uiPriority w:val="99"/>
    <w:rsid w:val="00D71264"/>
  </w:style>
  <w:style w:type="paragraph" w:styleId="a8">
    <w:name w:val="footer"/>
    <w:basedOn w:val="a0"/>
    <w:link w:val="a9"/>
    <w:uiPriority w:val="99"/>
    <w:unhideWhenUsed/>
    <w:rsid w:val="00D71264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2"/>
    <w:link w:val="a8"/>
    <w:uiPriority w:val="99"/>
    <w:rsid w:val="00D71264"/>
  </w:style>
  <w:style w:type="paragraph" w:customStyle="1" w:styleId="Default">
    <w:name w:val="Default"/>
    <w:rsid w:val="00297DE2"/>
    <w:pPr>
      <w:autoSpaceDE w:val="0"/>
      <w:autoSpaceDN w:val="0"/>
      <w:adjustRightInd w:val="0"/>
      <w:ind w:firstLine="0"/>
      <w:jc w:val="left"/>
    </w:pPr>
    <w:rPr>
      <w:rFonts w:cs="Times New Roman"/>
      <w:color w:val="000000"/>
      <w:szCs w:val="24"/>
    </w:rPr>
  </w:style>
  <w:style w:type="paragraph" w:styleId="a1">
    <w:name w:val="List Paragraph"/>
    <w:basedOn w:val="a0"/>
    <w:link w:val="aa"/>
    <w:uiPriority w:val="1"/>
    <w:qFormat/>
    <w:rsid w:val="005F7960"/>
    <w:pPr>
      <w:ind w:left="720"/>
      <w:contextualSpacing/>
    </w:pPr>
  </w:style>
  <w:style w:type="paragraph" w:styleId="ab">
    <w:name w:val="Balloon Text"/>
    <w:basedOn w:val="a0"/>
    <w:link w:val="ac"/>
    <w:uiPriority w:val="99"/>
    <w:semiHidden/>
    <w:unhideWhenUsed/>
    <w:rsid w:val="00BF2946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2"/>
    <w:link w:val="ab"/>
    <w:uiPriority w:val="99"/>
    <w:semiHidden/>
    <w:rsid w:val="00BF2946"/>
    <w:rPr>
      <w:rFonts w:ascii="Tahoma" w:hAnsi="Tahoma" w:cs="Tahoma"/>
      <w:sz w:val="16"/>
      <w:szCs w:val="16"/>
    </w:rPr>
  </w:style>
  <w:style w:type="paragraph" w:styleId="ad">
    <w:name w:val="footnote text"/>
    <w:basedOn w:val="a0"/>
    <w:link w:val="ae"/>
    <w:uiPriority w:val="99"/>
    <w:semiHidden/>
    <w:unhideWhenUsed/>
    <w:rsid w:val="00433C7F"/>
    <w:rPr>
      <w:sz w:val="20"/>
      <w:szCs w:val="20"/>
    </w:rPr>
  </w:style>
  <w:style w:type="character" w:customStyle="1" w:styleId="ae">
    <w:name w:val="Текст сноски Знак"/>
    <w:basedOn w:val="a2"/>
    <w:link w:val="ad"/>
    <w:uiPriority w:val="99"/>
    <w:semiHidden/>
    <w:rsid w:val="00433C7F"/>
    <w:rPr>
      <w:sz w:val="20"/>
      <w:szCs w:val="20"/>
    </w:rPr>
  </w:style>
  <w:style w:type="character" w:styleId="af">
    <w:name w:val="footnote reference"/>
    <w:basedOn w:val="a2"/>
    <w:uiPriority w:val="99"/>
    <w:semiHidden/>
    <w:unhideWhenUsed/>
    <w:rsid w:val="00433C7F"/>
    <w:rPr>
      <w:vertAlign w:val="superscript"/>
    </w:rPr>
  </w:style>
  <w:style w:type="paragraph" w:styleId="af0">
    <w:name w:val="endnote text"/>
    <w:basedOn w:val="a0"/>
    <w:link w:val="af1"/>
    <w:uiPriority w:val="99"/>
    <w:semiHidden/>
    <w:unhideWhenUsed/>
    <w:rsid w:val="00433C7F"/>
    <w:rPr>
      <w:sz w:val="20"/>
      <w:szCs w:val="20"/>
    </w:rPr>
  </w:style>
  <w:style w:type="character" w:customStyle="1" w:styleId="af1">
    <w:name w:val="Текст концевой сноски Знак"/>
    <w:basedOn w:val="a2"/>
    <w:link w:val="af0"/>
    <w:uiPriority w:val="99"/>
    <w:semiHidden/>
    <w:rsid w:val="00433C7F"/>
    <w:rPr>
      <w:sz w:val="20"/>
      <w:szCs w:val="20"/>
    </w:rPr>
  </w:style>
  <w:style w:type="character" w:styleId="af2">
    <w:name w:val="endnote reference"/>
    <w:basedOn w:val="a2"/>
    <w:uiPriority w:val="99"/>
    <w:semiHidden/>
    <w:unhideWhenUsed/>
    <w:rsid w:val="00433C7F"/>
    <w:rPr>
      <w:vertAlign w:val="superscript"/>
    </w:rPr>
  </w:style>
  <w:style w:type="character" w:customStyle="1" w:styleId="12">
    <w:name w:val="Заголовок 1 Знак"/>
    <w:basedOn w:val="a2"/>
    <w:link w:val="10"/>
    <w:uiPriority w:val="9"/>
    <w:rsid w:val="00131097"/>
    <w:rPr>
      <w:b/>
    </w:rPr>
  </w:style>
  <w:style w:type="paragraph" w:styleId="af3">
    <w:name w:val="TOC Heading"/>
    <w:basedOn w:val="10"/>
    <w:next w:val="a0"/>
    <w:uiPriority w:val="39"/>
    <w:unhideWhenUsed/>
    <w:qFormat/>
    <w:rsid w:val="00E50E15"/>
    <w:pPr>
      <w:spacing w:line="276" w:lineRule="auto"/>
      <w:ind w:firstLine="0"/>
      <w:jc w:val="left"/>
      <w:outlineLvl w:val="9"/>
    </w:pPr>
    <w:rPr>
      <w:lang w:eastAsia="ru-RU"/>
    </w:rPr>
  </w:style>
  <w:style w:type="paragraph" w:styleId="13">
    <w:name w:val="toc 1"/>
    <w:basedOn w:val="a0"/>
    <w:next w:val="a0"/>
    <w:autoRedefine/>
    <w:uiPriority w:val="39"/>
    <w:unhideWhenUsed/>
    <w:rsid w:val="00C36D01"/>
    <w:pPr>
      <w:tabs>
        <w:tab w:val="left" w:pos="1320"/>
        <w:tab w:val="right" w:leader="dot" w:pos="10196"/>
      </w:tabs>
      <w:spacing w:after="100"/>
    </w:pPr>
    <w:rPr>
      <w:b/>
      <w:bCs/>
      <w:noProof/>
    </w:rPr>
  </w:style>
  <w:style w:type="paragraph" w:styleId="22">
    <w:name w:val="toc 2"/>
    <w:basedOn w:val="a0"/>
    <w:next w:val="a0"/>
    <w:autoRedefine/>
    <w:uiPriority w:val="39"/>
    <w:unhideWhenUsed/>
    <w:rsid w:val="00E50E15"/>
    <w:pPr>
      <w:spacing w:after="100"/>
      <w:ind w:left="240"/>
    </w:pPr>
  </w:style>
  <w:style w:type="character" w:styleId="af4">
    <w:name w:val="Hyperlink"/>
    <w:basedOn w:val="a2"/>
    <w:uiPriority w:val="99"/>
    <w:unhideWhenUsed/>
    <w:rsid w:val="00E50E15"/>
    <w:rPr>
      <w:color w:val="0000FF" w:themeColor="hyperlink"/>
      <w:u w:val="single"/>
    </w:rPr>
  </w:style>
  <w:style w:type="character" w:styleId="af5">
    <w:name w:val="FollowedHyperlink"/>
    <w:basedOn w:val="a2"/>
    <w:uiPriority w:val="99"/>
    <w:semiHidden/>
    <w:unhideWhenUsed/>
    <w:rsid w:val="005C016E"/>
    <w:rPr>
      <w:color w:val="800080" w:themeColor="followedHyperlink"/>
      <w:u w:val="single"/>
    </w:rPr>
  </w:style>
  <w:style w:type="character" w:styleId="af6">
    <w:name w:val="Placeholder Text"/>
    <w:basedOn w:val="a2"/>
    <w:uiPriority w:val="99"/>
    <w:semiHidden/>
    <w:rsid w:val="00381B09"/>
    <w:rPr>
      <w:color w:val="808080"/>
    </w:rPr>
  </w:style>
  <w:style w:type="paragraph" w:styleId="33">
    <w:name w:val="toc 3"/>
    <w:basedOn w:val="a0"/>
    <w:next w:val="a0"/>
    <w:autoRedefine/>
    <w:uiPriority w:val="39"/>
    <w:unhideWhenUsed/>
    <w:rsid w:val="006D02DC"/>
    <w:pPr>
      <w:spacing w:after="100"/>
      <w:ind w:left="480"/>
    </w:pPr>
  </w:style>
  <w:style w:type="character" w:customStyle="1" w:styleId="32">
    <w:name w:val="Заголовок 3 Знак"/>
    <w:basedOn w:val="a2"/>
    <w:link w:val="31"/>
    <w:uiPriority w:val="9"/>
    <w:semiHidden/>
    <w:rsid w:val="006D02D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14">
    <w:name w:val="О1"/>
    <w:basedOn w:val="af7"/>
    <w:next w:val="a0"/>
    <w:link w:val="15"/>
    <w:autoRedefine/>
    <w:qFormat/>
    <w:rsid w:val="005E77B0"/>
    <w:pPr>
      <w:spacing w:after="120" w:line="360" w:lineRule="auto"/>
      <w:ind w:left="709"/>
    </w:pPr>
    <w:rPr>
      <w:rFonts w:eastAsia="Times New Roman"/>
      <w:lang w:eastAsia="ru-RU"/>
    </w:rPr>
  </w:style>
  <w:style w:type="character" w:customStyle="1" w:styleId="15">
    <w:name w:val="О1 Знак"/>
    <w:basedOn w:val="a2"/>
    <w:link w:val="14"/>
    <w:rsid w:val="005E77B0"/>
    <w:rPr>
      <w:rFonts w:eastAsia="Times New Roman" w:cs="Times New Roman"/>
      <w:szCs w:val="24"/>
      <w:lang w:eastAsia="ru-RU"/>
    </w:rPr>
  </w:style>
  <w:style w:type="paragraph" w:styleId="af7">
    <w:name w:val="Normal (Web)"/>
    <w:basedOn w:val="a0"/>
    <w:uiPriority w:val="99"/>
    <w:semiHidden/>
    <w:unhideWhenUsed/>
    <w:rsid w:val="0015309A"/>
    <w:rPr>
      <w:rFonts w:cs="Times New Roman"/>
      <w:szCs w:val="24"/>
    </w:rPr>
  </w:style>
  <w:style w:type="paragraph" w:styleId="af8">
    <w:name w:val="No Spacing"/>
    <w:basedOn w:val="a0"/>
    <w:uiPriority w:val="1"/>
    <w:qFormat/>
    <w:rsid w:val="004718B8"/>
    <w:pPr>
      <w:spacing w:before="120" w:after="120"/>
      <w:ind w:firstLine="708"/>
    </w:pPr>
    <w:rPr>
      <w:rFonts w:cs="Times New Roman"/>
      <w:szCs w:val="24"/>
    </w:rPr>
  </w:style>
  <w:style w:type="paragraph" w:customStyle="1" w:styleId="a">
    <w:name w:val="МаркСп"/>
    <w:basedOn w:val="14"/>
    <w:link w:val="af9"/>
    <w:autoRedefine/>
    <w:qFormat/>
    <w:rsid w:val="004718B8"/>
    <w:pPr>
      <w:numPr>
        <w:numId w:val="6"/>
      </w:numPr>
      <w:spacing w:line="276" w:lineRule="auto"/>
    </w:pPr>
  </w:style>
  <w:style w:type="character" w:customStyle="1" w:styleId="af9">
    <w:name w:val="МаркСп Знак"/>
    <w:basedOn w:val="15"/>
    <w:link w:val="a"/>
    <w:rsid w:val="004718B8"/>
    <w:rPr>
      <w:rFonts w:eastAsia="Times New Roman" w:cs="Times New Roman"/>
      <w:szCs w:val="24"/>
      <w:lang w:eastAsia="ru-RU"/>
    </w:rPr>
  </w:style>
  <w:style w:type="paragraph" w:customStyle="1" w:styleId="2">
    <w:name w:val="Стиль2"/>
    <w:basedOn w:val="a"/>
    <w:autoRedefine/>
    <w:qFormat/>
    <w:rsid w:val="004718B8"/>
    <w:pPr>
      <w:numPr>
        <w:ilvl w:val="1"/>
      </w:numPr>
      <w:ind w:left="1789" w:hanging="360"/>
    </w:pPr>
  </w:style>
  <w:style w:type="character" w:styleId="afa">
    <w:name w:val="Strong"/>
    <w:basedOn w:val="a2"/>
    <w:uiPriority w:val="22"/>
    <w:qFormat/>
    <w:rsid w:val="007B0831"/>
    <w:rPr>
      <w:b/>
      <w:bCs/>
    </w:rPr>
  </w:style>
  <w:style w:type="paragraph" w:customStyle="1" w:styleId="21">
    <w:name w:val="З2"/>
    <w:basedOn w:val="a1"/>
    <w:next w:val="14"/>
    <w:link w:val="23"/>
    <w:qFormat/>
    <w:rsid w:val="00863235"/>
    <w:pPr>
      <w:keepLines/>
      <w:numPr>
        <w:ilvl w:val="1"/>
        <w:numId w:val="2"/>
      </w:numPr>
      <w:spacing w:after="120" w:line="360" w:lineRule="auto"/>
      <w:ind w:left="709" w:firstLine="0"/>
      <w:outlineLvl w:val="1"/>
    </w:pPr>
    <w:rPr>
      <w:b/>
    </w:rPr>
  </w:style>
  <w:style w:type="paragraph" w:customStyle="1" w:styleId="11">
    <w:name w:val="З1"/>
    <w:basedOn w:val="10"/>
    <w:next w:val="21"/>
    <w:link w:val="16"/>
    <w:qFormat/>
    <w:rsid w:val="00863235"/>
    <w:pPr>
      <w:numPr>
        <w:numId w:val="9"/>
      </w:numPr>
      <w:spacing w:after="200" w:line="360" w:lineRule="auto"/>
    </w:pPr>
  </w:style>
  <w:style w:type="character" w:customStyle="1" w:styleId="aa">
    <w:name w:val="Абзац списка Знак"/>
    <w:basedOn w:val="a2"/>
    <w:link w:val="a1"/>
    <w:uiPriority w:val="34"/>
    <w:rsid w:val="00863235"/>
  </w:style>
  <w:style w:type="character" w:customStyle="1" w:styleId="23">
    <w:name w:val="З2 Знак"/>
    <w:basedOn w:val="aa"/>
    <w:link w:val="21"/>
    <w:rsid w:val="00863235"/>
    <w:rPr>
      <w:b/>
    </w:rPr>
  </w:style>
  <w:style w:type="paragraph" w:customStyle="1" w:styleId="30">
    <w:name w:val="З3"/>
    <w:basedOn w:val="a1"/>
    <w:link w:val="34"/>
    <w:qFormat/>
    <w:rsid w:val="00863235"/>
    <w:pPr>
      <w:numPr>
        <w:ilvl w:val="2"/>
        <w:numId w:val="2"/>
      </w:numPr>
      <w:spacing w:after="120" w:line="360" w:lineRule="auto"/>
      <w:ind w:left="1418" w:firstLine="0"/>
      <w:outlineLvl w:val="2"/>
    </w:pPr>
    <w:rPr>
      <w:b/>
    </w:rPr>
  </w:style>
  <w:style w:type="character" w:customStyle="1" w:styleId="16">
    <w:name w:val="З1 Знак"/>
    <w:basedOn w:val="12"/>
    <w:link w:val="11"/>
    <w:rsid w:val="00863235"/>
    <w:rPr>
      <w:b/>
    </w:rPr>
  </w:style>
  <w:style w:type="paragraph" w:customStyle="1" w:styleId="1">
    <w:name w:val="С1"/>
    <w:basedOn w:val="a1"/>
    <w:link w:val="17"/>
    <w:qFormat/>
    <w:rsid w:val="00863235"/>
    <w:pPr>
      <w:numPr>
        <w:numId w:val="3"/>
      </w:numPr>
      <w:spacing w:after="120" w:line="276" w:lineRule="auto"/>
      <w:ind w:left="1066" w:hanging="357"/>
      <w:outlineLvl w:val="1"/>
    </w:pPr>
    <w:rPr>
      <w:bCs/>
    </w:rPr>
  </w:style>
  <w:style w:type="character" w:customStyle="1" w:styleId="34">
    <w:name w:val="З3 Знак"/>
    <w:basedOn w:val="aa"/>
    <w:link w:val="30"/>
    <w:rsid w:val="00863235"/>
    <w:rPr>
      <w:b/>
    </w:rPr>
  </w:style>
  <w:style w:type="paragraph" w:customStyle="1" w:styleId="4">
    <w:name w:val="З4"/>
    <w:basedOn w:val="30"/>
    <w:next w:val="14"/>
    <w:link w:val="40"/>
    <w:rsid w:val="002F148C"/>
    <w:pPr>
      <w:numPr>
        <w:ilvl w:val="0"/>
        <w:numId w:val="0"/>
      </w:numPr>
      <w:ind w:left="2126"/>
    </w:pPr>
    <w:rPr>
      <w:b w:val="0"/>
    </w:rPr>
  </w:style>
  <w:style w:type="character" w:customStyle="1" w:styleId="17">
    <w:name w:val="С1 Знак"/>
    <w:basedOn w:val="aa"/>
    <w:link w:val="1"/>
    <w:rsid w:val="00863235"/>
    <w:rPr>
      <w:bCs/>
    </w:rPr>
  </w:style>
  <w:style w:type="paragraph" w:customStyle="1" w:styleId="5">
    <w:name w:val="З5"/>
    <w:basedOn w:val="a1"/>
    <w:link w:val="50"/>
    <w:qFormat/>
    <w:rsid w:val="00CD6211"/>
    <w:pPr>
      <w:numPr>
        <w:ilvl w:val="3"/>
        <w:numId w:val="2"/>
      </w:numPr>
      <w:spacing w:line="360" w:lineRule="auto"/>
      <w:ind w:left="2846"/>
    </w:pPr>
    <w:rPr>
      <w:b/>
      <w:bCs/>
    </w:rPr>
  </w:style>
  <w:style w:type="character" w:customStyle="1" w:styleId="40">
    <w:name w:val="З4 Знак"/>
    <w:basedOn w:val="aa"/>
    <w:link w:val="4"/>
    <w:rsid w:val="002F148C"/>
  </w:style>
  <w:style w:type="character" w:styleId="afb">
    <w:name w:val="Unresolved Mention"/>
    <w:basedOn w:val="a2"/>
    <w:uiPriority w:val="99"/>
    <w:semiHidden/>
    <w:unhideWhenUsed/>
    <w:rsid w:val="007D53CD"/>
    <w:rPr>
      <w:color w:val="605E5C"/>
      <w:shd w:val="clear" w:color="auto" w:fill="E1DFDD"/>
    </w:rPr>
  </w:style>
  <w:style w:type="character" w:customStyle="1" w:styleId="50">
    <w:name w:val="З5 Знак"/>
    <w:basedOn w:val="aa"/>
    <w:link w:val="5"/>
    <w:rsid w:val="00CD6211"/>
    <w:rPr>
      <w:b/>
      <w:bCs/>
    </w:rPr>
  </w:style>
  <w:style w:type="character" w:customStyle="1" w:styleId="extended-textshort">
    <w:name w:val="extended-text__short"/>
    <w:basedOn w:val="a2"/>
    <w:rsid w:val="00A846E5"/>
  </w:style>
  <w:style w:type="paragraph" w:styleId="afc">
    <w:name w:val="caption"/>
    <w:basedOn w:val="a0"/>
    <w:next w:val="a0"/>
    <w:uiPriority w:val="35"/>
    <w:unhideWhenUsed/>
    <w:qFormat/>
    <w:rsid w:val="007453C8"/>
    <w:pPr>
      <w:spacing w:after="200"/>
    </w:pPr>
    <w:rPr>
      <w:i/>
      <w:iCs/>
      <w:color w:val="1F497D" w:themeColor="text2"/>
      <w:sz w:val="18"/>
      <w:szCs w:val="18"/>
    </w:rPr>
  </w:style>
  <w:style w:type="character" w:styleId="afd">
    <w:name w:val="annotation reference"/>
    <w:basedOn w:val="a2"/>
    <w:uiPriority w:val="99"/>
    <w:semiHidden/>
    <w:unhideWhenUsed/>
    <w:rsid w:val="007453C8"/>
    <w:rPr>
      <w:sz w:val="16"/>
      <w:szCs w:val="16"/>
    </w:rPr>
  </w:style>
  <w:style w:type="paragraph" w:styleId="afe">
    <w:name w:val="annotation text"/>
    <w:basedOn w:val="a0"/>
    <w:link w:val="aff"/>
    <w:uiPriority w:val="99"/>
    <w:semiHidden/>
    <w:unhideWhenUsed/>
    <w:rsid w:val="007453C8"/>
    <w:rPr>
      <w:sz w:val="20"/>
      <w:szCs w:val="20"/>
    </w:rPr>
  </w:style>
  <w:style w:type="character" w:customStyle="1" w:styleId="aff">
    <w:name w:val="Текст примечания Знак"/>
    <w:basedOn w:val="a2"/>
    <w:link w:val="afe"/>
    <w:uiPriority w:val="99"/>
    <w:semiHidden/>
    <w:rsid w:val="007453C8"/>
    <w:rPr>
      <w:sz w:val="20"/>
      <w:szCs w:val="20"/>
    </w:rPr>
  </w:style>
  <w:style w:type="paragraph" w:styleId="aff0">
    <w:name w:val="annotation subject"/>
    <w:basedOn w:val="afe"/>
    <w:next w:val="afe"/>
    <w:link w:val="aff1"/>
    <w:uiPriority w:val="99"/>
    <w:semiHidden/>
    <w:unhideWhenUsed/>
    <w:rsid w:val="007453C8"/>
    <w:rPr>
      <w:b/>
      <w:bCs/>
    </w:rPr>
  </w:style>
  <w:style w:type="character" w:customStyle="1" w:styleId="aff1">
    <w:name w:val="Тема примечания Знак"/>
    <w:basedOn w:val="aff"/>
    <w:link w:val="aff0"/>
    <w:uiPriority w:val="99"/>
    <w:semiHidden/>
    <w:rsid w:val="007453C8"/>
    <w:rPr>
      <w:b/>
      <w:bCs/>
      <w:sz w:val="20"/>
      <w:szCs w:val="20"/>
    </w:rPr>
  </w:style>
  <w:style w:type="paragraph" w:styleId="HTML">
    <w:name w:val="HTML Preformatted"/>
    <w:basedOn w:val="a0"/>
    <w:link w:val="HTML0"/>
    <w:uiPriority w:val="99"/>
    <w:unhideWhenUsed/>
    <w:rsid w:val="007B70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2"/>
    <w:link w:val="HTML"/>
    <w:uiPriority w:val="99"/>
    <w:rsid w:val="007B70C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41">
    <w:name w:val="toc 4"/>
    <w:basedOn w:val="a0"/>
    <w:next w:val="a0"/>
    <w:autoRedefine/>
    <w:uiPriority w:val="39"/>
    <w:unhideWhenUsed/>
    <w:rsid w:val="00D756A8"/>
    <w:pPr>
      <w:spacing w:after="100" w:line="259" w:lineRule="auto"/>
      <w:ind w:left="66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51">
    <w:name w:val="toc 5"/>
    <w:basedOn w:val="a0"/>
    <w:next w:val="a0"/>
    <w:autoRedefine/>
    <w:uiPriority w:val="39"/>
    <w:unhideWhenUsed/>
    <w:rsid w:val="00D756A8"/>
    <w:pPr>
      <w:spacing w:after="100" w:line="259" w:lineRule="auto"/>
      <w:ind w:left="88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6">
    <w:name w:val="toc 6"/>
    <w:basedOn w:val="a0"/>
    <w:next w:val="a0"/>
    <w:autoRedefine/>
    <w:uiPriority w:val="39"/>
    <w:unhideWhenUsed/>
    <w:rsid w:val="00D756A8"/>
    <w:pPr>
      <w:spacing w:after="100" w:line="259" w:lineRule="auto"/>
      <w:ind w:left="110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7">
    <w:name w:val="toc 7"/>
    <w:basedOn w:val="a0"/>
    <w:next w:val="a0"/>
    <w:autoRedefine/>
    <w:uiPriority w:val="39"/>
    <w:unhideWhenUsed/>
    <w:rsid w:val="00D756A8"/>
    <w:pPr>
      <w:spacing w:after="100" w:line="259" w:lineRule="auto"/>
      <w:ind w:left="132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8">
    <w:name w:val="toc 8"/>
    <w:basedOn w:val="a0"/>
    <w:next w:val="a0"/>
    <w:autoRedefine/>
    <w:uiPriority w:val="39"/>
    <w:unhideWhenUsed/>
    <w:rsid w:val="00D756A8"/>
    <w:pPr>
      <w:spacing w:after="100" w:line="259" w:lineRule="auto"/>
      <w:ind w:left="154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9">
    <w:name w:val="toc 9"/>
    <w:basedOn w:val="a0"/>
    <w:next w:val="a0"/>
    <w:autoRedefine/>
    <w:uiPriority w:val="39"/>
    <w:unhideWhenUsed/>
    <w:rsid w:val="00D756A8"/>
    <w:pPr>
      <w:spacing w:after="100" w:line="259" w:lineRule="auto"/>
      <w:ind w:left="176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customStyle="1" w:styleId="20">
    <w:name w:val="Заг2"/>
    <w:basedOn w:val="a1"/>
    <w:link w:val="24"/>
    <w:autoRedefine/>
    <w:qFormat/>
    <w:rsid w:val="0031360F"/>
    <w:pPr>
      <w:keepLines/>
      <w:numPr>
        <w:ilvl w:val="1"/>
        <w:numId w:val="25"/>
      </w:numPr>
      <w:spacing w:after="120" w:line="360" w:lineRule="auto"/>
      <w:ind w:left="709" w:firstLine="0"/>
      <w:outlineLvl w:val="1"/>
    </w:pPr>
    <w:rPr>
      <w:rFonts w:cs="Times New Roman"/>
      <w:b/>
      <w:bCs/>
      <w:szCs w:val="24"/>
    </w:rPr>
  </w:style>
  <w:style w:type="character" w:customStyle="1" w:styleId="24">
    <w:name w:val="Заг2 Знак"/>
    <w:basedOn w:val="a2"/>
    <w:link w:val="20"/>
    <w:rsid w:val="0031360F"/>
    <w:rPr>
      <w:rFonts w:cs="Times New Roman"/>
      <w:b/>
      <w:bCs/>
      <w:szCs w:val="24"/>
    </w:rPr>
  </w:style>
  <w:style w:type="paragraph" w:customStyle="1" w:styleId="3">
    <w:name w:val="Стиль3"/>
    <w:basedOn w:val="20"/>
    <w:next w:val="14"/>
    <w:autoRedefine/>
    <w:qFormat/>
    <w:rsid w:val="0031360F"/>
    <w:pPr>
      <w:numPr>
        <w:ilvl w:val="2"/>
      </w:numPr>
      <w:tabs>
        <w:tab w:val="num" w:pos="360"/>
      </w:tabs>
      <w:ind w:left="1418" w:firstLine="0"/>
    </w:pPr>
  </w:style>
  <w:style w:type="character" w:customStyle="1" w:styleId="pl-s">
    <w:name w:val="pl-s"/>
    <w:basedOn w:val="a2"/>
    <w:rsid w:val="00484A23"/>
  </w:style>
  <w:style w:type="character" w:customStyle="1" w:styleId="acopre">
    <w:name w:val="acopre"/>
    <w:basedOn w:val="a2"/>
    <w:rsid w:val="002A2E45"/>
  </w:style>
  <w:style w:type="paragraph" w:styleId="aff2">
    <w:name w:val="Revision"/>
    <w:hidden/>
    <w:uiPriority w:val="99"/>
    <w:semiHidden/>
    <w:rsid w:val="00562EB5"/>
    <w:pPr>
      <w:ind w:firstLine="0"/>
      <w:jc w:val="left"/>
    </w:pPr>
  </w:style>
  <w:style w:type="paragraph" w:customStyle="1" w:styleId="18">
    <w:name w:val="ОЗ1"/>
    <w:basedOn w:val="a0"/>
    <w:link w:val="19"/>
    <w:qFormat/>
    <w:rsid w:val="00711B32"/>
    <w:pPr>
      <w:spacing w:line="360" w:lineRule="auto"/>
      <w:ind w:firstLine="0"/>
      <w:jc w:val="center"/>
    </w:pPr>
    <w:rPr>
      <w:rFonts w:cs="Times New Roman"/>
      <w:b/>
    </w:rPr>
  </w:style>
  <w:style w:type="character" w:customStyle="1" w:styleId="19">
    <w:name w:val="ОЗ1 Знак"/>
    <w:basedOn w:val="a2"/>
    <w:link w:val="18"/>
    <w:rsid w:val="00711B32"/>
    <w:rPr>
      <w:rFonts w:cs="Times New Roman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0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9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4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7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33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6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8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0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0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0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93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10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8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3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1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8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0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2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9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8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7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23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0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8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1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3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4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0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2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2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5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6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0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0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1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6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46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13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13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8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2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4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27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0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6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9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9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5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4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7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9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0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1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5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9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9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15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5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8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7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83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0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5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9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5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04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5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5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2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6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6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1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7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1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72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4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2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16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9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6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6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9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7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9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8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14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79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6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6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2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3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0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7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6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88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8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84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5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8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35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89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56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7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5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3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69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7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5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9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5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7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06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8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1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3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0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6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8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5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9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6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8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2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35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2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9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1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6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7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7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2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6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8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5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7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7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2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3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7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14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4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5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4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3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3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9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1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3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6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17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13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9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3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7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0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36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0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5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8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1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0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6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3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6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6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03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22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0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5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9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0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8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4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3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4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7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9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8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0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9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1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3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7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35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8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0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5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4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6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0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5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8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9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3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1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63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8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8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9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2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4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43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0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5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0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33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8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9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5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5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9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3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0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1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7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2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8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4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7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4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9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4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8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73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4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5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7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6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7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7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84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4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3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7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8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2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5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6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3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0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55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13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0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2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8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3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3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72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0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04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7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9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1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8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9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86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9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8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0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5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5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16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7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2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1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3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0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0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4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5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9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2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5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2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3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0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3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2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8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74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0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8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3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2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16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3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83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1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8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0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2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4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86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9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2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03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2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5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1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3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8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0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8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0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1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6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5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9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8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76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0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5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2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7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5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5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3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5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2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9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1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8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5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3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9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2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4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3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2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5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6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1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3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26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1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0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7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9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7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4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74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1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2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4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3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3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0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8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6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3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0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7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3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9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2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96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3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7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3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6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30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8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0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4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2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8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1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90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7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75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7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1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6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0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5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9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23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3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8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7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7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9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1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5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6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3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7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8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96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0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7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7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6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2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9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5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2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6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9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5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9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0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8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2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8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4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6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43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6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8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2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3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3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9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4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3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93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5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9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9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3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4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9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7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7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0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2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0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4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9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1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9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2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8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0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1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8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6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9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5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0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4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8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94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8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2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64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9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4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9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8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2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8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46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6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7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9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4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9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4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4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8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4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56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2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1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1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6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26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64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5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3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66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63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1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0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1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93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1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53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8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4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9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0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9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3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8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7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1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7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4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9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3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8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4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8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7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2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1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1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5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9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9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6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9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2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4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1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36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55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56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0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6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3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2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3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4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03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9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0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9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9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4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7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4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1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8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7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77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1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3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0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7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0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7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1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7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75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8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9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2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8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0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8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5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6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5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50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55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0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9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9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6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5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7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4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2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1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7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5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1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6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7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0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6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0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7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4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7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2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02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5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9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2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6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0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8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7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5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7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2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2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7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83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2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4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2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7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4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9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5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2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6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1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8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1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1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93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7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9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9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17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5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5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7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8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2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8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5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0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1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7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7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9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06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8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7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99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2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9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1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5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8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1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6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1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0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76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6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1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0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5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3.jpeg"/><Relationship Id="rId26" Type="http://schemas.openxmlformats.org/officeDocument/2006/relationships/hyperlink" Target="https://pub.dev/packages/http" TargetMode="External"/><Relationship Id="rId39" Type="http://schemas.openxmlformats.org/officeDocument/2006/relationships/hyperlink" Target="https://pub.dev/packages/device_info" TargetMode="External"/><Relationship Id="rId21" Type="http://schemas.openxmlformats.org/officeDocument/2006/relationships/image" Target="media/image6.jpeg"/><Relationship Id="rId34" Type="http://schemas.openxmlformats.org/officeDocument/2006/relationships/image" Target="media/image15.jpeg"/><Relationship Id="rId42" Type="http://schemas.openxmlformats.org/officeDocument/2006/relationships/hyperlink" Target="https://www.java.com/ru/download/help/sysreq.html" TargetMode="External"/><Relationship Id="rId47" Type="http://schemas.openxmlformats.org/officeDocument/2006/relationships/hyperlink" Target="https://ru.wikipedia.org/wiki/Flutter_(SDK)" TargetMode="External"/><Relationship Id="rId50" Type="http://schemas.openxmlformats.org/officeDocument/2006/relationships/hyperlink" Target="https://ru.wikipedia.org/wiki/Multipart/form-data" TargetMode="Externa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9" Type="http://schemas.openxmlformats.org/officeDocument/2006/relationships/image" Target="media/image11.jpeg"/><Relationship Id="rId11" Type="http://schemas.microsoft.com/office/2018/08/relationships/commentsExtensible" Target="commentsExtensible.xml"/><Relationship Id="rId24" Type="http://schemas.openxmlformats.org/officeDocument/2006/relationships/hyperlink" Target="https://pub.dev/packages/dio" TargetMode="External"/><Relationship Id="rId32" Type="http://schemas.openxmlformats.org/officeDocument/2006/relationships/image" Target="media/image13.jpeg"/><Relationship Id="rId37" Type="http://schemas.openxmlformats.org/officeDocument/2006/relationships/image" Target="media/image18.jpeg"/><Relationship Id="rId40" Type="http://schemas.openxmlformats.org/officeDocument/2006/relationships/image" Target="media/image20.png"/><Relationship Id="rId45" Type="http://schemas.openxmlformats.org/officeDocument/2006/relationships/hyperlink" Target="https://support.apple.com/ru-ru/HT204230" TargetMode="External"/><Relationship Id="rId53" Type="http://schemas.openxmlformats.org/officeDocument/2006/relationships/header" Target="header3.xml"/><Relationship Id="rId5" Type="http://schemas.openxmlformats.org/officeDocument/2006/relationships/webSettings" Target="webSettings.xml"/><Relationship Id="rId19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header" Target="header2.xml"/><Relationship Id="rId22" Type="http://schemas.openxmlformats.org/officeDocument/2006/relationships/image" Target="media/image7.jpeg"/><Relationship Id="rId27" Type="http://schemas.openxmlformats.org/officeDocument/2006/relationships/image" Target="media/image9.jpeg"/><Relationship Id="rId30" Type="http://schemas.openxmlformats.org/officeDocument/2006/relationships/hyperlink" Target="https://flutter.dev/docs/development/ui/widgets/material" TargetMode="External"/><Relationship Id="rId35" Type="http://schemas.openxmlformats.org/officeDocument/2006/relationships/image" Target="media/image16.jpeg"/><Relationship Id="rId43" Type="http://schemas.openxmlformats.org/officeDocument/2006/relationships/hyperlink" Target="https://www.cs-cart.ru/docs/4.1.x/manager/install/requirements/" TargetMode="External"/><Relationship Id="rId48" Type="http://schemas.openxmlformats.org/officeDocument/2006/relationships/hyperlink" Target="https://ru.wikipedia.org/wiki/JAR" TargetMode="External"/><Relationship Id="rId56" Type="http://schemas.microsoft.com/office/2011/relationships/people" Target="people.xml"/><Relationship Id="rId8" Type="http://schemas.openxmlformats.org/officeDocument/2006/relationships/comments" Target="comments.xml"/><Relationship Id="rId51" Type="http://schemas.openxmlformats.org/officeDocument/2006/relationships/hyperlink" Target="http://crypto.pp.ua/2010/06/soketnye-soedineniya-po-protokolu-tcpip-v-java/" TargetMode="External"/><Relationship Id="rId3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2.jpeg"/><Relationship Id="rId25" Type="http://schemas.openxmlformats.org/officeDocument/2006/relationships/hyperlink" Target="https://tools.ietf.org/html/rfc7578" TargetMode="External"/><Relationship Id="rId33" Type="http://schemas.openxmlformats.org/officeDocument/2006/relationships/image" Target="media/image14.jpeg"/><Relationship Id="rId38" Type="http://schemas.openxmlformats.org/officeDocument/2006/relationships/image" Target="media/image19.jpeg"/><Relationship Id="rId46" Type="http://schemas.openxmlformats.org/officeDocument/2006/relationships/hyperlink" Target="https://java-ru-blog.blogspot.com/2020/02/spring-boot-features.html" TargetMode="External"/><Relationship Id="rId20" Type="http://schemas.openxmlformats.org/officeDocument/2006/relationships/image" Target="media/image5.jpeg"/><Relationship Id="rId41" Type="http://schemas.openxmlformats.org/officeDocument/2006/relationships/image" Target="media/image21.png"/><Relationship Id="rId54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2.xml"/><Relationship Id="rId23" Type="http://schemas.openxmlformats.org/officeDocument/2006/relationships/image" Target="media/image8.jpeg"/><Relationship Id="rId28" Type="http://schemas.openxmlformats.org/officeDocument/2006/relationships/image" Target="media/image10.jpeg"/><Relationship Id="rId36" Type="http://schemas.openxmlformats.org/officeDocument/2006/relationships/image" Target="media/image17.jpeg"/><Relationship Id="rId49" Type="http://schemas.openxmlformats.org/officeDocument/2006/relationships/hyperlink" Target="https://ru.wikipedia.org/wiki/SMTP" TargetMode="External"/><Relationship Id="rId57" Type="http://schemas.openxmlformats.org/officeDocument/2006/relationships/theme" Target="theme/theme1.xml"/><Relationship Id="rId10" Type="http://schemas.microsoft.com/office/2016/09/relationships/commentsIds" Target="commentsIds.xml"/><Relationship Id="rId31" Type="http://schemas.openxmlformats.org/officeDocument/2006/relationships/image" Target="media/image12.jpeg"/><Relationship Id="rId44" Type="http://schemas.openxmlformats.org/officeDocument/2006/relationships/hyperlink" Target="https://flutter.dev/docs/get-started/install/windows" TargetMode="External"/><Relationship Id="rId52" Type="http://schemas.openxmlformats.org/officeDocument/2006/relationships/hyperlink" Target="https://david-smith.org/iosversionstats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20C026-532E-4690-8DE0-430912B4EF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1994</TotalTime>
  <Pages>58</Pages>
  <Words>10769</Words>
  <Characters>61388</Characters>
  <Application>Microsoft Office Word</Application>
  <DocSecurity>0</DocSecurity>
  <Lines>511</Lines>
  <Paragraphs>144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Andrew Romanyuk</cp:lastModifiedBy>
  <cp:revision>20</cp:revision>
  <cp:lastPrinted>2018-05-08T13:32:00Z</cp:lastPrinted>
  <dcterms:created xsi:type="dcterms:W3CDTF">2021-04-11T16:01:00Z</dcterms:created>
  <dcterms:modified xsi:type="dcterms:W3CDTF">2021-05-05T08:50:00Z</dcterms:modified>
</cp:coreProperties>
</file>